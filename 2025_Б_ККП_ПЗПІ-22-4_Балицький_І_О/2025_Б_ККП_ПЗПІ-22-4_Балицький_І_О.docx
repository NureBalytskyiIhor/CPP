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F76EB"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8"/>
          <w:szCs w:val="28"/>
          <w:lang w:val="uk-UA"/>
        </w:rPr>
      </w:pPr>
      <w:bookmarkStart w:id="0" w:name="_ulla7qsn82oz" w:colFirst="0" w:colLast="0"/>
      <w:bookmarkEnd w:id="0"/>
      <w:r w:rsidRPr="003054B9">
        <w:rPr>
          <w:rFonts w:ascii="Times New Roman" w:eastAsia="Times New Roman" w:hAnsi="Times New Roman" w:cs="Times New Roman"/>
          <w:sz w:val="28"/>
          <w:szCs w:val="28"/>
          <w:lang w:val="uk-UA"/>
        </w:rPr>
        <w:t>МІНІСТЕРСТВО ОСВІТИ І НАУКИ УКРАЇНИ</w:t>
      </w:r>
    </w:p>
    <w:p w14:paraId="69F2047D"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Харківський національний університет радіоелектроніки</w:t>
      </w:r>
    </w:p>
    <w:p w14:paraId="04A31790" w14:textId="77777777" w:rsidR="00910D20" w:rsidRPr="003054B9" w:rsidRDefault="00910D20" w:rsidP="00A65FB5">
      <w:pPr>
        <w:widowControl w:val="0"/>
        <w:spacing w:line="240" w:lineRule="auto"/>
        <w:ind w:right="-23"/>
        <w:jc w:val="center"/>
        <w:rPr>
          <w:rFonts w:ascii="Times New Roman" w:eastAsia="Times New Roman" w:hAnsi="Times New Roman" w:cs="Times New Roman"/>
          <w:sz w:val="28"/>
          <w:szCs w:val="28"/>
          <w:lang w:val="uk-UA"/>
        </w:rPr>
      </w:pPr>
    </w:p>
    <w:p w14:paraId="7FCBB538" w14:textId="6527667A" w:rsidR="00910D20" w:rsidRPr="003054B9" w:rsidRDefault="00037421" w:rsidP="00A65FB5">
      <w:pPr>
        <w:widowControl w:val="0"/>
        <w:tabs>
          <w:tab w:val="left" w:pos="3544"/>
          <w:tab w:val="left" w:pos="9356"/>
        </w:tabs>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Факультет</w:t>
      </w:r>
      <w:r w:rsidRPr="003054B9">
        <w:rPr>
          <w:rFonts w:ascii="Times New Roman" w:eastAsia="Times New Roman" w:hAnsi="Times New Roman" w:cs="Times New Roman"/>
          <w:sz w:val="28"/>
          <w:szCs w:val="28"/>
          <w:u w:val="single"/>
          <w:lang w:val="uk-UA"/>
        </w:rPr>
        <w:tab/>
        <w:t>комп’ютерних наук</w:t>
      </w:r>
      <w:r w:rsidRPr="003054B9">
        <w:rPr>
          <w:rFonts w:ascii="Times New Roman" w:eastAsia="Times New Roman" w:hAnsi="Times New Roman" w:cs="Times New Roman"/>
          <w:sz w:val="28"/>
          <w:szCs w:val="28"/>
          <w:u w:val="single"/>
          <w:lang w:val="uk-UA"/>
        </w:rPr>
        <w:tab/>
      </w:r>
    </w:p>
    <w:p w14:paraId="44F4113E"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(повна назва)</w:t>
      </w:r>
    </w:p>
    <w:p w14:paraId="62464094" w14:textId="77777777" w:rsidR="00910D20" w:rsidRPr="003054B9" w:rsidRDefault="00910D20" w:rsidP="00A65FB5">
      <w:pPr>
        <w:widowControl w:val="0"/>
        <w:spacing w:line="240" w:lineRule="auto"/>
        <w:ind w:right="-23"/>
        <w:jc w:val="center"/>
        <w:rPr>
          <w:rFonts w:ascii="Times New Roman" w:eastAsia="Times New Roman" w:hAnsi="Times New Roman" w:cs="Times New Roman"/>
          <w:sz w:val="28"/>
          <w:szCs w:val="28"/>
          <w:lang w:val="uk-UA"/>
        </w:rPr>
      </w:pPr>
    </w:p>
    <w:p w14:paraId="3C284B6D" w14:textId="77777777" w:rsidR="00910D20" w:rsidRPr="003054B9" w:rsidRDefault="00037421" w:rsidP="00A65FB5">
      <w:pPr>
        <w:widowControl w:val="0"/>
        <w:tabs>
          <w:tab w:val="left" w:pos="3261"/>
          <w:tab w:val="left" w:pos="9354"/>
        </w:tabs>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Кафедра</w:t>
      </w:r>
      <w:r w:rsidRPr="003054B9">
        <w:rPr>
          <w:rFonts w:ascii="Times New Roman" w:eastAsia="Times New Roman" w:hAnsi="Times New Roman" w:cs="Times New Roman"/>
          <w:sz w:val="28"/>
          <w:szCs w:val="28"/>
          <w:u w:val="single"/>
          <w:lang w:val="uk-UA"/>
        </w:rPr>
        <w:tab/>
        <w:t>програмної інженерії</w:t>
      </w:r>
      <w:r w:rsidRPr="003054B9">
        <w:rPr>
          <w:rFonts w:ascii="Times New Roman" w:eastAsia="Times New Roman" w:hAnsi="Times New Roman" w:cs="Times New Roman"/>
          <w:sz w:val="28"/>
          <w:szCs w:val="28"/>
          <w:u w:val="single"/>
          <w:lang w:val="uk-UA"/>
        </w:rPr>
        <w:tab/>
      </w:r>
    </w:p>
    <w:p w14:paraId="70E27062"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(повна назва)</w:t>
      </w:r>
    </w:p>
    <w:p w14:paraId="39FE4CFF" w14:textId="77777777" w:rsidR="00910D20" w:rsidRPr="003054B9" w:rsidRDefault="00910D20" w:rsidP="00A65FB5">
      <w:pPr>
        <w:widowControl w:val="0"/>
        <w:spacing w:line="240" w:lineRule="auto"/>
        <w:ind w:right="-23"/>
        <w:jc w:val="center"/>
        <w:rPr>
          <w:rFonts w:ascii="Times New Roman" w:eastAsia="Times New Roman" w:hAnsi="Times New Roman" w:cs="Times New Roman"/>
          <w:sz w:val="28"/>
          <w:szCs w:val="28"/>
          <w:lang w:val="uk-UA"/>
        </w:rPr>
      </w:pPr>
    </w:p>
    <w:p w14:paraId="6BDCB3F7" w14:textId="77777777" w:rsidR="00910D20" w:rsidRPr="003054B9" w:rsidRDefault="00910D20" w:rsidP="00A65FB5">
      <w:pPr>
        <w:widowControl w:val="0"/>
        <w:spacing w:line="240" w:lineRule="auto"/>
        <w:ind w:right="-23"/>
        <w:jc w:val="center"/>
        <w:rPr>
          <w:rFonts w:ascii="Times New Roman" w:eastAsia="Times New Roman" w:hAnsi="Times New Roman" w:cs="Times New Roman"/>
          <w:sz w:val="28"/>
          <w:szCs w:val="28"/>
          <w:lang w:val="uk-UA"/>
        </w:rPr>
      </w:pPr>
    </w:p>
    <w:p w14:paraId="0CF10910" w14:textId="77777777" w:rsidR="00910D20" w:rsidRPr="003054B9" w:rsidRDefault="00037421" w:rsidP="00A65FB5">
      <w:pPr>
        <w:widowControl w:val="0"/>
        <w:spacing w:line="240" w:lineRule="auto"/>
        <w:ind w:right="-23"/>
        <w:jc w:val="center"/>
        <w:rPr>
          <w:rFonts w:ascii="Times New Roman" w:eastAsia="Times New Roman" w:hAnsi="Times New Roman" w:cs="Times New Roman"/>
          <w:b/>
          <w:sz w:val="40"/>
          <w:szCs w:val="40"/>
          <w:lang w:val="uk-UA"/>
        </w:rPr>
      </w:pPr>
      <w:r w:rsidRPr="003054B9">
        <w:rPr>
          <w:rFonts w:ascii="Times New Roman" w:eastAsia="Times New Roman" w:hAnsi="Times New Roman" w:cs="Times New Roman"/>
          <w:b/>
          <w:sz w:val="40"/>
          <w:szCs w:val="40"/>
          <w:lang w:val="uk-UA"/>
        </w:rPr>
        <w:t>КОМПЛЕКСНИЙ КУРСОВИЙ ПРОЄКТ</w:t>
      </w:r>
    </w:p>
    <w:p w14:paraId="15F567E2" w14:textId="77777777" w:rsidR="00910D20" w:rsidRPr="003054B9" w:rsidRDefault="00037421" w:rsidP="00A65FB5">
      <w:pPr>
        <w:widowControl w:val="0"/>
        <w:spacing w:line="240" w:lineRule="auto"/>
        <w:ind w:right="-23"/>
        <w:jc w:val="center"/>
        <w:rPr>
          <w:rFonts w:ascii="Times New Roman" w:eastAsia="Times New Roman" w:hAnsi="Times New Roman" w:cs="Times New Roman"/>
          <w:b/>
          <w:sz w:val="40"/>
          <w:szCs w:val="40"/>
          <w:lang w:val="uk-UA"/>
        </w:rPr>
      </w:pPr>
      <w:r w:rsidRPr="003054B9">
        <w:rPr>
          <w:rFonts w:ascii="Times New Roman" w:eastAsia="Times New Roman" w:hAnsi="Times New Roman" w:cs="Times New Roman"/>
          <w:b/>
          <w:sz w:val="40"/>
          <w:szCs w:val="40"/>
          <w:lang w:val="uk-UA"/>
        </w:rPr>
        <w:t>Пояснювальна записка</w:t>
      </w:r>
    </w:p>
    <w:p w14:paraId="029EFE01" w14:textId="77777777" w:rsidR="00910D20" w:rsidRPr="003054B9" w:rsidRDefault="00910D20" w:rsidP="00A65FB5">
      <w:pPr>
        <w:widowControl w:val="0"/>
        <w:tabs>
          <w:tab w:val="left" w:pos="3261"/>
          <w:tab w:val="left" w:pos="9354"/>
        </w:tabs>
        <w:spacing w:line="240" w:lineRule="auto"/>
        <w:ind w:right="-23"/>
        <w:rPr>
          <w:rFonts w:ascii="Times New Roman" w:eastAsia="Times New Roman" w:hAnsi="Times New Roman" w:cs="Times New Roman"/>
          <w:sz w:val="28"/>
          <w:szCs w:val="28"/>
          <w:lang w:val="uk-UA"/>
        </w:rPr>
      </w:pPr>
    </w:p>
    <w:p w14:paraId="5910AA13" w14:textId="337797F3" w:rsidR="00E62DBF" w:rsidRPr="00866A80" w:rsidRDefault="00E62DBF" w:rsidP="00A65FB5">
      <w:pPr>
        <w:widowControl w:val="0"/>
        <w:tabs>
          <w:tab w:val="left" w:pos="3261"/>
          <w:tab w:val="left" w:pos="9354"/>
        </w:tabs>
        <w:spacing w:line="240" w:lineRule="auto"/>
        <w:ind w:right="-23"/>
        <w:jc w:val="both"/>
        <w:rPr>
          <w:rFonts w:ascii="Times New Roman" w:eastAsia="Times New Roman" w:hAnsi="Times New Roman" w:cs="Times New Roman"/>
          <w:snapToGrid w:val="0"/>
          <w:color w:val="000000"/>
          <w:sz w:val="28"/>
          <w:szCs w:val="20"/>
          <w:u w:val="single"/>
          <w:lang w:eastAsia="ru-RU"/>
        </w:rPr>
      </w:pPr>
      <w:proofErr w:type="spellStart"/>
      <w:r w:rsidRPr="00866A80">
        <w:rPr>
          <w:rFonts w:ascii="Times New Roman" w:eastAsia="Times New Roman" w:hAnsi="Times New Roman" w:cs="Times New Roman"/>
          <w:snapToGrid w:val="0"/>
          <w:sz w:val="28"/>
          <w:szCs w:val="20"/>
          <w:lang w:eastAsia="ru-RU"/>
        </w:rPr>
        <w:t>рівень</w:t>
      </w:r>
      <w:proofErr w:type="spellEnd"/>
      <w:r w:rsidRPr="00866A80">
        <w:rPr>
          <w:rFonts w:ascii="Times New Roman" w:eastAsia="Times New Roman" w:hAnsi="Times New Roman" w:cs="Times New Roman"/>
          <w:snapToGrid w:val="0"/>
          <w:sz w:val="28"/>
          <w:szCs w:val="20"/>
          <w:lang w:eastAsia="ru-RU"/>
        </w:rPr>
        <w:t xml:space="preserve"> </w:t>
      </w:r>
      <w:proofErr w:type="spellStart"/>
      <w:r w:rsidRPr="00866A80">
        <w:rPr>
          <w:rFonts w:ascii="Times New Roman" w:eastAsia="Times New Roman" w:hAnsi="Times New Roman" w:cs="Times New Roman"/>
          <w:snapToGrid w:val="0"/>
          <w:sz w:val="28"/>
          <w:szCs w:val="20"/>
          <w:lang w:eastAsia="ru-RU"/>
        </w:rPr>
        <w:t>вищої</w:t>
      </w:r>
      <w:proofErr w:type="spellEnd"/>
      <w:r w:rsidRPr="00866A80">
        <w:rPr>
          <w:rFonts w:ascii="Times New Roman" w:eastAsia="Times New Roman" w:hAnsi="Times New Roman" w:cs="Times New Roman"/>
          <w:snapToGrid w:val="0"/>
          <w:sz w:val="28"/>
          <w:szCs w:val="20"/>
          <w:lang w:eastAsia="ru-RU"/>
        </w:rPr>
        <w:t xml:space="preserve"> </w:t>
      </w:r>
      <w:proofErr w:type="spellStart"/>
      <w:r w:rsidRPr="00866A80">
        <w:rPr>
          <w:rFonts w:ascii="Times New Roman" w:eastAsia="Times New Roman" w:hAnsi="Times New Roman" w:cs="Times New Roman"/>
          <w:snapToGrid w:val="0"/>
          <w:sz w:val="28"/>
          <w:szCs w:val="20"/>
          <w:lang w:eastAsia="ru-RU"/>
        </w:rPr>
        <w:t>освіти</w:t>
      </w:r>
      <w:proofErr w:type="spellEnd"/>
      <w:r w:rsidRPr="00866A80">
        <w:rPr>
          <w:rFonts w:ascii="Times New Roman" w:eastAsia="Times New Roman" w:hAnsi="Times New Roman" w:cs="Times New Roman"/>
          <w:snapToGrid w:val="0"/>
          <w:sz w:val="28"/>
          <w:szCs w:val="20"/>
          <w:u w:val="single"/>
          <w:lang w:eastAsia="ru-RU"/>
        </w:rPr>
        <w:tab/>
        <w:t>перший (</w:t>
      </w:r>
      <w:proofErr w:type="spellStart"/>
      <w:r w:rsidRPr="00866A80">
        <w:rPr>
          <w:rFonts w:ascii="Times New Roman" w:eastAsia="Times New Roman" w:hAnsi="Times New Roman" w:cs="Times New Roman"/>
          <w:snapToGrid w:val="0"/>
          <w:sz w:val="28"/>
          <w:szCs w:val="20"/>
          <w:u w:val="single"/>
          <w:lang w:eastAsia="ru-RU"/>
        </w:rPr>
        <w:t>бакалаврський</w:t>
      </w:r>
      <w:proofErr w:type="spellEnd"/>
      <w:r w:rsidRPr="00866A80">
        <w:rPr>
          <w:rFonts w:ascii="Times New Roman" w:eastAsia="Times New Roman" w:hAnsi="Times New Roman" w:cs="Times New Roman"/>
          <w:snapToGrid w:val="0"/>
          <w:color w:val="000000"/>
          <w:sz w:val="28"/>
          <w:szCs w:val="20"/>
          <w:u w:val="single"/>
          <w:lang w:eastAsia="ru-RU"/>
        </w:rPr>
        <w:t>)</w:t>
      </w:r>
    </w:p>
    <w:p w14:paraId="6F59897E" w14:textId="77777777" w:rsidR="00E62DBF" w:rsidRPr="00866A80" w:rsidRDefault="00E62DBF" w:rsidP="00A65FB5">
      <w:pPr>
        <w:widowControl w:val="0"/>
        <w:tabs>
          <w:tab w:val="left" w:pos="2268"/>
          <w:tab w:val="left" w:pos="9354"/>
        </w:tabs>
        <w:spacing w:line="240" w:lineRule="auto"/>
        <w:ind w:right="-23"/>
        <w:jc w:val="center"/>
        <w:rPr>
          <w:rFonts w:ascii="Times New Roman" w:eastAsia="Times New Roman" w:hAnsi="Times New Roman" w:cs="Times New Roman"/>
          <w:sz w:val="28"/>
          <w:szCs w:val="28"/>
          <w:u w:val="single"/>
          <w:lang w:eastAsia="ru-RU"/>
        </w:rPr>
      </w:pPr>
    </w:p>
    <w:p w14:paraId="70340FD7" w14:textId="1445CBCC" w:rsidR="00E62DBF" w:rsidRPr="00A65FB5" w:rsidRDefault="00E62DBF" w:rsidP="00A65FB5">
      <w:pPr>
        <w:widowControl w:val="0"/>
        <w:tabs>
          <w:tab w:val="left" w:pos="1701"/>
          <w:tab w:val="left" w:pos="9354"/>
        </w:tabs>
        <w:spacing w:line="240" w:lineRule="auto"/>
        <w:ind w:right="-23"/>
        <w:jc w:val="both"/>
        <w:rPr>
          <w:rFonts w:ascii="Times New Roman" w:eastAsia="Times New Roman" w:hAnsi="Times New Roman" w:cs="Times New Roman"/>
          <w:color w:val="000000"/>
          <w:sz w:val="28"/>
          <w:szCs w:val="28"/>
          <w:u w:val="single"/>
          <w:lang w:val="en-GB" w:eastAsia="ru-RU"/>
        </w:rPr>
      </w:pPr>
      <w:r w:rsidRPr="00866A80">
        <w:rPr>
          <w:rFonts w:ascii="Times New Roman" w:eastAsia="Times New Roman" w:hAnsi="Times New Roman" w:cs="Times New Roman"/>
          <w:sz w:val="28"/>
          <w:szCs w:val="28"/>
          <w:u w:val="single"/>
          <w:lang w:eastAsia="ru-RU"/>
        </w:rPr>
        <w:tab/>
      </w:r>
      <w:r w:rsidR="00531BAB">
        <w:rPr>
          <w:rFonts w:ascii="Times New Roman" w:eastAsia="Times New Roman" w:hAnsi="Times New Roman" w:cs="Times New Roman"/>
          <w:sz w:val="28"/>
          <w:szCs w:val="28"/>
          <w:u w:val="single"/>
          <w:lang w:val="uk-UA"/>
        </w:rPr>
        <w:t xml:space="preserve">Ігровий програмний застосунок в жанрі </w:t>
      </w:r>
      <w:proofErr w:type="spellStart"/>
      <w:r w:rsidR="00531BAB">
        <w:rPr>
          <w:rFonts w:ascii="Times New Roman" w:eastAsia="Times New Roman" w:hAnsi="Times New Roman" w:cs="Times New Roman"/>
          <w:sz w:val="28"/>
          <w:szCs w:val="28"/>
          <w:u w:val="single"/>
          <w:lang w:val="en-GB"/>
        </w:rPr>
        <w:t>Roquelike</w:t>
      </w:r>
      <w:proofErr w:type="spellEnd"/>
      <w:r w:rsidR="00531BAB">
        <w:rPr>
          <w:rFonts w:ascii="Times New Roman" w:eastAsia="Times New Roman" w:hAnsi="Times New Roman" w:cs="Times New Roman"/>
          <w:sz w:val="28"/>
          <w:szCs w:val="28"/>
          <w:u w:val="single"/>
          <w:lang w:val="en-GB"/>
        </w:rPr>
        <w:t xml:space="preserve">. </w:t>
      </w:r>
      <w:r w:rsidR="00531BAB" w:rsidRPr="003054B9">
        <w:rPr>
          <w:rFonts w:ascii="Times New Roman" w:eastAsia="Times New Roman" w:hAnsi="Times New Roman" w:cs="Times New Roman"/>
          <w:sz w:val="28"/>
          <w:szCs w:val="28"/>
          <w:u w:val="single"/>
          <w:lang w:val="uk-UA"/>
        </w:rPr>
        <w:t>Веб</w:t>
      </w:r>
      <w:r w:rsidR="00531BAB">
        <w:rPr>
          <w:rFonts w:ascii="Times New Roman" w:eastAsia="Times New Roman" w:hAnsi="Times New Roman" w:cs="Times New Roman"/>
          <w:sz w:val="28"/>
          <w:szCs w:val="28"/>
          <w:u w:val="single"/>
          <w:lang w:val="uk-UA"/>
        </w:rPr>
        <w:t xml:space="preserve"> </w:t>
      </w:r>
      <w:r w:rsidR="00531BAB" w:rsidRPr="003054B9">
        <w:rPr>
          <w:rFonts w:ascii="Times New Roman" w:eastAsia="Times New Roman" w:hAnsi="Times New Roman" w:cs="Times New Roman"/>
          <w:sz w:val="28"/>
          <w:szCs w:val="28"/>
          <w:u w:val="single"/>
          <w:lang w:val="uk-UA"/>
        </w:rPr>
        <w:t>застосунок для підтримки гри</w:t>
      </w:r>
      <w:r w:rsidR="00A65FB5">
        <w:rPr>
          <w:rFonts w:ascii="Times New Roman" w:eastAsia="Times New Roman" w:hAnsi="Times New Roman" w:cs="Times New Roman"/>
          <w:sz w:val="28"/>
          <w:szCs w:val="28"/>
          <w:u w:val="single"/>
          <w:lang w:val="en-GB"/>
        </w:rPr>
        <w:t>.</w:t>
      </w:r>
    </w:p>
    <w:p w14:paraId="18509B5A" w14:textId="77777777" w:rsidR="00E62DBF" w:rsidRPr="00866A80" w:rsidRDefault="00E62DBF" w:rsidP="00A65FB5">
      <w:pPr>
        <w:widowControl w:val="0"/>
        <w:spacing w:line="240" w:lineRule="auto"/>
        <w:ind w:right="-23"/>
        <w:jc w:val="center"/>
        <w:rPr>
          <w:rFonts w:ascii="Times New Roman" w:eastAsia="Times New Roman" w:hAnsi="Times New Roman" w:cs="Times New Roman"/>
          <w:snapToGrid w:val="0"/>
          <w:sz w:val="20"/>
          <w:szCs w:val="20"/>
          <w:lang w:eastAsia="ru-RU"/>
        </w:rPr>
      </w:pPr>
      <w:r w:rsidRPr="00866A80">
        <w:rPr>
          <w:rFonts w:ascii="Times New Roman" w:eastAsia="Times New Roman" w:hAnsi="Times New Roman" w:cs="Times New Roman"/>
          <w:snapToGrid w:val="0"/>
          <w:sz w:val="20"/>
          <w:szCs w:val="20"/>
          <w:lang w:eastAsia="ru-RU"/>
        </w:rPr>
        <w:t>(тема)</w:t>
      </w:r>
    </w:p>
    <w:p w14:paraId="4AC7FD00" w14:textId="77777777" w:rsidR="00910D20" w:rsidRPr="003054B9" w:rsidRDefault="00910D20" w:rsidP="00A65FB5">
      <w:pPr>
        <w:widowControl w:val="0"/>
        <w:tabs>
          <w:tab w:val="left" w:pos="2268"/>
          <w:tab w:val="left" w:pos="9354"/>
        </w:tabs>
        <w:spacing w:line="240" w:lineRule="auto"/>
        <w:ind w:right="-23"/>
        <w:jc w:val="center"/>
        <w:rPr>
          <w:rFonts w:ascii="Times New Roman" w:eastAsia="Times New Roman" w:hAnsi="Times New Roman" w:cs="Times New Roman"/>
          <w:sz w:val="28"/>
          <w:szCs w:val="28"/>
          <w:u w:val="single"/>
          <w:lang w:val="uk-UA"/>
        </w:rPr>
      </w:pPr>
    </w:p>
    <w:p w14:paraId="66334CF6" w14:textId="7477ADD0" w:rsidR="00910D20" w:rsidRPr="00FA2760" w:rsidRDefault="00FA2760" w:rsidP="00A65FB5">
      <w:pPr>
        <w:widowControl w:val="0"/>
        <w:tabs>
          <w:tab w:val="left" w:pos="1701"/>
          <w:tab w:val="left" w:pos="9354"/>
        </w:tabs>
        <w:spacing w:line="240" w:lineRule="auto"/>
        <w:ind w:right="-23"/>
        <w:jc w:val="both"/>
        <w:rPr>
          <w:rFonts w:ascii="Times New Roman" w:eastAsia="Times New Roman" w:hAnsi="Times New Roman" w:cs="Times New Roman"/>
          <w:sz w:val="28"/>
          <w:szCs w:val="28"/>
          <w:u w:val="single"/>
          <w:lang w:val="uk-UA"/>
        </w:rPr>
      </w:pPr>
      <w:r>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en-GB"/>
        </w:rPr>
        <w:t xml:space="preserve">                            </w:t>
      </w:r>
      <w:r w:rsidR="00037421" w:rsidRPr="003054B9">
        <w:rPr>
          <w:rFonts w:ascii="Times New Roman" w:eastAsia="Times New Roman" w:hAnsi="Times New Roman" w:cs="Times New Roman"/>
          <w:sz w:val="28"/>
          <w:szCs w:val="28"/>
          <w:lang w:val="uk-UA"/>
        </w:rPr>
        <w:t>Виконав:</w:t>
      </w:r>
    </w:p>
    <w:p w14:paraId="591C7453" w14:textId="77777777" w:rsidR="00910D20" w:rsidRPr="003054B9" w:rsidRDefault="00037421" w:rsidP="00A65FB5">
      <w:pPr>
        <w:widowControl w:val="0"/>
        <w:spacing w:line="240" w:lineRule="auto"/>
        <w:ind w:left="3687"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здобувач (ка)</w:t>
      </w:r>
      <w:r w:rsidRPr="003054B9">
        <w:rPr>
          <w:rFonts w:ascii="Times New Roman" w:eastAsia="Times New Roman" w:hAnsi="Times New Roman" w:cs="Times New Roman"/>
          <w:sz w:val="28"/>
          <w:szCs w:val="28"/>
          <w:u w:val="single"/>
          <w:lang w:val="uk-UA"/>
        </w:rPr>
        <w:t xml:space="preserve">  </w:t>
      </w:r>
      <w:r w:rsidRPr="00E62DBF">
        <w:rPr>
          <w:rFonts w:ascii="Times New Roman" w:eastAsia="Times New Roman" w:hAnsi="Times New Roman" w:cs="Times New Roman"/>
          <w:sz w:val="28"/>
          <w:szCs w:val="28"/>
          <w:u w:val="single"/>
          <w:lang w:val="uk-UA"/>
        </w:rPr>
        <w:t xml:space="preserve">3 </w:t>
      </w:r>
      <w:r w:rsidRPr="003054B9">
        <w:rPr>
          <w:rFonts w:ascii="Times New Roman" w:eastAsia="Times New Roman" w:hAnsi="Times New Roman" w:cs="Times New Roman"/>
          <w:sz w:val="28"/>
          <w:szCs w:val="28"/>
          <w:u w:val="single"/>
          <w:lang w:val="uk-UA"/>
        </w:rPr>
        <w:t xml:space="preserve"> </w:t>
      </w:r>
      <w:r w:rsidRPr="003054B9">
        <w:rPr>
          <w:rFonts w:ascii="Times New Roman" w:eastAsia="Times New Roman" w:hAnsi="Times New Roman" w:cs="Times New Roman"/>
          <w:sz w:val="28"/>
          <w:szCs w:val="28"/>
          <w:lang w:val="uk-UA"/>
        </w:rPr>
        <w:t>курсу, групи</w:t>
      </w:r>
      <w:r w:rsidRPr="003054B9">
        <w:rPr>
          <w:rFonts w:ascii="Times New Roman" w:eastAsia="Times New Roman" w:hAnsi="Times New Roman" w:cs="Times New Roman"/>
          <w:sz w:val="28"/>
          <w:szCs w:val="28"/>
          <w:u w:val="single"/>
          <w:lang w:val="uk-UA"/>
        </w:rPr>
        <w:t xml:space="preserve"> ПЗПІ-22-4</w:t>
      </w:r>
    </w:p>
    <w:p w14:paraId="33A770C4" w14:textId="2E5404FE" w:rsidR="00910D20" w:rsidRPr="003054B9" w:rsidRDefault="00037421" w:rsidP="00A65FB5">
      <w:pPr>
        <w:widowControl w:val="0"/>
        <w:spacing w:line="240" w:lineRule="auto"/>
        <w:ind w:left="3687" w:right="-2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u w:val="single"/>
          <w:lang w:val="uk-UA"/>
        </w:rPr>
        <w:t xml:space="preserve">               </w:t>
      </w:r>
      <w:r w:rsidRPr="003054B9">
        <w:rPr>
          <w:rFonts w:ascii="Times New Roman" w:eastAsia="Times New Roman" w:hAnsi="Times New Roman" w:cs="Times New Roman"/>
          <w:sz w:val="28"/>
          <w:szCs w:val="28"/>
          <w:u w:val="single"/>
          <w:lang w:val="uk-UA"/>
        </w:rPr>
        <w:tab/>
      </w:r>
      <w:r w:rsidRPr="003054B9">
        <w:rPr>
          <w:rFonts w:ascii="Times New Roman" w:eastAsia="Times New Roman" w:hAnsi="Times New Roman" w:cs="Times New Roman"/>
          <w:sz w:val="28"/>
          <w:szCs w:val="28"/>
          <w:u w:val="single"/>
          <w:lang w:val="uk-UA"/>
        </w:rPr>
        <w:tab/>
        <w:t>Балицький Ігор</w:t>
      </w:r>
      <w:r w:rsidRPr="003054B9">
        <w:rPr>
          <w:rFonts w:ascii="Times New Roman" w:eastAsia="Times New Roman" w:hAnsi="Times New Roman" w:cs="Times New Roman"/>
          <w:sz w:val="28"/>
          <w:szCs w:val="28"/>
          <w:u w:val="single"/>
          <w:lang w:val="uk-UA"/>
        </w:rPr>
        <w:tab/>
      </w:r>
      <w:r w:rsidRPr="003054B9">
        <w:rPr>
          <w:rFonts w:ascii="Times New Roman" w:eastAsia="Times New Roman" w:hAnsi="Times New Roman" w:cs="Times New Roman"/>
          <w:sz w:val="28"/>
          <w:szCs w:val="28"/>
          <w:u w:val="single"/>
          <w:lang w:val="uk-UA"/>
        </w:rPr>
        <w:tab/>
        <w:t xml:space="preserve">          </w:t>
      </w:r>
    </w:p>
    <w:p w14:paraId="772DBD41" w14:textId="685044A2" w:rsidR="00910D20" w:rsidRPr="00FA2760" w:rsidRDefault="00037421" w:rsidP="00A65FB5">
      <w:pPr>
        <w:widowControl w:val="0"/>
        <w:tabs>
          <w:tab w:val="left" w:pos="7088"/>
          <w:tab w:val="left" w:pos="9354"/>
        </w:tabs>
        <w:spacing w:line="240" w:lineRule="auto"/>
        <w:ind w:left="5812" w:right="-23"/>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(Власне ім’я, ПРІЗВИЩЕ)</w:t>
      </w:r>
    </w:p>
    <w:p w14:paraId="2D456DCB" w14:textId="49BCA147" w:rsidR="00910D20" w:rsidRPr="00FA2760" w:rsidRDefault="00037421" w:rsidP="00A65FB5">
      <w:pPr>
        <w:widowControl w:val="0"/>
        <w:tabs>
          <w:tab w:val="left" w:pos="5529"/>
          <w:tab w:val="left" w:pos="9354"/>
        </w:tabs>
        <w:spacing w:line="240" w:lineRule="auto"/>
        <w:ind w:left="3686" w:right="-23"/>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Спеціальність</w:t>
      </w:r>
      <w:r w:rsidRPr="003054B9">
        <w:rPr>
          <w:rFonts w:ascii="Times New Roman" w:eastAsia="Times New Roman" w:hAnsi="Times New Roman" w:cs="Times New Roman"/>
          <w:sz w:val="28"/>
          <w:szCs w:val="28"/>
          <w:u w:val="single"/>
          <w:lang w:val="uk-UA"/>
        </w:rPr>
        <w:tab/>
        <w:t>121 – Інженерія</w:t>
      </w:r>
      <w:r w:rsidR="00FA2760">
        <w:rPr>
          <w:rFonts w:ascii="Times New Roman" w:eastAsia="Times New Roman" w:hAnsi="Times New Roman" w:cs="Times New Roman"/>
          <w:sz w:val="28"/>
          <w:szCs w:val="28"/>
          <w:u w:val="single"/>
          <w:lang w:val="en-GB"/>
        </w:rPr>
        <w:t xml:space="preserve"> </w:t>
      </w:r>
      <w:r w:rsidRPr="003054B9">
        <w:rPr>
          <w:rFonts w:ascii="Times New Roman" w:eastAsia="Times New Roman" w:hAnsi="Times New Roman" w:cs="Times New Roman"/>
          <w:sz w:val="28"/>
          <w:szCs w:val="28"/>
          <w:u w:val="single"/>
          <w:lang w:val="uk-UA"/>
        </w:rPr>
        <w:t>програмного</w:t>
      </w:r>
      <w:r w:rsidR="00FA2760">
        <w:rPr>
          <w:rFonts w:ascii="Times New Roman" w:eastAsia="Times New Roman" w:hAnsi="Times New Roman" w:cs="Times New Roman"/>
          <w:sz w:val="28"/>
          <w:szCs w:val="28"/>
          <w:u w:val="single"/>
          <w:lang w:val="en-GB"/>
        </w:rPr>
        <w:t xml:space="preserve"> </w:t>
      </w:r>
      <w:r w:rsidRPr="003054B9">
        <w:rPr>
          <w:rFonts w:ascii="Times New Roman" w:eastAsia="Times New Roman" w:hAnsi="Times New Roman" w:cs="Times New Roman"/>
          <w:sz w:val="28"/>
          <w:szCs w:val="28"/>
          <w:u w:val="single"/>
          <w:lang w:val="uk-UA"/>
        </w:rPr>
        <w:t>забезпечення</w:t>
      </w:r>
    </w:p>
    <w:p w14:paraId="5B91DC90" w14:textId="77777777" w:rsidR="00910D20" w:rsidRPr="003054B9" w:rsidRDefault="00037421" w:rsidP="00A65FB5">
      <w:pPr>
        <w:widowControl w:val="0"/>
        <w:tabs>
          <w:tab w:val="left" w:pos="5812"/>
          <w:tab w:val="left" w:pos="9354"/>
          <w:tab w:val="left" w:pos="10080"/>
        </w:tabs>
        <w:spacing w:line="240" w:lineRule="auto"/>
        <w:ind w:left="5812" w:right="-23"/>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(код і повна назва спеціальності)</w:t>
      </w:r>
    </w:p>
    <w:p w14:paraId="05C755A9" w14:textId="6483EE91" w:rsidR="00910D20" w:rsidRPr="003054B9" w:rsidRDefault="00037421" w:rsidP="00A65FB5">
      <w:pPr>
        <w:tabs>
          <w:tab w:val="left" w:pos="6096"/>
          <w:tab w:val="left" w:pos="9354"/>
        </w:tabs>
        <w:spacing w:line="288" w:lineRule="auto"/>
        <w:ind w:left="3686" w:right="-23"/>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Тип програми</w:t>
      </w:r>
      <w:r w:rsidRPr="003054B9">
        <w:rPr>
          <w:rFonts w:ascii="Times New Roman" w:eastAsia="Times New Roman" w:hAnsi="Times New Roman" w:cs="Times New Roman"/>
          <w:sz w:val="28"/>
          <w:szCs w:val="28"/>
          <w:u w:val="single"/>
          <w:lang w:val="uk-UA"/>
        </w:rPr>
        <w:tab/>
        <w:t>освітньо-професійна</w:t>
      </w:r>
    </w:p>
    <w:p w14:paraId="4B2DE399" w14:textId="77777777" w:rsidR="00910D20" w:rsidRPr="003054B9" w:rsidRDefault="00037421" w:rsidP="00A65FB5">
      <w:pPr>
        <w:widowControl w:val="0"/>
        <w:tabs>
          <w:tab w:val="left" w:pos="4536"/>
          <w:tab w:val="left" w:pos="9356"/>
        </w:tabs>
        <w:spacing w:line="240" w:lineRule="auto"/>
        <w:ind w:left="3686"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Освітня програма </w:t>
      </w:r>
      <w:r w:rsidRPr="003054B9">
        <w:rPr>
          <w:rFonts w:ascii="Times New Roman" w:eastAsia="Times New Roman" w:hAnsi="Times New Roman" w:cs="Times New Roman"/>
          <w:sz w:val="28"/>
          <w:szCs w:val="28"/>
          <w:u w:val="single"/>
          <w:lang w:val="uk-UA"/>
        </w:rPr>
        <w:t>Програмна інженерія</w:t>
      </w:r>
      <w:r w:rsidRPr="003054B9">
        <w:rPr>
          <w:rFonts w:ascii="Times New Roman" w:eastAsia="Times New Roman" w:hAnsi="Times New Roman" w:cs="Times New Roman"/>
          <w:sz w:val="28"/>
          <w:szCs w:val="28"/>
          <w:u w:val="single"/>
          <w:lang w:val="uk-UA"/>
        </w:rPr>
        <w:tab/>
      </w:r>
    </w:p>
    <w:p w14:paraId="3A814F0E" w14:textId="77777777" w:rsidR="00910D20" w:rsidRPr="003054B9" w:rsidRDefault="00037421" w:rsidP="00A65FB5">
      <w:pPr>
        <w:widowControl w:val="0"/>
        <w:tabs>
          <w:tab w:val="left" w:pos="4678"/>
          <w:tab w:val="left" w:pos="9356"/>
        </w:tabs>
        <w:spacing w:line="240" w:lineRule="auto"/>
        <w:ind w:left="5103" w:right="-23"/>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(повна назва освітньої програми)</w:t>
      </w:r>
    </w:p>
    <w:p w14:paraId="0DC2AA33" w14:textId="77777777" w:rsidR="00910D20" w:rsidRPr="003054B9" w:rsidRDefault="00910D20" w:rsidP="00A65FB5">
      <w:pPr>
        <w:widowControl w:val="0"/>
        <w:tabs>
          <w:tab w:val="left" w:pos="6096"/>
        </w:tabs>
        <w:spacing w:line="240" w:lineRule="auto"/>
        <w:ind w:left="3544" w:right="-23"/>
        <w:jc w:val="right"/>
        <w:rPr>
          <w:rFonts w:ascii="Times New Roman" w:eastAsia="Times New Roman" w:hAnsi="Times New Roman" w:cs="Times New Roman"/>
          <w:sz w:val="28"/>
          <w:szCs w:val="28"/>
          <w:lang w:val="uk-UA"/>
        </w:rPr>
      </w:pPr>
    </w:p>
    <w:p w14:paraId="00081F67" w14:textId="583DB8F6" w:rsidR="00910D20" w:rsidRPr="003054B9" w:rsidRDefault="00037421" w:rsidP="00A65FB5">
      <w:pPr>
        <w:widowControl w:val="0"/>
        <w:tabs>
          <w:tab w:val="left" w:pos="6096"/>
          <w:tab w:val="left" w:pos="9356"/>
        </w:tabs>
        <w:spacing w:line="240" w:lineRule="auto"/>
        <w:ind w:left="3686" w:right="-23"/>
        <w:jc w:val="both"/>
        <w:rPr>
          <w:rFonts w:ascii="Times New Roman" w:eastAsia="Times New Roman" w:hAnsi="Times New Roman" w:cs="Times New Roman"/>
          <w:sz w:val="28"/>
          <w:szCs w:val="28"/>
          <w:highlight w:val="white"/>
          <w:u w:val="single"/>
          <w:lang w:val="uk-UA"/>
        </w:rPr>
      </w:pPr>
      <w:r w:rsidRPr="003054B9">
        <w:rPr>
          <w:rFonts w:ascii="Times New Roman" w:eastAsia="Times New Roman" w:hAnsi="Times New Roman" w:cs="Times New Roman"/>
          <w:sz w:val="28"/>
          <w:szCs w:val="28"/>
          <w:lang w:val="uk-UA"/>
        </w:rPr>
        <w:t>Керівник</w:t>
      </w:r>
      <w:r w:rsidRPr="003054B9">
        <w:rPr>
          <w:rFonts w:ascii="Times New Roman" w:eastAsia="Times New Roman" w:hAnsi="Times New Roman" w:cs="Times New Roman"/>
          <w:sz w:val="28"/>
          <w:szCs w:val="28"/>
          <w:u w:val="single"/>
          <w:lang w:val="uk-UA"/>
        </w:rPr>
        <w:t xml:space="preserve">  доц</w:t>
      </w:r>
      <w:r w:rsidR="00E62DBF">
        <w:rPr>
          <w:rFonts w:ascii="Times New Roman" w:eastAsia="Times New Roman" w:hAnsi="Times New Roman" w:cs="Times New Roman"/>
          <w:sz w:val="28"/>
          <w:szCs w:val="28"/>
          <w:u w:val="single"/>
          <w:lang w:val="uk-UA"/>
        </w:rPr>
        <w:t>.</w:t>
      </w:r>
      <w:r w:rsidRPr="003054B9">
        <w:rPr>
          <w:rFonts w:ascii="Times New Roman" w:eastAsia="Times New Roman" w:hAnsi="Times New Roman" w:cs="Times New Roman"/>
          <w:sz w:val="28"/>
          <w:szCs w:val="28"/>
          <w:u w:val="single"/>
          <w:lang w:val="uk-UA"/>
        </w:rPr>
        <w:t xml:space="preserve"> каф</w:t>
      </w:r>
      <w:r w:rsidR="00E62DBF">
        <w:rPr>
          <w:rFonts w:ascii="Times New Roman" w:eastAsia="Times New Roman" w:hAnsi="Times New Roman" w:cs="Times New Roman"/>
          <w:sz w:val="28"/>
          <w:szCs w:val="28"/>
          <w:u w:val="single"/>
          <w:lang w:val="uk-UA"/>
        </w:rPr>
        <w:t>.</w:t>
      </w:r>
      <w:r w:rsidRPr="003054B9">
        <w:rPr>
          <w:rFonts w:ascii="Times New Roman" w:eastAsia="Times New Roman" w:hAnsi="Times New Roman" w:cs="Times New Roman"/>
          <w:sz w:val="28"/>
          <w:szCs w:val="28"/>
          <w:u w:val="single"/>
          <w:lang w:val="uk-UA"/>
        </w:rPr>
        <w:t xml:space="preserve"> ПІ Наталя ВАЛЕНДА</w:t>
      </w:r>
    </w:p>
    <w:p w14:paraId="52A960B9" w14:textId="77777777" w:rsidR="00910D20" w:rsidRPr="003054B9" w:rsidRDefault="00037421" w:rsidP="00A65FB5">
      <w:pPr>
        <w:widowControl w:val="0"/>
        <w:tabs>
          <w:tab w:val="left" w:pos="6096"/>
          <w:tab w:val="left" w:pos="9356"/>
        </w:tabs>
        <w:spacing w:line="240" w:lineRule="auto"/>
        <w:ind w:left="6096" w:right="-23"/>
        <w:jc w:val="both"/>
        <w:rPr>
          <w:rFonts w:ascii="Times New Roman" w:eastAsia="Times New Roman" w:hAnsi="Times New Roman" w:cs="Times New Roman"/>
          <w:sz w:val="20"/>
          <w:szCs w:val="20"/>
          <w:highlight w:val="white"/>
          <w:lang w:val="uk-UA"/>
        </w:rPr>
      </w:pPr>
      <w:r w:rsidRPr="003054B9">
        <w:rPr>
          <w:rFonts w:ascii="Times New Roman" w:eastAsia="Times New Roman" w:hAnsi="Times New Roman" w:cs="Times New Roman"/>
          <w:sz w:val="20"/>
          <w:szCs w:val="20"/>
          <w:highlight w:val="white"/>
          <w:lang w:val="uk-UA"/>
        </w:rPr>
        <w:t xml:space="preserve">(посада, Власне </w:t>
      </w:r>
      <w:r w:rsidRPr="003054B9">
        <w:rPr>
          <w:rFonts w:ascii="Times New Roman" w:eastAsia="Times New Roman" w:hAnsi="Times New Roman" w:cs="Times New Roman"/>
          <w:sz w:val="20"/>
          <w:szCs w:val="20"/>
          <w:lang w:val="uk-UA"/>
        </w:rPr>
        <w:t>ім’я,</w:t>
      </w:r>
      <w:r w:rsidRPr="003054B9">
        <w:rPr>
          <w:rFonts w:ascii="Times New Roman" w:eastAsia="Times New Roman" w:hAnsi="Times New Roman" w:cs="Times New Roman"/>
          <w:sz w:val="20"/>
          <w:szCs w:val="20"/>
          <w:highlight w:val="white"/>
          <w:lang w:val="uk-UA"/>
        </w:rPr>
        <w:t xml:space="preserve"> ПРІЗВИЩЕ)</w:t>
      </w:r>
    </w:p>
    <w:p w14:paraId="46F07CCA" w14:textId="77777777" w:rsidR="00910D20" w:rsidRPr="003054B9" w:rsidRDefault="00037421" w:rsidP="00A65FB5">
      <w:pPr>
        <w:widowControl w:val="0"/>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ab/>
      </w:r>
      <w:r w:rsidRPr="003054B9">
        <w:rPr>
          <w:rFonts w:ascii="Times New Roman" w:eastAsia="Times New Roman" w:hAnsi="Times New Roman" w:cs="Times New Roman"/>
          <w:sz w:val="28"/>
          <w:szCs w:val="28"/>
          <w:lang w:val="uk-UA"/>
        </w:rPr>
        <w:tab/>
      </w:r>
      <w:r w:rsidRPr="003054B9">
        <w:rPr>
          <w:rFonts w:ascii="Times New Roman" w:eastAsia="Times New Roman" w:hAnsi="Times New Roman" w:cs="Times New Roman"/>
          <w:sz w:val="28"/>
          <w:szCs w:val="28"/>
          <w:lang w:val="uk-UA"/>
        </w:rPr>
        <w:tab/>
      </w:r>
      <w:r w:rsidRPr="003054B9">
        <w:rPr>
          <w:rFonts w:ascii="Times New Roman" w:eastAsia="Times New Roman" w:hAnsi="Times New Roman" w:cs="Times New Roman"/>
          <w:sz w:val="28"/>
          <w:szCs w:val="28"/>
          <w:lang w:val="uk-UA"/>
        </w:rPr>
        <w:tab/>
      </w:r>
      <w:r w:rsidRPr="003054B9">
        <w:rPr>
          <w:rFonts w:ascii="Times New Roman" w:eastAsia="Times New Roman" w:hAnsi="Times New Roman" w:cs="Times New Roman"/>
          <w:sz w:val="28"/>
          <w:szCs w:val="28"/>
          <w:lang w:val="uk-UA"/>
        </w:rPr>
        <w:tab/>
        <w:t xml:space="preserve">  </w:t>
      </w:r>
    </w:p>
    <w:tbl>
      <w:tblPr>
        <w:tblStyle w:val="a5"/>
        <w:tblW w:w="4993" w:type="dxa"/>
        <w:tblInd w:w="4928" w:type="dxa"/>
        <w:tblBorders>
          <w:top w:val="nil"/>
          <w:left w:val="nil"/>
          <w:bottom w:val="nil"/>
          <w:right w:val="nil"/>
          <w:insideH w:val="nil"/>
          <w:insideV w:val="nil"/>
        </w:tblBorders>
        <w:tblLayout w:type="fixed"/>
        <w:tblLook w:val="0400" w:firstRow="0" w:lastRow="0" w:firstColumn="0" w:lastColumn="0" w:noHBand="0" w:noVBand="1"/>
      </w:tblPr>
      <w:tblGrid>
        <w:gridCol w:w="4993"/>
      </w:tblGrid>
      <w:tr w:rsidR="00910D20" w:rsidRPr="003054B9" w14:paraId="214FAB8C" w14:textId="77777777">
        <w:tc>
          <w:tcPr>
            <w:tcW w:w="4993" w:type="dxa"/>
          </w:tcPr>
          <w:p w14:paraId="12F021DC" w14:textId="77777777" w:rsidR="00910D20" w:rsidRPr="003054B9" w:rsidRDefault="00037421" w:rsidP="00A65FB5">
            <w:pPr>
              <w:widowControl w:val="0"/>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Члени комісії (</w:t>
            </w:r>
            <w:r w:rsidRPr="003054B9">
              <w:rPr>
                <w:rFonts w:ascii="Times New Roman" w:eastAsia="Times New Roman" w:hAnsi="Times New Roman" w:cs="Times New Roman"/>
                <w:sz w:val="20"/>
                <w:szCs w:val="20"/>
                <w:highlight w:val="white"/>
                <w:lang w:val="uk-UA"/>
              </w:rPr>
              <w:t xml:space="preserve">Власне </w:t>
            </w:r>
            <w:r w:rsidRPr="003054B9">
              <w:rPr>
                <w:rFonts w:ascii="Times New Roman" w:eastAsia="Times New Roman" w:hAnsi="Times New Roman" w:cs="Times New Roman"/>
                <w:sz w:val="20"/>
                <w:szCs w:val="20"/>
                <w:lang w:val="uk-UA"/>
              </w:rPr>
              <w:t>ім’я,</w:t>
            </w:r>
            <w:r w:rsidRPr="003054B9">
              <w:rPr>
                <w:rFonts w:ascii="Times New Roman" w:eastAsia="Times New Roman" w:hAnsi="Times New Roman" w:cs="Times New Roman"/>
                <w:sz w:val="20"/>
                <w:szCs w:val="20"/>
                <w:highlight w:val="white"/>
                <w:lang w:val="uk-UA"/>
              </w:rPr>
              <w:t xml:space="preserve"> ПРІЗВИЩЕ, підпис)</w:t>
            </w:r>
          </w:p>
        </w:tc>
      </w:tr>
      <w:tr w:rsidR="00910D20" w:rsidRPr="003054B9" w14:paraId="065A725F" w14:textId="77777777">
        <w:tc>
          <w:tcPr>
            <w:tcW w:w="4993" w:type="dxa"/>
            <w:tcBorders>
              <w:bottom w:val="single" w:sz="4" w:space="0" w:color="000000"/>
            </w:tcBorders>
          </w:tcPr>
          <w:p w14:paraId="0874DD4C" w14:textId="4C3EAA64" w:rsidR="00910D20" w:rsidRPr="003054B9" w:rsidRDefault="00E62DBF" w:rsidP="00A65FB5">
            <w:pPr>
              <w:widowControl w:val="0"/>
              <w:ind w:right="-23"/>
              <w:rPr>
                <w:rFonts w:ascii="Times New Roman" w:eastAsia="Times New Roman" w:hAnsi="Times New Roman" w:cs="Times New Roman"/>
                <w:sz w:val="28"/>
                <w:szCs w:val="28"/>
                <w:lang w:val="uk-UA"/>
              </w:rPr>
            </w:pPr>
            <w:r w:rsidRPr="00005B2F">
              <w:rPr>
                <w:rFonts w:ascii="Times New Roman" w:eastAsia="Times New Roman" w:hAnsi="Times New Roman" w:cs="Times New Roman"/>
                <w:snapToGrid w:val="0"/>
                <w:sz w:val="28"/>
                <w:szCs w:val="20"/>
                <w:lang w:eastAsia="ru-RU"/>
              </w:rPr>
              <w:t xml:space="preserve">Доц. </w:t>
            </w:r>
            <w:proofErr w:type="spellStart"/>
            <w:r w:rsidRPr="00005B2F">
              <w:rPr>
                <w:rFonts w:ascii="Times New Roman" w:eastAsia="Times New Roman" w:hAnsi="Times New Roman" w:cs="Times New Roman"/>
                <w:snapToGrid w:val="0"/>
                <w:sz w:val="28"/>
                <w:szCs w:val="20"/>
                <w:lang w:eastAsia="ru-RU"/>
              </w:rPr>
              <w:t>Побіженко</w:t>
            </w:r>
            <w:proofErr w:type="spellEnd"/>
            <w:r w:rsidRPr="00005B2F">
              <w:rPr>
                <w:rFonts w:ascii="Times New Roman" w:eastAsia="Times New Roman" w:hAnsi="Times New Roman" w:cs="Times New Roman"/>
                <w:snapToGrid w:val="0"/>
                <w:sz w:val="28"/>
                <w:szCs w:val="20"/>
                <w:lang w:eastAsia="ru-RU"/>
              </w:rPr>
              <w:t xml:space="preserve"> І.О.</w:t>
            </w:r>
          </w:p>
        </w:tc>
      </w:tr>
      <w:tr w:rsidR="00910D20" w:rsidRPr="003054B9" w14:paraId="45412978" w14:textId="77777777">
        <w:tc>
          <w:tcPr>
            <w:tcW w:w="4993" w:type="dxa"/>
            <w:tcBorders>
              <w:top w:val="single" w:sz="4" w:space="0" w:color="000000"/>
              <w:bottom w:val="single" w:sz="4" w:space="0" w:color="000000"/>
            </w:tcBorders>
          </w:tcPr>
          <w:p w14:paraId="56E25E1C" w14:textId="6973181B" w:rsidR="00910D20" w:rsidRPr="003054B9" w:rsidRDefault="00E62DBF" w:rsidP="00A65FB5">
            <w:pPr>
              <w:widowControl w:val="0"/>
              <w:ind w:right="-23"/>
              <w:rPr>
                <w:rFonts w:ascii="Times New Roman" w:eastAsia="Times New Roman" w:hAnsi="Times New Roman" w:cs="Times New Roman"/>
                <w:sz w:val="28"/>
                <w:szCs w:val="28"/>
                <w:lang w:val="uk-UA"/>
              </w:rPr>
            </w:pPr>
            <w:r w:rsidRPr="000A5C7D">
              <w:rPr>
                <w:rFonts w:ascii="Times New Roman" w:eastAsia="Times New Roman" w:hAnsi="Times New Roman" w:cs="Times New Roman"/>
                <w:snapToGrid w:val="0"/>
                <w:sz w:val="28"/>
                <w:szCs w:val="20"/>
                <w:lang w:eastAsia="ru-RU"/>
              </w:rPr>
              <w:t xml:space="preserve">Ст. </w:t>
            </w:r>
            <w:proofErr w:type="spellStart"/>
            <w:r w:rsidRPr="000A5C7D">
              <w:rPr>
                <w:rFonts w:ascii="Times New Roman" w:eastAsia="Times New Roman" w:hAnsi="Times New Roman" w:cs="Times New Roman"/>
                <w:snapToGrid w:val="0"/>
                <w:sz w:val="28"/>
                <w:szCs w:val="20"/>
                <w:lang w:eastAsia="ru-RU"/>
              </w:rPr>
              <w:t>викл</w:t>
            </w:r>
            <w:proofErr w:type="spellEnd"/>
            <w:r w:rsidRPr="000A5C7D">
              <w:rPr>
                <w:rFonts w:ascii="Times New Roman" w:eastAsia="Times New Roman" w:hAnsi="Times New Roman" w:cs="Times New Roman"/>
                <w:snapToGrid w:val="0"/>
                <w:sz w:val="28"/>
                <w:szCs w:val="20"/>
                <w:lang w:eastAsia="ru-RU"/>
              </w:rPr>
              <w:t xml:space="preserve">. </w:t>
            </w:r>
            <w:proofErr w:type="spellStart"/>
            <w:r w:rsidRPr="000A5C7D">
              <w:rPr>
                <w:rFonts w:ascii="Times New Roman" w:eastAsia="Times New Roman" w:hAnsi="Times New Roman" w:cs="Times New Roman"/>
                <w:snapToGrid w:val="0"/>
                <w:sz w:val="28"/>
                <w:szCs w:val="20"/>
                <w:lang w:eastAsia="ru-RU"/>
              </w:rPr>
              <w:t>Широкопетлєва</w:t>
            </w:r>
            <w:proofErr w:type="spellEnd"/>
            <w:r w:rsidRPr="000A5C7D">
              <w:rPr>
                <w:rFonts w:ascii="Times New Roman" w:eastAsia="Times New Roman" w:hAnsi="Times New Roman" w:cs="Times New Roman"/>
                <w:snapToGrid w:val="0"/>
                <w:sz w:val="28"/>
                <w:szCs w:val="20"/>
                <w:lang w:eastAsia="ru-RU"/>
              </w:rPr>
              <w:t xml:space="preserve"> М.С.</w:t>
            </w:r>
          </w:p>
        </w:tc>
      </w:tr>
      <w:tr w:rsidR="00910D20" w:rsidRPr="003054B9" w14:paraId="1BD2E0B2" w14:textId="77777777">
        <w:tc>
          <w:tcPr>
            <w:tcW w:w="4993" w:type="dxa"/>
            <w:tcBorders>
              <w:top w:val="single" w:sz="4" w:space="0" w:color="000000"/>
              <w:bottom w:val="single" w:sz="4" w:space="0" w:color="000000"/>
            </w:tcBorders>
          </w:tcPr>
          <w:p w14:paraId="6FE0BD81" w14:textId="55D9AEBE" w:rsidR="00910D20" w:rsidRPr="003054B9" w:rsidRDefault="00E62DBF" w:rsidP="00A65FB5">
            <w:pPr>
              <w:widowControl w:val="0"/>
              <w:ind w:right="-23"/>
              <w:rPr>
                <w:rFonts w:ascii="Times New Roman" w:eastAsia="Times New Roman" w:hAnsi="Times New Roman" w:cs="Times New Roman"/>
                <w:sz w:val="28"/>
                <w:szCs w:val="28"/>
                <w:lang w:val="uk-UA"/>
              </w:rPr>
            </w:pPr>
            <w:r w:rsidRPr="000A5C7D">
              <w:rPr>
                <w:rFonts w:ascii="Times New Roman" w:eastAsia="Times New Roman" w:hAnsi="Times New Roman" w:cs="Times New Roman"/>
                <w:snapToGrid w:val="0"/>
                <w:sz w:val="28"/>
                <w:szCs w:val="20"/>
                <w:lang w:eastAsia="ru-RU"/>
              </w:rPr>
              <w:t xml:space="preserve">Ст. </w:t>
            </w:r>
            <w:proofErr w:type="spellStart"/>
            <w:r w:rsidRPr="000A5C7D">
              <w:rPr>
                <w:rFonts w:ascii="Times New Roman" w:eastAsia="Times New Roman" w:hAnsi="Times New Roman" w:cs="Times New Roman"/>
                <w:snapToGrid w:val="0"/>
                <w:sz w:val="28"/>
                <w:szCs w:val="20"/>
                <w:lang w:eastAsia="ru-RU"/>
              </w:rPr>
              <w:t>викл</w:t>
            </w:r>
            <w:proofErr w:type="spellEnd"/>
            <w:r w:rsidRPr="000A5C7D">
              <w:rPr>
                <w:rFonts w:ascii="Times New Roman" w:eastAsia="Times New Roman" w:hAnsi="Times New Roman" w:cs="Times New Roman"/>
                <w:snapToGrid w:val="0"/>
                <w:sz w:val="28"/>
                <w:szCs w:val="20"/>
                <w:lang w:eastAsia="ru-RU"/>
              </w:rPr>
              <w:t xml:space="preserve">. </w:t>
            </w:r>
            <w:proofErr w:type="spellStart"/>
            <w:r w:rsidRPr="000A5C7D">
              <w:rPr>
                <w:rFonts w:ascii="Times New Roman" w:eastAsia="Times New Roman" w:hAnsi="Times New Roman" w:cs="Times New Roman"/>
                <w:snapToGrid w:val="0"/>
                <w:sz w:val="28"/>
                <w:szCs w:val="20"/>
                <w:lang w:eastAsia="ru-RU"/>
              </w:rPr>
              <w:t>Новіков</w:t>
            </w:r>
            <w:proofErr w:type="spellEnd"/>
            <w:r w:rsidRPr="000A5C7D">
              <w:rPr>
                <w:rFonts w:ascii="Times New Roman" w:eastAsia="Times New Roman" w:hAnsi="Times New Roman" w:cs="Times New Roman"/>
                <w:snapToGrid w:val="0"/>
                <w:sz w:val="28"/>
                <w:szCs w:val="20"/>
                <w:lang w:eastAsia="ru-RU"/>
              </w:rPr>
              <w:t xml:space="preserve"> Ю.С.</w:t>
            </w:r>
          </w:p>
        </w:tc>
      </w:tr>
    </w:tbl>
    <w:p w14:paraId="0402D69F" w14:textId="77777777" w:rsidR="00910D20" w:rsidRPr="003054B9" w:rsidRDefault="00910D20" w:rsidP="00A65FB5">
      <w:pPr>
        <w:widowControl w:val="0"/>
        <w:spacing w:line="240" w:lineRule="auto"/>
        <w:ind w:right="-23"/>
        <w:rPr>
          <w:rFonts w:ascii="Times New Roman" w:eastAsia="Times New Roman" w:hAnsi="Times New Roman" w:cs="Times New Roman"/>
          <w:sz w:val="28"/>
          <w:szCs w:val="28"/>
          <w:lang w:val="uk-UA"/>
        </w:rPr>
      </w:pPr>
    </w:p>
    <w:p w14:paraId="7BF04FF3" w14:textId="77777777" w:rsidR="00910D20" w:rsidRPr="003054B9" w:rsidRDefault="00910D20" w:rsidP="00A65FB5">
      <w:pPr>
        <w:widowControl w:val="0"/>
        <w:spacing w:line="240" w:lineRule="auto"/>
        <w:ind w:right="-23"/>
        <w:jc w:val="center"/>
        <w:rPr>
          <w:rFonts w:ascii="Times New Roman" w:eastAsia="Times New Roman" w:hAnsi="Times New Roman" w:cs="Times New Roman"/>
          <w:smallCaps/>
          <w:sz w:val="28"/>
          <w:szCs w:val="28"/>
          <w:lang w:val="uk-UA"/>
        </w:rPr>
      </w:pPr>
    </w:p>
    <w:p w14:paraId="4D381457"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mallCaps/>
          <w:sz w:val="28"/>
          <w:szCs w:val="28"/>
          <w:lang w:val="uk-UA"/>
        </w:rPr>
        <w:t xml:space="preserve">2025 </w:t>
      </w:r>
      <w:r w:rsidRPr="003054B9">
        <w:rPr>
          <w:rFonts w:ascii="Times New Roman" w:eastAsia="Times New Roman" w:hAnsi="Times New Roman" w:cs="Times New Roman"/>
          <w:sz w:val="28"/>
          <w:szCs w:val="28"/>
          <w:lang w:val="uk-UA"/>
        </w:rPr>
        <w:t>р.</w:t>
      </w:r>
      <w:r w:rsidRPr="003054B9">
        <w:rPr>
          <w:lang w:val="uk-UA"/>
        </w:rPr>
        <w:br w:type="page"/>
      </w:r>
    </w:p>
    <w:p w14:paraId="7B711934" w14:textId="1D218E89" w:rsidR="00910D20" w:rsidRPr="003054B9" w:rsidRDefault="00037421" w:rsidP="00A65FB5">
      <w:pPr>
        <w:widowControl w:val="0"/>
        <w:spacing w:line="240" w:lineRule="auto"/>
        <w:ind w:right="-23"/>
        <w:jc w:val="center"/>
        <w:rPr>
          <w:rFonts w:ascii="Times New Roman" w:eastAsia="Times New Roman" w:hAnsi="Times New Roman" w:cs="Times New Roman"/>
          <w:smallCaps/>
          <w:sz w:val="28"/>
          <w:szCs w:val="28"/>
          <w:lang w:val="uk-UA"/>
        </w:rPr>
      </w:pPr>
      <w:r w:rsidRPr="003054B9">
        <w:rPr>
          <w:rFonts w:ascii="Times New Roman" w:eastAsia="Times New Roman" w:hAnsi="Times New Roman" w:cs="Times New Roman"/>
          <w:smallCaps/>
          <w:sz w:val="28"/>
          <w:szCs w:val="28"/>
          <w:lang w:val="uk-UA"/>
        </w:rPr>
        <w:lastRenderedPageBreak/>
        <w:t>Х</w:t>
      </w:r>
      <w:r w:rsidRPr="003054B9">
        <w:rPr>
          <w:rFonts w:ascii="Times New Roman" w:eastAsia="Times New Roman" w:hAnsi="Times New Roman" w:cs="Times New Roman"/>
          <w:sz w:val="28"/>
          <w:szCs w:val="28"/>
          <w:lang w:val="uk-UA"/>
        </w:rPr>
        <w:t>арківський національний університет радіоелектроніки</w:t>
      </w:r>
    </w:p>
    <w:p w14:paraId="3CE0EAA9" w14:textId="77777777" w:rsidR="00910D20" w:rsidRPr="003054B9" w:rsidRDefault="00910D20" w:rsidP="00A65FB5">
      <w:pPr>
        <w:widowControl w:val="0"/>
        <w:tabs>
          <w:tab w:val="center" w:pos="4677"/>
          <w:tab w:val="right" w:pos="9355"/>
        </w:tabs>
        <w:spacing w:line="240" w:lineRule="auto"/>
        <w:ind w:right="-23" w:firstLine="709"/>
        <w:rPr>
          <w:rFonts w:ascii="Times New Roman" w:eastAsia="Times New Roman" w:hAnsi="Times New Roman" w:cs="Times New Roman"/>
          <w:sz w:val="28"/>
          <w:szCs w:val="28"/>
          <w:lang w:val="uk-UA"/>
        </w:rPr>
      </w:pPr>
    </w:p>
    <w:p w14:paraId="1B971828" w14:textId="26BDD7D9" w:rsidR="00910D20" w:rsidRPr="003054B9" w:rsidRDefault="00037421" w:rsidP="00A65FB5">
      <w:pPr>
        <w:widowControl w:val="0"/>
        <w:tabs>
          <w:tab w:val="left" w:pos="3544"/>
          <w:tab w:val="left" w:pos="9354"/>
        </w:tabs>
        <w:spacing w:line="24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Факультет</w:t>
      </w:r>
      <w:r w:rsidRPr="003054B9">
        <w:rPr>
          <w:rFonts w:ascii="Times New Roman" w:eastAsia="Times New Roman" w:hAnsi="Times New Roman" w:cs="Times New Roman"/>
          <w:sz w:val="28"/>
          <w:szCs w:val="28"/>
          <w:u w:val="single"/>
          <w:lang w:val="uk-UA"/>
        </w:rPr>
        <w:tab/>
        <w:t>комп’ютерних наук</w:t>
      </w:r>
    </w:p>
    <w:p w14:paraId="0E868A4E" w14:textId="56F315B3" w:rsidR="00910D20" w:rsidRPr="003054B9" w:rsidRDefault="00037421" w:rsidP="00A65FB5">
      <w:pPr>
        <w:widowControl w:val="0"/>
        <w:tabs>
          <w:tab w:val="left" w:pos="3119"/>
          <w:tab w:val="left" w:pos="9354"/>
        </w:tabs>
        <w:spacing w:line="24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Кафедра</w:t>
      </w:r>
      <w:r w:rsidRPr="003054B9">
        <w:rPr>
          <w:rFonts w:ascii="Times New Roman" w:eastAsia="Times New Roman" w:hAnsi="Times New Roman" w:cs="Times New Roman"/>
          <w:sz w:val="28"/>
          <w:szCs w:val="28"/>
          <w:u w:val="single"/>
          <w:lang w:val="uk-UA"/>
        </w:rPr>
        <w:tab/>
        <w:t xml:space="preserve">      програмної інженерії</w:t>
      </w:r>
    </w:p>
    <w:p w14:paraId="5A7488A8" w14:textId="5836DA04" w:rsidR="00910D20" w:rsidRPr="003054B9" w:rsidRDefault="00037421" w:rsidP="00A65FB5">
      <w:pPr>
        <w:widowControl w:val="0"/>
        <w:tabs>
          <w:tab w:val="left" w:pos="3261"/>
          <w:tab w:val="left" w:pos="9354"/>
        </w:tabs>
        <w:spacing w:line="24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Рівень вищої освіти</w:t>
      </w:r>
      <w:r w:rsidRPr="003054B9">
        <w:rPr>
          <w:rFonts w:ascii="Times New Roman" w:eastAsia="Times New Roman" w:hAnsi="Times New Roman" w:cs="Times New Roman"/>
          <w:sz w:val="28"/>
          <w:szCs w:val="28"/>
          <w:u w:val="single"/>
          <w:lang w:val="uk-UA"/>
        </w:rPr>
        <w:tab/>
        <w:t xml:space="preserve">    перший (бакалаврський)</w:t>
      </w:r>
    </w:p>
    <w:p w14:paraId="43AB8952" w14:textId="4B56AB36" w:rsidR="00910D20" w:rsidRPr="003054B9" w:rsidRDefault="00037421" w:rsidP="00A65FB5">
      <w:pPr>
        <w:widowControl w:val="0"/>
        <w:tabs>
          <w:tab w:val="left" w:pos="2835"/>
          <w:tab w:val="left" w:pos="9354"/>
        </w:tabs>
        <w:spacing w:line="24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Спеціальність</w:t>
      </w:r>
      <w:r w:rsidRPr="003054B9">
        <w:rPr>
          <w:rFonts w:ascii="Times New Roman" w:eastAsia="Times New Roman" w:hAnsi="Times New Roman" w:cs="Times New Roman"/>
          <w:sz w:val="28"/>
          <w:szCs w:val="28"/>
          <w:u w:val="single"/>
          <w:lang w:val="uk-UA"/>
        </w:rPr>
        <w:tab/>
        <w:t xml:space="preserve">          121 – Інженерія програмного забезпечення</w:t>
      </w:r>
    </w:p>
    <w:p w14:paraId="26BFE509" w14:textId="4694611F" w:rsidR="00910D20" w:rsidRPr="003054B9" w:rsidRDefault="00037421" w:rsidP="00A65FB5">
      <w:pPr>
        <w:widowControl w:val="0"/>
        <w:tabs>
          <w:tab w:val="left" w:pos="3402"/>
          <w:tab w:val="left" w:pos="9354"/>
        </w:tabs>
        <w:spacing w:line="240" w:lineRule="auto"/>
        <w:ind w:right="-2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Тип програми</w:t>
      </w:r>
      <w:r w:rsidRPr="003054B9">
        <w:rPr>
          <w:rFonts w:ascii="Times New Roman" w:eastAsia="Times New Roman" w:hAnsi="Times New Roman" w:cs="Times New Roman"/>
          <w:sz w:val="28"/>
          <w:szCs w:val="28"/>
          <w:u w:val="single"/>
          <w:lang w:val="uk-UA"/>
        </w:rPr>
        <w:tab/>
        <w:t xml:space="preserve">  Освітньо-професійна</w:t>
      </w:r>
    </w:p>
    <w:p w14:paraId="17643E7C" w14:textId="7BBDEA9E" w:rsidR="00645C82" w:rsidRPr="003054B9" w:rsidRDefault="00037421" w:rsidP="00A65FB5">
      <w:pPr>
        <w:widowControl w:val="0"/>
        <w:tabs>
          <w:tab w:val="left" w:pos="2977"/>
          <w:tab w:val="left" w:pos="9354"/>
        </w:tabs>
        <w:spacing w:line="24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Освітня програма</w:t>
      </w:r>
      <w:r w:rsidRPr="003054B9">
        <w:rPr>
          <w:rFonts w:ascii="Times New Roman" w:eastAsia="Times New Roman" w:hAnsi="Times New Roman" w:cs="Times New Roman"/>
          <w:sz w:val="28"/>
          <w:szCs w:val="28"/>
          <w:u w:val="single"/>
          <w:lang w:val="uk-UA"/>
        </w:rPr>
        <w:tab/>
        <w:t xml:space="preserve">        Програмна Інженерія</w:t>
      </w:r>
    </w:p>
    <w:p w14:paraId="792C3587" w14:textId="77777777" w:rsidR="00910D20" w:rsidRPr="003054B9" w:rsidRDefault="00037421" w:rsidP="00A65FB5">
      <w:pPr>
        <w:widowControl w:val="0"/>
        <w:spacing w:line="240" w:lineRule="auto"/>
        <w:ind w:right="-23"/>
        <w:jc w:val="center"/>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(шифр і назва)</w:t>
      </w:r>
    </w:p>
    <w:p w14:paraId="300E8503" w14:textId="77777777" w:rsidR="00910D20" w:rsidRPr="003054B9" w:rsidRDefault="00910D20" w:rsidP="00A65FB5">
      <w:pPr>
        <w:widowControl w:val="0"/>
        <w:tabs>
          <w:tab w:val="left" w:pos="-284"/>
          <w:tab w:val="left" w:pos="6120"/>
        </w:tabs>
        <w:spacing w:line="240" w:lineRule="auto"/>
        <w:ind w:right="-23" w:firstLine="567"/>
        <w:rPr>
          <w:rFonts w:ascii="Times New Roman" w:eastAsia="Times New Roman" w:hAnsi="Times New Roman" w:cs="Times New Roman"/>
          <w:sz w:val="28"/>
          <w:szCs w:val="28"/>
          <w:lang w:val="uk-UA"/>
        </w:rPr>
      </w:pPr>
    </w:p>
    <w:tbl>
      <w:tblPr>
        <w:tblStyle w:val="a6"/>
        <w:tblW w:w="93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13"/>
        <w:gridCol w:w="1613"/>
        <w:gridCol w:w="1613"/>
        <w:gridCol w:w="1824"/>
        <w:gridCol w:w="1613"/>
        <w:gridCol w:w="1080"/>
      </w:tblGrid>
      <w:tr w:rsidR="00910D20" w:rsidRPr="003054B9" w14:paraId="4821D794" w14:textId="77777777">
        <w:tc>
          <w:tcPr>
            <w:tcW w:w="1613" w:type="dxa"/>
          </w:tcPr>
          <w:p w14:paraId="38119F6E" w14:textId="77777777" w:rsidR="00910D20" w:rsidRPr="003054B9" w:rsidRDefault="00037421" w:rsidP="00A65FB5">
            <w:pPr>
              <w:spacing w:line="240" w:lineRule="auto"/>
              <w:ind w:right="-23"/>
              <w:jc w:val="right"/>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Курс</w:t>
            </w:r>
          </w:p>
        </w:tc>
        <w:tc>
          <w:tcPr>
            <w:tcW w:w="1613" w:type="dxa"/>
            <w:tcBorders>
              <w:bottom w:val="single" w:sz="4" w:space="0" w:color="000000"/>
            </w:tcBorders>
          </w:tcPr>
          <w:p w14:paraId="171E028D" w14:textId="77777777" w:rsidR="00910D20" w:rsidRPr="003054B9" w:rsidRDefault="00037421" w:rsidP="00A65FB5">
            <w:pPr>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3</w:t>
            </w:r>
          </w:p>
        </w:tc>
        <w:tc>
          <w:tcPr>
            <w:tcW w:w="1613" w:type="dxa"/>
          </w:tcPr>
          <w:p w14:paraId="7554888D" w14:textId="77777777" w:rsidR="00910D20" w:rsidRPr="003054B9" w:rsidRDefault="00037421" w:rsidP="00A65FB5">
            <w:pPr>
              <w:spacing w:line="240" w:lineRule="auto"/>
              <w:ind w:right="-23"/>
              <w:jc w:val="right"/>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Група</w:t>
            </w:r>
          </w:p>
        </w:tc>
        <w:tc>
          <w:tcPr>
            <w:tcW w:w="1824" w:type="dxa"/>
            <w:tcBorders>
              <w:bottom w:val="single" w:sz="4" w:space="0" w:color="000000"/>
            </w:tcBorders>
          </w:tcPr>
          <w:p w14:paraId="4707854E" w14:textId="77777777" w:rsidR="00910D20" w:rsidRPr="003054B9" w:rsidRDefault="00037421" w:rsidP="00A65FB5">
            <w:pPr>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ПЗПІ-22-4</w:t>
            </w:r>
          </w:p>
        </w:tc>
        <w:tc>
          <w:tcPr>
            <w:tcW w:w="1613" w:type="dxa"/>
          </w:tcPr>
          <w:p w14:paraId="0691D363" w14:textId="77777777" w:rsidR="00910D20" w:rsidRPr="003054B9" w:rsidRDefault="00037421" w:rsidP="00A65FB5">
            <w:pPr>
              <w:spacing w:line="240" w:lineRule="auto"/>
              <w:ind w:right="-23"/>
              <w:jc w:val="right"/>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Семестр</w:t>
            </w:r>
          </w:p>
        </w:tc>
        <w:tc>
          <w:tcPr>
            <w:tcW w:w="1080" w:type="dxa"/>
            <w:tcBorders>
              <w:bottom w:val="single" w:sz="4" w:space="0" w:color="000000"/>
            </w:tcBorders>
          </w:tcPr>
          <w:p w14:paraId="23672C79" w14:textId="77777777" w:rsidR="00910D20" w:rsidRPr="003054B9" w:rsidRDefault="00037421" w:rsidP="00A65FB5">
            <w:pPr>
              <w:spacing w:line="24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6</w:t>
            </w:r>
          </w:p>
        </w:tc>
      </w:tr>
    </w:tbl>
    <w:p w14:paraId="2F5FDB10" w14:textId="6114E414" w:rsidR="00910D20" w:rsidRDefault="00910D20" w:rsidP="00A65FB5">
      <w:pPr>
        <w:widowControl w:val="0"/>
        <w:tabs>
          <w:tab w:val="left" w:pos="-284"/>
          <w:tab w:val="left" w:pos="6120"/>
        </w:tabs>
        <w:spacing w:line="240" w:lineRule="auto"/>
        <w:ind w:right="-23"/>
        <w:rPr>
          <w:rFonts w:ascii="Times New Roman" w:eastAsia="Times New Roman" w:hAnsi="Times New Roman" w:cs="Times New Roman"/>
          <w:sz w:val="28"/>
          <w:szCs w:val="28"/>
          <w:lang w:val="uk-UA"/>
        </w:rPr>
      </w:pPr>
    </w:p>
    <w:p w14:paraId="797EB50B" w14:textId="77777777" w:rsidR="00645C82" w:rsidRPr="003054B9" w:rsidRDefault="00645C82" w:rsidP="00A65FB5">
      <w:pPr>
        <w:widowControl w:val="0"/>
        <w:tabs>
          <w:tab w:val="left" w:pos="-284"/>
          <w:tab w:val="left" w:pos="6120"/>
        </w:tabs>
        <w:spacing w:line="240" w:lineRule="auto"/>
        <w:ind w:right="-23"/>
        <w:rPr>
          <w:rFonts w:ascii="Times New Roman" w:eastAsia="Times New Roman" w:hAnsi="Times New Roman" w:cs="Times New Roman"/>
          <w:sz w:val="28"/>
          <w:szCs w:val="28"/>
          <w:lang w:val="uk-UA"/>
        </w:rPr>
      </w:pPr>
    </w:p>
    <w:p w14:paraId="0B63BB66" w14:textId="77777777" w:rsidR="00910D20" w:rsidRPr="003054B9" w:rsidRDefault="00037421" w:rsidP="00A65FB5">
      <w:pPr>
        <w:widowControl w:val="0"/>
        <w:spacing w:line="240" w:lineRule="auto"/>
        <w:ind w:right="-23"/>
        <w:jc w:val="center"/>
        <w:rPr>
          <w:rFonts w:ascii="Times New Roman" w:eastAsia="Times New Roman" w:hAnsi="Times New Roman" w:cs="Times New Roman"/>
          <w:b/>
          <w:sz w:val="28"/>
          <w:szCs w:val="28"/>
          <w:lang w:val="uk-UA"/>
        </w:rPr>
      </w:pPr>
      <w:r w:rsidRPr="003054B9">
        <w:rPr>
          <w:rFonts w:ascii="Times New Roman" w:eastAsia="Times New Roman" w:hAnsi="Times New Roman" w:cs="Times New Roman"/>
          <w:b/>
          <w:sz w:val="28"/>
          <w:szCs w:val="28"/>
          <w:lang w:val="uk-UA"/>
        </w:rPr>
        <w:t>ЗАВДАННЯ</w:t>
      </w:r>
    </w:p>
    <w:p w14:paraId="0C18EF94" w14:textId="61369150" w:rsidR="00910D20" w:rsidRPr="003054B9" w:rsidRDefault="00037421" w:rsidP="00A65FB5">
      <w:pPr>
        <w:widowControl w:val="0"/>
        <w:spacing w:line="24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b/>
          <w:i/>
          <w:sz w:val="28"/>
          <w:szCs w:val="28"/>
          <w:lang w:val="uk-UA"/>
        </w:rPr>
        <w:t xml:space="preserve">на курсовий </w:t>
      </w:r>
      <w:proofErr w:type="spellStart"/>
      <w:r w:rsidR="0042702D">
        <w:rPr>
          <w:rFonts w:ascii="Times New Roman" w:eastAsia="Times New Roman" w:hAnsi="Times New Roman" w:cs="Times New Roman"/>
          <w:b/>
          <w:i/>
          <w:sz w:val="28"/>
          <w:szCs w:val="28"/>
          <w:lang w:val="uk-UA"/>
        </w:rPr>
        <w:t>проєкт</w:t>
      </w:r>
      <w:proofErr w:type="spellEnd"/>
      <w:r w:rsidRPr="003054B9">
        <w:rPr>
          <w:rFonts w:ascii="Times New Roman" w:eastAsia="Times New Roman" w:hAnsi="Times New Roman" w:cs="Times New Roman"/>
          <w:b/>
          <w:i/>
          <w:sz w:val="28"/>
          <w:szCs w:val="28"/>
          <w:lang w:val="uk-UA"/>
        </w:rPr>
        <w:t>(роботу) студента</w:t>
      </w:r>
    </w:p>
    <w:p w14:paraId="33ABCB18" w14:textId="77777777" w:rsidR="00910D20" w:rsidRPr="003054B9" w:rsidRDefault="00910D20" w:rsidP="00A65FB5">
      <w:pPr>
        <w:widowControl w:val="0"/>
        <w:spacing w:line="240" w:lineRule="auto"/>
        <w:ind w:right="-23" w:firstLine="567"/>
        <w:jc w:val="center"/>
        <w:rPr>
          <w:rFonts w:ascii="Times New Roman" w:eastAsia="Times New Roman" w:hAnsi="Times New Roman" w:cs="Times New Roman"/>
          <w:sz w:val="28"/>
          <w:szCs w:val="28"/>
          <w:lang w:val="uk-UA"/>
        </w:rPr>
      </w:pPr>
    </w:p>
    <w:p w14:paraId="609B38C0" w14:textId="01B824D3" w:rsidR="00910D20" w:rsidRPr="003054B9" w:rsidRDefault="00037421" w:rsidP="00A65FB5">
      <w:pPr>
        <w:widowControl w:val="0"/>
        <w:tabs>
          <w:tab w:val="left" w:pos="3544"/>
          <w:tab w:val="left" w:pos="9354"/>
        </w:tabs>
        <w:spacing w:line="360" w:lineRule="auto"/>
        <w:ind w:right="-23"/>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здобувачеві</w:t>
      </w:r>
      <w:r w:rsidRPr="003054B9">
        <w:rPr>
          <w:rFonts w:ascii="Times New Roman" w:eastAsia="Times New Roman" w:hAnsi="Times New Roman" w:cs="Times New Roman"/>
          <w:sz w:val="28"/>
          <w:szCs w:val="28"/>
          <w:u w:val="single"/>
          <w:lang w:val="uk-UA"/>
        </w:rPr>
        <w:tab/>
        <w:t>Балицькому Ігорю Олександровичу</w:t>
      </w:r>
    </w:p>
    <w:p w14:paraId="3DDD0035" w14:textId="77777777" w:rsidR="00910D20" w:rsidRPr="003054B9" w:rsidRDefault="00037421" w:rsidP="00A65FB5">
      <w:pPr>
        <w:widowControl w:val="0"/>
        <w:tabs>
          <w:tab w:val="right" w:pos="5940"/>
          <w:tab w:val="left" w:pos="9354"/>
        </w:tabs>
        <w:spacing w:line="360" w:lineRule="auto"/>
        <w:ind w:right="-23" w:firstLine="567"/>
        <w:rPr>
          <w:rFonts w:ascii="Times New Roman" w:eastAsia="Times New Roman" w:hAnsi="Times New Roman" w:cs="Times New Roman"/>
          <w:sz w:val="28"/>
          <w:szCs w:val="28"/>
          <w:vertAlign w:val="superscript"/>
          <w:lang w:val="uk-UA"/>
        </w:rPr>
      </w:pPr>
      <w:r w:rsidRPr="003054B9">
        <w:rPr>
          <w:rFonts w:ascii="Times New Roman" w:eastAsia="Times New Roman" w:hAnsi="Times New Roman" w:cs="Times New Roman"/>
          <w:sz w:val="28"/>
          <w:szCs w:val="28"/>
          <w:vertAlign w:val="superscript"/>
          <w:lang w:val="uk-UA"/>
        </w:rPr>
        <w:tab/>
        <w:t>(прізвище, ім’я, по батькові)</w:t>
      </w:r>
    </w:p>
    <w:p w14:paraId="625DBEA7" w14:textId="475AA019" w:rsidR="00910D20" w:rsidRPr="00531BAB" w:rsidRDefault="00037421" w:rsidP="00A65FB5">
      <w:pPr>
        <w:widowControl w:val="0"/>
        <w:tabs>
          <w:tab w:val="left" w:pos="3544"/>
          <w:tab w:val="left" w:pos="9354"/>
        </w:tabs>
        <w:spacing w:line="360" w:lineRule="auto"/>
        <w:ind w:right="-23"/>
        <w:rPr>
          <w:rFonts w:ascii="Times New Roman" w:eastAsia="Times New Roman" w:hAnsi="Times New Roman" w:cs="Times New Roman"/>
          <w:sz w:val="28"/>
          <w:szCs w:val="28"/>
          <w:u w:val="single"/>
          <w:lang w:val="en-GB"/>
        </w:rPr>
      </w:pPr>
      <w:r w:rsidRPr="003054B9">
        <w:rPr>
          <w:rFonts w:ascii="Times New Roman" w:eastAsia="Times New Roman" w:hAnsi="Times New Roman" w:cs="Times New Roman"/>
          <w:sz w:val="28"/>
          <w:szCs w:val="28"/>
          <w:lang w:val="uk-UA"/>
        </w:rPr>
        <w:t>1. Тема роботи</w:t>
      </w:r>
      <w:r w:rsidRPr="003054B9">
        <w:rPr>
          <w:rFonts w:ascii="Times New Roman" w:eastAsia="Times New Roman" w:hAnsi="Times New Roman" w:cs="Times New Roman"/>
          <w:sz w:val="28"/>
          <w:szCs w:val="28"/>
          <w:u w:val="single"/>
          <w:lang w:val="uk-UA"/>
        </w:rPr>
        <w:t xml:space="preserve">               </w:t>
      </w:r>
      <w:r w:rsidR="00531BAB">
        <w:rPr>
          <w:rFonts w:ascii="Times New Roman" w:eastAsia="Times New Roman" w:hAnsi="Times New Roman" w:cs="Times New Roman"/>
          <w:sz w:val="28"/>
          <w:szCs w:val="28"/>
          <w:u w:val="single"/>
          <w:lang w:val="uk-UA"/>
        </w:rPr>
        <w:t xml:space="preserve">Ігровий програмний застосунок в жанрі </w:t>
      </w:r>
      <w:proofErr w:type="spellStart"/>
      <w:r w:rsidR="00531BAB">
        <w:rPr>
          <w:rFonts w:ascii="Times New Roman" w:eastAsia="Times New Roman" w:hAnsi="Times New Roman" w:cs="Times New Roman"/>
          <w:sz w:val="28"/>
          <w:szCs w:val="28"/>
          <w:u w:val="single"/>
          <w:lang w:val="en-GB"/>
        </w:rPr>
        <w:t>Roquelike</w:t>
      </w:r>
      <w:proofErr w:type="spellEnd"/>
      <w:r w:rsidR="00531BAB">
        <w:rPr>
          <w:rFonts w:ascii="Times New Roman" w:eastAsia="Times New Roman" w:hAnsi="Times New Roman" w:cs="Times New Roman"/>
          <w:sz w:val="28"/>
          <w:szCs w:val="28"/>
          <w:u w:val="single"/>
          <w:lang w:val="en-GB"/>
        </w:rPr>
        <w:t xml:space="preserve">. </w:t>
      </w:r>
      <w:r w:rsidRPr="003054B9">
        <w:rPr>
          <w:rFonts w:ascii="Times New Roman" w:eastAsia="Times New Roman" w:hAnsi="Times New Roman" w:cs="Times New Roman"/>
          <w:sz w:val="28"/>
          <w:szCs w:val="28"/>
          <w:u w:val="single"/>
          <w:lang w:val="uk-UA"/>
        </w:rPr>
        <w:t>Веб</w:t>
      </w:r>
      <w:r w:rsidR="008A0DEA">
        <w:rPr>
          <w:rFonts w:ascii="Times New Roman" w:eastAsia="Times New Roman" w:hAnsi="Times New Roman" w:cs="Times New Roman"/>
          <w:sz w:val="28"/>
          <w:szCs w:val="28"/>
          <w:u w:val="single"/>
          <w:lang w:val="uk-UA"/>
        </w:rPr>
        <w:t xml:space="preserve"> </w:t>
      </w:r>
      <w:r w:rsidRPr="003054B9">
        <w:rPr>
          <w:rFonts w:ascii="Times New Roman" w:eastAsia="Times New Roman" w:hAnsi="Times New Roman" w:cs="Times New Roman"/>
          <w:sz w:val="28"/>
          <w:szCs w:val="28"/>
          <w:u w:val="single"/>
          <w:lang w:val="uk-UA"/>
        </w:rPr>
        <w:t>застосунок для підтримки гри</w:t>
      </w:r>
      <w:r w:rsidR="00531BAB">
        <w:rPr>
          <w:rFonts w:ascii="Times New Roman" w:eastAsia="Times New Roman" w:hAnsi="Times New Roman" w:cs="Times New Roman"/>
          <w:sz w:val="28"/>
          <w:szCs w:val="28"/>
          <w:u w:val="single"/>
          <w:lang w:val="en-GB"/>
        </w:rPr>
        <w:t>.</w:t>
      </w:r>
    </w:p>
    <w:p w14:paraId="4167FEDC" w14:textId="33FD3B1D" w:rsidR="00910D20" w:rsidRPr="003054B9" w:rsidRDefault="00037421" w:rsidP="00A65FB5">
      <w:pPr>
        <w:widowControl w:val="0"/>
        <w:tabs>
          <w:tab w:val="left" w:pos="142"/>
          <w:tab w:val="left" w:pos="7088"/>
          <w:tab w:val="left" w:pos="9354"/>
        </w:tabs>
        <w:spacing w:line="360" w:lineRule="auto"/>
        <w:ind w:right="-23"/>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2. Термін здачі студентом закінченої роботи  „</w:t>
      </w:r>
      <w:r w:rsidR="00645C82" w:rsidRPr="00645C82">
        <w:rPr>
          <w:rFonts w:ascii="Times New Roman" w:eastAsia="Times New Roman" w:hAnsi="Times New Roman" w:cs="Times New Roman"/>
          <w:sz w:val="28"/>
          <w:szCs w:val="28"/>
          <w:lang w:val="uk-UA"/>
        </w:rPr>
        <w:t>2</w:t>
      </w:r>
      <w:r w:rsidR="00E62DBF">
        <w:rPr>
          <w:rFonts w:ascii="Times New Roman" w:eastAsia="Times New Roman" w:hAnsi="Times New Roman" w:cs="Times New Roman"/>
          <w:sz w:val="28"/>
          <w:szCs w:val="28"/>
          <w:lang w:val="uk-UA"/>
        </w:rPr>
        <w:t>0</w:t>
      </w:r>
      <w:r w:rsidRPr="003054B9">
        <w:rPr>
          <w:rFonts w:ascii="Times New Roman" w:eastAsia="Times New Roman" w:hAnsi="Times New Roman" w:cs="Times New Roman"/>
          <w:sz w:val="28"/>
          <w:szCs w:val="28"/>
          <w:lang w:val="uk-UA"/>
        </w:rPr>
        <w:t>”</w:t>
      </w:r>
      <w:r w:rsidR="00645C82">
        <w:rPr>
          <w:rFonts w:ascii="Times New Roman" w:eastAsia="Times New Roman" w:hAnsi="Times New Roman" w:cs="Times New Roman"/>
          <w:sz w:val="28"/>
          <w:szCs w:val="28"/>
          <w:lang w:val="uk-UA"/>
        </w:rPr>
        <w:t xml:space="preserve"> 0</w:t>
      </w:r>
      <w:r w:rsidR="00E62DBF">
        <w:rPr>
          <w:rFonts w:ascii="Times New Roman" w:eastAsia="Times New Roman" w:hAnsi="Times New Roman" w:cs="Times New Roman"/>
          <w:sz w:val="28"/>
          <w:szCs w:val="28"/>
          <w:lang w:val="uk-UA"/>
        </w:rPr>
        <w:t>6</w:t>
      </w:r>
      <w:r w:rsidRPr="003054B9">
        <w:rPr>
          <w:rFonts w:ascii="Times New Roman" w:eastAsia="Times New Roman" w:hAnsi="Times New Roman" w:cs="Times New Roman"/>
          <w:sz w:val="28"/>
          <w:szCs w:val="28"/>
          <w:lang w:val="uk-UA"/>
        </w:rPr>
        <w:t xml:space="preserve"> 2025 р.</w:t>
      </w:r>
      <w:r w:rsidRPr="003054B9">
        <w:rPr>
          <w:rFonts w:ascii="Times New Roman" w:eastAsia="Times New Roman" w:hAnsi="Times New Roman" w:cs="Times New Roman"/>
          <w:color w:val="FFFFFF"/>
          <w:sz w:val="28"/>
          <w:szCs w:val="28"/>
          <w:u w:val="single"/>
          <w:lang w:val="uk-UA"/>
        </w:rPr>
        <w:t>_</w:t>
      </w:r>
    </w:p>
    <w:p w14:paraId="407873B1" w14:textId="3F354ACA" w:rsidR="00645C82" w:rsidRDefault="00037421" w:rsidP="00A65FB5">
      <w:pPr>
        <w:widowControl w:val="0"/>
        <w:tabs>
          <w:tab w:val="left" w:pos="9356"/>
        </w:tabs>
        <w:spacing w:line="360" w:lineRule="auto"/>
        <w:ind w:right="-23"/>
        <w:jc w:val="both"/>
        <w:rPr>
          <w:rFonts w:ascii="Times New Roman" w:eastAsia="Times New Roman" w:hAnsi="Times New Roman" w:cs="Times New Roman"/>
          <w:sz w:val="28"/>
          <w:szCs w:val="28"/>
          <w:u w:val="single"/>
          <w:lang w:val="uk-UA"/>
        </w:rPr>
      </w:pPr>
      <w:r w:rsidRPr="003054B9">
        <w:rPr>
          <w:rFonts w:ascii="Times New Roman" w:eastAsia="Times New Roman" w:hAnsi="Times New Roman" w:cs="Times New Roman"/>
          <w:sz w:val="28"/>
          <w:szCs w:val="28"/>
          <w:lang w:val="uk-UA"/>
        </w:rPr>
        <w:t xml:space="preserve">3. Вихідні дані до </w:t>
      </w:r>
      <w:proofErr w:type="spellStart"/>
      <w:r w:rsidRPr="003054B9">
        <w:rPr>
          <w:rFonts w:ascii="Times New Roman" w:eastAsia="Times New Roman" w:hAnsi="Times New Roman" w:cs="Times New Roman"/>
          <w:sz w:val="28"/>
          <w:szCs w:val="28"/>
          <w:lang w:val="uk-UA"/>
        </w:rPr>
        <w:t>проєкту</w:t>
      </w:r>
      <w:proofErr w:type="spellEnd"/>
      <w:r w:rsidR="00645C82">
        <w:rPr>
          <w:rFonts w:ascii="Times New Roman" w:eastAsia="Times New Roman" w:hAnsi="Times New Roman" w:cs="Times New Roman"/>
          <w:sz w:val="28"/>
          <w:szCs w:val="28"/>
          <w:lang w:val="ru-RU"/>
        </w:rPr>
        <w:t>:</w:t>
      </w:r>
      <w:r w:rsidRPr="003054B9">
        <w:rPr>
          <w:rFonts w:ascii="Times New Roman" w:eastAsia="Times New Roman" w:hAnsi="Times New Roman" w:cs="Times New Roman"/>
          <w:sz w:val="28"/>
          <w:szCs w:val="28"/>
          <w:lang w:val="uk-UA"/>
        </w:rPr>
        <w:t xml:space="preserve"> </w:t>
      </w:r>
      <w:r w:rsidR="00645C82" w:rsidRPr="00645C82">
        <w:rPr>
          <w:rFonts w:ascii="Times New Roman" w:eastAsia="Times New Roman" w:hAnsi="Times New Roman" w:cs="Times New Roman"/>
          <w:sz w:val="28"/>
          <w:szCs w:val="28"/>
          <w:u w:val="single"/>
          <w:lang w:val="uk-UA"/>
        </w:rPr>
        <w:t>Розробка веб</w:t>
      </w:r>
      <w:r w:rsidR="00E62DBF">
        <w:rPr>
          <w:rFonts w:ascii="Times New Roman" w:eastAsia="Times New Roman" w:hAnsi="Times New Roman" w:cs="Times New Roman"/>
          <w:sz w:val="28"/>
          <w:szCs w:val="28"/>
          <w:u w:val="single"/>
          <w:lang w:val="uk-UA"/>
        </w:rPr>
        <w:t xml:space="preserve"> </w:t>
      </w:r>
      <w:r w:rsidR="00645C82" w:rsidRPr="00645C82">
        <w:rPr>
          <w:rFonts w:ascii="Times New Roman" w:eastAsia="Times New Roman" w:hAnsi="Times New Roman" w:cs="Times New Roman"/>
          <w:sz w:val="28"/>
          <w:szCs w:val="28"/>
          <w:u w:val="single"/>
          <w:lang w:val="uk-UA"/>
        </w:rPr>
        <w:t xml:space="preserve">застосунку з використанням HTML, CSS, </w:t>
      </w:r>
      <w:proofErr w:type="spellStart"/>
      <w:r w:rsidR="00645C82" w:rsidRPr="00645C82">
        <w:rPr>
          <w:rFonts w:ascii="Times New Roman" w:eastAsia="Times New Roman" w:hAnsi="Times New Roman" w:cs="Times New Roman"/>
          <w:sz w:val="28"/>
          <w:szCs w:val="28"/>
          <w:u w:val="single"/>
          <w:lang w:val="uk-UA"/>
        </w:rPr>
        <w:t>JavaScript</w:t>
      </w:r>
      <w:proofErr w:type="spellEnd"/>
      <w:r w:rsidR="00645C82" w:rsidRPr="00645C82">
        <w:rPr>
          <w:rFonts w:ascii="Times New Roman" w:eastAsia="Times New Roman" w:hAnsi="Times New Roman" w:cs="Times New Roman"/>
          <w:sz w:val="28"/>
          <w:szCs w:val="28"/>
          <w:u w:val="single"/>
          <w:lang w:val="uk-UA"/>
        </w:rPr>
        <w:t xml:space="preserve"> та </w:t>
      </w:r>
      <w:proofErr w:type="spellStart"/>
      <w:r w:rsidR="00645C82" w:rsidRPr="00645C82">
        <w:rPr>
          <w:rFonts w:ascii="Times New Roman" w:eastAsia="Times New Roman" w:hAnsi="Times New Roman" w:cs="Times New Roman"/>
          <w:sz w:val="28"/>
          <w:szCs w:val="28"/>
          <w:u w:val="single"/>
          <w:lang w:val="uk-UA"/>
        </w:rPr>
        <w:t>Python</w:t>
      </w:r>
      <w:proofErr w:type="spellEnd"/>
      <w:r w:rsidR="00645C82" w:rsidRPr="00645C82">
        <w:rPr>
          <w:rFonts w:ascii="Times New Roman" w:eastAsia="Times New Roman" w:hAnsi="Times New Roman" w:cs="Times New Roman"/>
          <w:sz w:val="28"/>
          <w:szCs w:val="28"/>
          <w:u w:val="single"/>
          <w:lang w:val="uk-UA"/>
        </w:rPr>
        <w:t xml:space="preserve"> (</w:t>
      </w:r>
      <w:proofErr w:type="spellStart"/>
      <w:r w:rsidR="00645C82" w:rsidRPr="00645C82">
        <w:rPr>
          <w:rFonts w:ascii="Times New Roman" w:eastAsia="Times New Roman" w:hAnsi="Times New Roman" w:cs="Times New Roman"/>
          <w:sz w:val="28"/>
          <w:szCs w:val="28"/>
          <w:u w:val="single"/>
          <w:lang w:val="uk-UA"/>
        </w:rPr>
        <w:t>FastAPI</w:t>
      </w:r>
      <w:proofErr w:type="spellEnd"/>
      <w:r w:rsidR="00645C82" w:rsidRPr="00645C82">
        <w:rPr>
          <w:rFonts w:ascii="Times New Roman" w:eastAsia="Times New Roman" w:hAnsi="Times New Roman" w:cs="Times New Roman"/>
          <w:sz w:val="28"/>
          <w:szCs w:val="28"/>
          <w:u w:val="single"/>
          <w:lang w:val="uk-UA"/>
        </w:rPr>
        <w:t xml:space="preserve">);з базою даних </w:t>
      </w:r>
      <w:proofErr w:type="spellStart"/>
      <w:r w:rsidR="00645C82" w:rsidRPr="00645C82">
        <w:rPr>
          <w:rFonts w:ascii="Times New Roman" w:eastAsia="Times New Roman" w:hAnsi="Times New Roman" w:cs="Times New Roman"/>
          <w:sz w:val="28"/>
          <w:szCs w:val="28"/>
          <w:u w:val="single"/>
          <w:lang w:val="uk-UA"/>
        </w:rPr>
        <w:t>SQLite</w:t>
      </w:r>
      <w:proofErr w:type="spellEnd"/>
      <w:r w:rsidR="00645C82" w:rsidRPr="00645C82">
        <w:rPr>
          <w:rFonts w:ascii="Times New Roman" w:eastAsia="Times New Roman" w:hAnsi="Times New Roman" w:cs="Times New Roman"/>
          <w:sz w:val="28"/>
          <w:szCs w:val="28"/>
          <w:u w:val="single"/>
          <w:lang w:val="uk-UA"/>
        </w:rPr>
        <w:t>; організація адміністративної панелі та особистого кабінету користувача; реалізація системи відгуків, блогу та інформаційних сторінок про гру.</w:t>
      </w:r>
    </w:p>
    <w:p w14:paraId="0E521E0B" w14:textId="78ADD95B" w:rsidR="00910D20" w:rsidRPr="003054B9" w:rsidRDefault="00037421" w:rsidP="00A65FB5">
      <w:pPr>
        <w:widowControl w:val="0"/>
        <w:tabs>
          <w:tab w:val="left" w:pos="9356"/>
        </w:tabs>
        <w:spacing w:line="360" w:lineRule="auto"/>
        <w:ind w:right="-2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4. Перелік питань, що потрібно опрацювати в роботі</w:t>
      </w:r>
    </w:p>
    <w:p w14:paraId="5002C3F3" w14:textId="7A82F395" w:rsidR="00910D20" w:rsidRDefault="00645C82" w:rsidP="00A65FB5">
      <w:pPr>
        <w:widowControl w:val="0"/>
        <w:spacing w:line="360" w:lineRule="auto"/>
        <w:ind w:right="-23"/>
        <w:jc w:val="both"/>
        <w:rPr>
          <w:rFonts w:ascii="Times New Roman" w:eastAsia="Times New Roman" w:hAnsi="Times New Roman" w:cs="Times New Roman"/>
          <w:sz w:val="28"/>
          <w:szCs w:val="28"/>
          <w:u w:val="single"/>
          <w:lang w:val="uk-UA"/>
        </w:rPr>
      </w:pPr>
      <w:proofErr w:type="spellStart"/>
      <w:r w:rsidRPr="00645C82">
        <w:rPr>
          <w:rFonts w:ascii="Times New Roman" w:eastAsia="Times New Roman" w:hAnsi="Times New Roman" w:cs="Times New Roman"/>
          <w:sz w:val="28"/>
          <w:szCs w:val="28"/>
          <w:u w:val="single"/>
          <w:lang w:val="uk-UA"/>
        </w:rPr>
        <w:t>Проєктування</w:t>
      </w:r>
      <w:proofErr w:type="spellEnd"/>
      <w:r w:rsidRPr="00645C82">
        <w:rPr>
          <w:rFonts w:ascii="Times New Roman" w:eastAsia="Times New Roman" w:hAnsi="Times New Roman" w:cs="Times New Roman"/>
          <w:sz w:val="28"/>
          <w:szCs w:val="28"/>
          <w:u w:val="single"/>
          <w:lang w:val="uk-UA"/>
        </w:rPr>
        <w:t xml:space="preserve"> структури веб</w:t>
      </w:r>
      <w:r w:rsidR="00E62DBF">
        <w:rPr>
          <w:rFonts w:ascii="Times New Roman" w:eastAsia="Times New Roman" w:hAnsi="Times New Roman" w:cs="Times New Roman"/>
          <w:sz w:val="28"/>
          <w:szCs w:val="28"/>
          <w:u w:val="single"/>
          <w:lang w:val="uk-UA"/>
        </w:rPr>
        <w:t xml:space="preserve"> </w:t>
      </w:r>
      <w:r w:rsidRPr="00645C82">
        <w:rPr>
          <w:rFonts w:ascii="Times New Roman" w:eastAsia="Times New Roman" w:hAnsi="Times New Roman" w:cs="Times New Roman"/>
          <w:sz w:val="28"/>
          <w:szCs w:val="28"/>
          <w:u w:val="single"/>
          <w:lang w:val="uk-UA"/>
        </w:rPr>
        <w:t>застосунку та бази даних; реалізація API-</w:t>
      </w:r>
      <w:proofErr w:type="spellStart"/>
      <w:r w:rsidRPr="00645C82">
        <w:rPr>
          <w:rFonts w:ascii="Times New Roman" w:eastAsia="Times New Roman" w:hAnsi="Times New Roman" w:cs="Times New Roman"/>
          <w:sz w:val="28"/>
          <w:szCs w:val="28"/>
          <w:u w:val="single"/>
          <w:lang w:val="uk-UA"/>
        </w:rPr>
        <w:t>ендпоінтів</w:t>
      </w:r>
      <w:proofErr w:type="spellEnd"/>
      <w:r w:rsidRPr="00645C82">
        <w:rPr>
          <w:rFonts w:ascii="Times New Roman" w:eastAsia="Times New Roman" w:hAnsi="Times New Roman" w:cs="Times New Roman"/>
          <w:sz w:val="28"/>
          <w:szCs w:val="28"/>
          <w:u w:val="single"/>
          <w:lang w:val="uk-UA"/>
        </w:rPr>
        <w:t xml:space="preserve"> для основної функціональності; створення UI з урахуванням принципів доступності та зручності; реалізація багатомовного інтерфейсу; забезпечення безпеки авторизації та управління даними; підготовка демонстраційних матеріалів і тестування системи.</w:t>
      </w:r>
    </w:p>
    <w:p w14:paraId="5C73BF28" w14:textId="77777777" w:rsidR="00645C82" w:rsidRPr="003054B9" w:rsidRDefault="00645C82" w:rsidP="00A65FB5">
      <w:pPr>
        <w:widowControl w:val="0"/>
        <w:spacing w:line="360" w:lineRule="auto"/>
        <w:ind w:right="-23"/>
        <w:jc w:val="both"/>
        <w:rPr>
          <w:rFonts w:ascii="Times New Roman" w:eastAsia="Times New Roman" w:hAnsi="Times New Roman" w:cs="Times New Roman"/>
          <w:sz w:val="24"/>
          <w:szCs w:val="24"/>
          <w:lang w:val="uk-UA"/>
        </w:rPr>
      </w:pPr>
    </w:p>
    <w:p w14:paraId="15241D38" w14:textId="4B65EEB3" w:rsidR="00910D20" w:rsidRPr="003054B9" w:rsidRDefault="00910D20" w:rsidP="00A65FB5">
      <w:pPr>
        <w:spacing w:line="240" w:lineRule="auto"/>
        <w:ind w:right="-23"/>
        <w:rPr>
          <w:rFonts w:ascii="Times New Roman" w:eastAsia="Times New Roman" w:hAnsi="Times New Roman" w:cs="Times New Roman"/>
          <w:sz w:val="24"/>
          <w:szCs w:val="24"/>
          <w:lang w:val="uk-UA"/>
        </w:rPr>
      </w:pPr>
    </w:p>
    <w:p w14:paraId="0C442706" w14:textId="77777777" w:rsidR="00E62DBF" w:rsidRDefault="00E62DBF" w:rsidP="00A65FB5">
      <w:pPr>
        <w:ind w:right="-23"/>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br w:type="page"/>
      </w:r>
    </w:p>
    <w:p w14:paraId="25819BF3" w14:textId="2588CD99" w:rsidR="00910D20" w:rsidRPr="003054B9" w:rsidRDefault="00037421" w:rsidP="00A65FB5">
      <w:pPr>
        <w:widowControl w:val="0"/>
        <w:spacing w:after="240" w:line="360" w:lineRule="auto"/>
        <w:ind w:right="-23"/>
        <w:jc w:val="center"/>
        <w:rPr>
          <w:rFonts w:ascii="Times New Roman" w:eastAsia="Times New Roman" w:hAnsi="Times New Roman" w:cs="Times New Roman"/>
          <w:b/>
          <w:sz w:val="28"/>
          <w:szCs w:val="28"/>
          <w:lang w:val="uk-UA"/>
        </w:rPr>
      </w:pPr>
      <w:r w:rsidRPr="003054B9">
        <w:rPr>
          <w:rFonts w:ascii="Times New Roman" w:eastAsia="Times New Roman" w:hAnsi="Times New Roman" w:cs="Times New Roman"/>
          <w:b/>
          <w:sz w:val="28"/>
          <w:szCs w:val="28"/>
          <w:lang w:val="uk-UA"/>
        </w:rPr>
        <w:lastRenderedPageBreak/>
        <w:t>КАЛЕНДАРНИЙ ПЛАН</w:t>
      </w:r>
    </w:p>
    <w:tbl>
      <w:tblPr>
        <w:tblStyle w:val="a7"/>
        <w:tblW w:w="939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5031"/>
        <w:gridCol w:w="1988"/>
        <w:gridCol w:w="1769"/>
      </w:tblGrid>
      <w:tr w:rsidR="00910D20" w:rsidRPr="003054B9" w14:paraId="073D1281"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7848925D" w14:textId="77777777" w:rsidR="00910D20" w:rsidRPr="003054B9" w:rsidRDefault="00037421" w:rsidP="00A65FB5">
            <w:pPr>
              <w:widowControl w:val="0"/>
              <w:spacing w:line="360" w:lineRule="auto"/>
              <w:ind w:left="-108"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w:t>
            </w:r>
          </w:p>
        </w:tc>
        <w:tc>
          <w:tcPr>
            <w:tcW w:w="5031" w:type="dxa"/>
            <w:tcBorders>
              <w:top w:val="single" w:sz="4" w:space="0" w:color="000000"/>
              <w:left w:val="single" w:sz="4" w:space="0" w:color="000000"/>
              <w:bottom w:val="single" w:sz="4" w:space="0" w:color="000000"/>
              <w:right w:val="single" w:sz="4" w:space="0" w:color="000000"/>
            </w:tcBorders>
            <w:vAlign w:val="center"/>
          </w:tcPr>
          <w:p w14:paraId="1323F8DE"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Назва етапів роботи</w:t>
            </w:r>
          </w:p>
        </w:tc>
        <w:tc>
          <w:tcPr>
            <w:tcW w:w="1988" w:type="dxa"/>
            <w:tcBorders>
              <w:top w:val="single" w:sz="4" w:space="0" w:color="000000"/>
              <w:left w:val="single" w:sz="4" w:space="0" w:color="000000"/>
              <w:bottom w:val="single" w:sz="4" w:space="0" w:color="000000"/>
              <w:right w:val="single" w:sz="4" w:space="0" w:color="000000"/>
            </w:tcBorders>
            <w:vAlign w:val="center"/>
          </w:tcPr>
          <w:p w14:paraId="660F1285"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Термін виконання етапів роботи</w:t>
            </w:r>
          </w:p>
        </w:tc>
        <w:tc>
          <w:tcPr>
            <w:tcW w:w="1769" w:type="dxa"/>
            <w:tcBorders>
              <w:top w:val="single" w:sz="4" w:space="0" w:color="000000"/>
              <w:left w:val="single" w:sz="4" w:space="0" w:color="000000"/>
              <w:bottom w:val="single" w:sz="4" w:space="0" w:color="000000"/>
              <w:right w:val="single" w:sz="4" w:space="0" w:color="000000"/>
            </w:tcBorders>
            <w:vAlign w:val="center"/>
          </w:tcPr>
          <w:p w14:paraId="6B466928" w14:textId="77777777" w:rsidR="00910D20" w:rsidRPr="003054B9" w:rsidRDefault="00037421" w:rsidP="00A65FB5">
            <w:pPr>
              <w:widowControl w:val="0"/>
              <w:spacing w:line="360"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Примітка</w:t>
            </w:r>
          </w:p>
        </w:tc>
      </w:tr>
      <w:tr w:rsidR="00910D20" w:rsidRPr="003054B9" w14:paraId="77BCD516"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4CFB92CA"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1</w:t>
            </w:r>
          </w:p>
        </w:tc>
        <w:tc>
          <w:tcPr>
            <w:tcW w:w="5031" w:type="dxa"/>
            <w:tcBorders>
              <w:top w:val="single" w:sz="4" w:space="0" w:color="000000"/>
              <w:left w:val="single" w:sz="4" w:space="0" w:color="000000"/>
              <w:bottom w:val="single" w:sz="4" w:space="0" w:color="000000"/>
              <w:right w:val="single" w:sz="4" w:space="0" w:color="000000"/>
            </w:tcBorders>
          </w:tcPr>
          <w:p w14:paraId="6A3B2480"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Аналіз предметної галузі </w:t>
            </w:r>
          </w:p>
        </w:tc>
        <w:tc>
          <w:tcPr>
            <w:tcW w:w="1988" w:type="dxa"/>
            <w:tcBorders>
              <w:top w:val="single" w:sz="4" w:space="0" w:color="000000"/>
              <w:left w:val="single" w:sz="4" w:space="0" w:color="000000"/>
              <w:bottom w:val="single" w:sz="4" w:space="0" w:color="000000"/>
              <w:right w:val="single" w:sz="4" w:space="0" w:color="000000"/>
            </w:tcBorders>
            <w:vAlign w:val="center"/>
          </w:tcPr>
          <w:p w14:paraId="79F42986" w14:textId="557EC1F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23.03 – 2</w:t>
            </w:r>
            <w:r w:rsidR="00645C82">
              <w:rPr>
                <w:rFonts w:ascii="Times New Roman" w:eastAsia="Times New Roman" w:hAnsi="Times New Roman" w:cs="Times New Roman"/>
                <w:sz w:val="26"/>
                <w:szCs w:val="26"/>
                <w:lang w:val="uk-UA"/>
              </w:rPr>
              <w:t>8</w:t>
            </w:r>
            <w:r w:rsidRPr="003054B9">
              <w:rPr>
                <w:rFonts w:ascii="Times New Roman" w:eastAsia="Times New Roman" w:hAnsi="Times New Roman" w:cs="Times New Roman"/>
                <w:sz w:val="26"/>
                <w:szCs w:val="26"/>
                <w:lang w:val="uk-UA"/>
              </w:rPr>
              <w:t>.03</w:t>
            </w:r>
          </w:p>
        </w:tc>
        <w:tc>
          <w:tcPr>
            <w:tcW w:w="1769" w:type="dxa"/>
            <w:tcBorders>
              <w:top w:val="single" w:sz="4" w:space="0" w:color="000000"/>
              <w:left w:val="single" w:sz="4" w:space="0" w:color="000000"/>
              <w:bottom w:val="single" w:sz="4" w:space="0" w:color="000000"/>
              <w:right w:val="single" w:sz="4" w:space="0" w:color="000000"/>
            </w:tcBorders>
            <w:vAlign w:val="center"/>
          </w:tcPr>
          <w:p w14:paraId="26E9F085"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7C616239"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2247A4BB"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2</w:t>
            </w:r>
          </w:p>
        </w:tc>
        <w:tc>
          <w:tcPr>
            <w:tcW w:w="5031" w:type="dxa"/>
            <w:tcBorders>
              <w:top w:val="single" w:sz="4" w:space="0" w:color="000000"/>
              <w:left w:val="single" w:sz="4" w:space="0" w:color="000000"/>
              <w:bottom w:val="single" w:sz="4" w:space="0" w:color="000000"/>
              <w:right w:val="single" w:sz="4" w:space="0" w:color="000000"/>
            </w:tcBorders>
          </w:tcPr>
          <w:p w14:paraId="3187579A"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Розробка постановки задачі</w:t>
            </w:r>
          </w:p>
        </w:tc>
        <w:tc>
          <w:tcPr>
            <w:tcW w:w="1988" w:type="dxa"/>
            <w:tcBorders>
              <w:top w:val="single" w:sz="4" w:space="0" w:color="000000"/>
              <w:left w:val="single" w:sz="4" w:space="0" w:color="000000"/>
              <w:bottom w:val="single" w:sz="4" w:space="0" w:color="000000"/>
              <w:right w:val="single" w:sz="4" w:space="0" w:color="000000"/>
            </w:tcBorders>
            <w:vAlign w:val="center"/>
          </w:tcPr>
          <w:p w14:paraId="3038753B" w14:textId="75B1809E"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2</w:t>
            </w:r>
            <w:r w:rsidR="00645C82">
              <w:rPr>
                <w:rFonts w:ascii="Times New Roman" w:eastAsia="Times New Roman" w:hAnsi="Times New Roman" w:cs="Times New Roman"/>
                <w:sz w:val="26"/>
                <w:szCs w:val="26"/>
                <w:lang w:val="uk-UA"/>
              </w:rPr>
              <w:t>8</w:t>
            </w:r>
            <w:r w:rsidRPr="003054B9">
              <w:rPr>
                <w:rFonts w:ascii="Times New Roman" w:eastAsia="Times New Roman" w:hAnsi="Times New Roman" w:cs="Times New Roman"/>
                <w:sz w:val="26"/>
                <w:szCs w:val="26"/>
                <w:lang w:val="uk-UA"/>
              </w:rPr>
              <w:t xml:space="preserve">.03 – </w:t>
            </w:r>
            <w:r w:rsidR="00645C82">
              <w:rPr>
                <w:rFonts w:ascii="Times New Roman" w:eastAsia="Times New Roman" w:hAnsi="Times New Roman" w:cs="Times New Roman"/>
                <w:sz w:val="26"/>
                <w:szCs w:val="26"/>
                <w:lang w:val="uk-UA"/>
              </w:rPr>
              <w:t>01</w:t>
            </w:r>
            <w:r w:rsidRPr="003054B9">
              <w:rPr>
                <w:rFonts w:ascii="Times New Roman" w:eastAsia="Times New Roman" w:hAnsi="Times New Roman" w:cs="Times New Roman"/>
                <w:sz w:val="26"/>
                <w:szCs w:val="26"/>
                <w:lang w:val="uk-UA"/>
              </w:rPr>
              <w:t>.0</w:t>
            </w:r>
            <w:r w:rsidR="00645C82">
              <w:rPr>
                <w:rFonts w:ascii="Times New Roman" w:eastAsia="Times New Roman" w:hAnsi="Times New Roman" w:cs="Times New Roman"/>
                <w:sz w:val="26"/>
                <w:szCs w:val="26"/>
                <w:lang w:val="uk-UA"/>
              </w:rPr>
              <w:t>4</w:t>
            </w:r>
          </w:p>
        </w:tc>
        <w:tc>
          <w:tcPr>
            <w:tcW w:w="1769" w:type="dxa"/>
            <w:tcBorders>
              <w:top w:val="single" w:sz="4" w:space="0" w:color="000000"/>
              <w:left w:val="single" w:sz="4" w:space="0" w:color="000000"/>
              <w:bottom w:val="single" w:sz="4" w:space="0" w:color="000000"/>
              <w:right w:val="single" w:sz="4" w:space="0" w:color="000000"/>
            </w:tcBorders>
            <w:vAlign w:val="center"/>
          </w:tcPr>
          <w:p w14:paraId="00F61A73"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4E82AF64"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3F022A9B"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3</w:t>
            </w:r>
          </w:p>
        </w:tc>
        <w:tc>
          <w:tcPr>
            <w:tcW w:w="5031" w:type="dxa"/>
            <w:tcBorders>
              <w:top w:val="single" w:sz="4" w:space="0" w:color="000000"/>
              <w:left w:val="single" w:sz="4" w:space="0" w:color="000000"/>
              <w:bottom w:val="single" w:sz="4" w:space="0" w:color="000000"/>
              <w:right w:val="single" w:sz="4" w:space="0" w:color="000000"/>
            </w:tcBorders>
          </w:tcPr>
          <w:p w14:paraId="5129521A" w14:textId="6FDAFB35" w:rsidR="00910D20" w:rsidRPr="003054B9" w:rsidRDefault="0042702D" w:rsidP="00A65FB5">
            <w:pPr>
              <w:spacing w:after="160" w:line="278" w:lineRule="auto"/>
              <w:ind w:right="-23"/>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Проєкт</w:t>
            </w:r>
            <w:r w:rsidR="00037421" w:rsidRPr="003054B9">
              <w:rPr>
                <w:rFonts w:ascii="Times New Roman" w:eastAsia="Times New Roman" w:hAnsi="Times New Roman" w:cs="Times New Roman"/>
                <w:sz w:val="28"/>
                <w:szCs w:val="28"/>
                <w:lang w:val="uk-UA"/>
              </w:rPr>
              <w:t>ування</w:t>
            </w:r>
            <w:proofErr w:type="spellEnd"/>
            <w:r w:rsidR="00037421" w:rsidRPr="003054B9">
              <w:rPr>
                <w:rFonts w:ascii="Times New Roman" w:eastAsia="Times New Roman" w:hAnsi="Times New Roman" w:cs="Times New Roman"/>
                <w:sz w:val="28"/>
                <w:szCs w:val="28"/>
                <w:lang w:val="uk-UA"/>
              </w:rPr>
              <w:t xml:space="preserve"> ПЗ</w:t>
            </w:r>
          </w:p>
        </w:tc>
        <w:tc>
          <w:tcPr>
            <w:tcW w:w="1988" w:type="dxa"/>
            <w:tcBorders>
              <w:top w:val="single" w:sz="4" w:space="0" w:color="000000"/>
              <w:left w:val="single" w:sz="4" w:space="0" w:color="000000"/>
              <w:bottom w:val="single" w:sz="4" w:space="0" w:color="000000"/>
              <w:right w:val="single" w:sz="4" w:space="0" w:color="000000"/>
            </w:tcBorders>
            <w:vAlign w:val="center"/>
          </w:tcPr>
          <w:p w14:paraId="393F8876" w14:textId="595648E8"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01.04 – 0</w:t>
            </w:r>
            <w:r w:rsidR="00645C82">
              <w:rPr>
                <w:rFonts w:ascii="Times New Roman" w:eastAsia="Times New Roman" w:hAnsi="Times New Roman" w:cs="Times New Roman"/>
                <w:sz w:val="26"/>
                <w:szCs w:val="26"/>
                <w:lang w:val="uk-UA"/>
              </w:rPr>
              <w:t>9</w:t>
            </w:r>
            <w:r w:rsidRPr="003054B9">
              <w:rPr>
                <w:rFonts w:ascii="Times New Roman" w:eastAsia="Times New Roman" w:hAnsi="Times New Roman" w:cs="Times New Roman"/>
                <w:sz w:val="26"/>
                <w:szCs w:val="26"/>
                <w:lang w:val="uk-UA"/>
              </w:rPr>
              <w:t>.03</w:t>
            </w:r>
          </w:p>
        </w:tc>
        <w:tc>
          <w:tcPr>
            <w:tcW w:w="1769" w:type="dxa"/>
            <w:tcBorders>
              <w:top w:val="single" w:sz="4" w:space="0" w:color="000000"/>
              <w:left w:val="single" w:sz="4" w:space="0" w:color="000000"/>
              <w:bottom w:val="single" w:sz="4" w:space="0" w:color="000000"/>
              <w:right w:val="single" w:sz="4" w:space="0" w:color="000000"/>
            </w:tcBorders>
            <w:vAlign w:val="center"/>
          </w:tcPr>
          <w:p w14:paraId="5562E89D"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4357893D"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068F7FCD"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4</w:t>
            </w:r>
          </w:p>
        </w:tc>
        <w:tc>
          <w:tcPr>
            <w:tcW w:w="5031" w:type="dxa"/>
            <w:tcBorders>
              <w:top w:val="single" w:sz="4" w:space="0" w:color="000000"/>
              <w:left w:val="single" w:sz="4" w:space="0" w:color="000000"/>
              <w:bottom w:val="single" w:sz="4" w:space="0" w:color="000000"/>
              <w:right w:val="single" w:sz="4" w:space="0" w:color="000000"/>
            </w:tcBorders>
          </w:tcPr>
          <w:p w14:paraId="4A26813C"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Програмна реалізація </w:t>
            </w:r>
          </w:p>
        </w:tc>
        <w:tc>
          <w:tcPr>
            <w:tcW w:w="1988" w:type="dxa"/>
            <w:tcBorders>
              <w:top w:val="single" w:sz="4" w:space="0" w:color="000000"/>
              <w:left w:val="single" w:sz="4" w:space="0" w:color="000000"/>
              <w:bottom w:val="single" w:sz="4" w:space="0" w:color="000000"/>
              <w:right w:val="single" w:sz="4" w:space="0" w:color="000000"/>
            </w:tcBorders>
            <w:vAlign w:val="center"/>
          </w:tcPr>
          <w:p w14:paraId="4238C99E" w14:textId="44208F2F" w:rsidR="00910D20" w:rsidRPr="003054B9" w:rsidRDefault="00645C82" w:rsidP="00A65FB5">
            <w:pPr>
              <w:widowControl w:val="0"/>
              <w:spacing w:line="360" w:lineRule="auto"/>
              <w:ind w:right="-23"/>
              <w:jc w:val="center"/>
              <w:rPr>
                <w:rFonts w:ascii="Times New Roman" w:eastAsia="Times New Roman" w:hAnsi="Times New Roman" w:cs="Times New Roman"/>
                <w:sz w:val="28"/>
                <w:szCs w:val="28"/>
                <w:lang w:val="uk-UA"/>
              </w:rPr>
            </w:pPr>
            <w:r>
              <w:rPr>
                <w:rFonts w:ascii="Times New Roman" w:eastAsia="Times New Roman" w:hAnsi="Times New Roman" w:cs="Times New Roman"/>
                <w:sz w:val="26"/>
                <w:szCs w:val="26"/>
                <w:lang w:val="uk-UA"/>
              </w:rPr>
              <w:t>10</w:t>
            </w:r>
            <w:r w:rsidR="00037421" w:rsidRPr="003054B9">
              <w:rPr>
                <w:rFonts w:ascii="Times New Roman" w:eastAsia="Times New Roman" w:hAnsi="Times New Roman" w:cs="Times New Roman"/>
                <w:sz w:val="26"/>
                <w:szCs w:val="26"/>
                <w:lang w:val="uk-UA"/>
              </w:rPr>
              <w:t>.03 – 0</w:t>
            </w:r>
            <w:r>
              <w:rPr>
                <w:rFonts w:ascii="Times New Roman" w:eastAsia="Times New Roman" w:hAnsi="Times New Roman" w:cs="Times New Roman"/>
                <w:sz w:val="26"/>
                <w:szCs w:val="26"/>
                <w:lang w:val="uk-UA"/>
              </w:rPr>
              <w:t>5</w:t>
            </w:r>
            <w:r w:rsidR="00037421" w:rsidRPr="003054B9">
              <w:rPr>
                <w:rFonts w:ascii="Times New Roman" w:eastAsia="Times New Roman" w:hAnsi="Times New Roman" w:cs="Times New Roman"/>
                <w:sz w:val="26"/>
                <w:szCs w:val="26"/>
                <w:lang w:val="uk-UA"/>
              </w:rPr>
              <w:t>.06</w:t>
            </w:r>
          </w:p>
        </w:tc>
        <w:tc>
          <w:tcPr>
            <w:tcW w:w="1769" w:type="dxa"/>
            <w:tcBorders>
              <w:top w:val="single" w:sz="4" w:space="0" w:color="000000"/>
              <w:left w:val="single" w:sz="4" w:space="0" w:color="000000"/>
              <w:bottom w:val="single" w:sz="4" w:space="0" w:color="000000"/>
              <w:right w:val="single" w:sz="4" w:space="0" w:color="000000"/>
            </w:tcBorders>
            <w:vAlign w:val="center"/>
          </w:tcPr>
          <w:p w14:paraId="179B7EAE"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4E002DFD"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1038D390"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5</w:t>
            </w:r>
          </w:p>
        </w:tc>
        <w:tc>
          <w:tcPr>
            <w:tcW w:w="5031" w:type="dxa"/>
            <w:tcBorders>
              <w:top w:val="single" w:sz="4" w:space="0" w:color="000000"/>
              <w:left w:val="single" w:sz="4" w:space="0" w:color="000000"/>
              <w:bottom w:val="single" w:sz="4" w:space="0" w:color="000000"/>
              <w:right w:val="single" w:sz="4" w:space="0" w:color="000000"/>
            </w:tcBorders>
          </w:tcPr>
          <w:p w14:paraId="6F18EC17"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Аналіз результатів </w:t>
            </w:r>
          </w:p>
        </w:tc>
        <w:tc>
          <w:tcPr>
            <w:tcW w:w="1988" w:type="dxa"/>
            <w:tcBorders>
              <w:top w:val="single" w:sz="4" w:space="0" w:color="000000"/>
              <w:left w:val="single" w:sz="4" w:space="0" w:color="000000"/>
              <w:bottom w:val="single" w:sz="4" w:space="0" w:color="000000"/>
              <w:right w:val="single" w:sz="4" w:space="0" w:color="000000"/>
            </w:tcBorders>
            <w:vAlign w:val="center"/>
          </w:tcPr>
          <w:p w14:paraId="2A2611B6" w14:textId="123999DD"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0</w:t>
            </w:r>
            <w:r w:rsidR="00645C82">
              <w:rPr>
                <w:rFonts w:ascii="Times New Roman" w:eastAsia="Times New Roman" w:hAnsi="Times New Roman" w:cs="Times New Roman"/>
                <w:sz w:val="26"/>
                <w:szCs w:val="26"/>
                <w:lang w:val="uk-UA"/>
              </w:rPr>
              <w:t>5</w:t>
            </w:r>
            <w:r w:rsidRPr="003054B9">
              <w:rPr>
                <w:rFonts w:ascii="Times New Roman" w:eastAsia="Times New Roman" w:hAnsi="Times New Roman" w:cs="Times New Roman"/>
                <w:sz w:val="26"/>
                <w:szCs w:val="26"/>
                <w:lang w:val="uk-UA"/>
              </w:rPr>
              <w:t>.06 – 0</w:t>
            </w:r>
            <w:r w:rsidR="00645C82">
              <w:rPr>
                <w:rFonts w:ascii="Times New Roman" w:eastAsia="Times New Roman" w:hAnsi="Times New Roman" w:cs="Times New Roman"/>
                <w:sz w:val="26"/>
                <w:szCs w:val="26"/>
                <w:lang w:val="uk-UA"/>
              </w:rPr>
              <w:t>8</w:t>
            </w:r>
            <w:r w:rsidRPr="003054B9">
              <w:rPr>
                <w:rFonts w:ascii="Times New Roman" w:eastAsia="Times New Roman" w:hAnsi="Times New Roman" w:cs="Times New Roman"/>
                <w:sz w:val="26"/>
                <w:szCs w:val="26"/>
                <w:lang w:val="uk-UA"/>
              </w:rPr>
              <w:t>.06</w:t>
            </w:r>
          </w:p>
        </w:tc>
        <w:tc>
          <w:tcPr>
            <w:tcW w:w="1769" w:type="dxa"/>
            <w:tcBorders>
              <w:top w:val="single" w:sz="4" w:space="0" w:color="000000"/>
              <w:left w:val="single" w:sz="4" w:space="0" w:color="000000"/>
              <w:bottom w:val="single" w:sz="4" w:space="0" w:color="000000"/>
              <w:right w:val="single" w:sz="4" w:space="0" w:color="000000"/>
            </w:tcBorders>
            <w:vAlign w:val="center"/>
          </w:tcPr>
          <w:p w14:paraId="11824791"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598970EB"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77F1121B"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6</w:t>
            </w:r>
          </w:p>
        </w:tc>
        <w:tc>
          <w:tcPr>
            <w:tcW w:w="5031" w:type="dxa"/>
            <w:tcBorders>
              <w:top w:val="single" w:sz="4" w:space="0" w:color="000000"/>
              <w:left w:val="single" w:sz="4" w:space="0" w:color="000000"/>
              <w:bottom w:val="single" w:sz="4" w:space="0" w:color="000000"/>
              <w:right w:val="single" w:sz="4" w:space="0" w:color="000000"/>
            </w:tcBorders>
          </w:tcPr>
          <w:p w14:paraId="765095C8"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Підготовка пояснювальної записки.</w:t>
            </w:r>
          </w:p>
        </w:tc>
        <w:tc>
          <w:tcPr>
            <w:tcW w:w="1988" w:type="dxa"/>
            <w:tcBorders>
              <w:top w:val="single" w:sz="4" w:space="0" w:color="000000"/>
              <w:left w:val="single" w:sz="4" w:space="0" w:color="000000"/>
              <w:bottom w:val="single" w:sz="4" w:space="0" w:color="000000"/>
              <w:right w:val="single" w:sz="4" w:space="0" w:color="000000"/>
            </w:tcBorders>
            <w:vAlign w:val="center"/>
          </w:tcPr>
          <w:p w14:paraId="0C8F2327" w14:textId="477E306C"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0</w:t>
            </w:r>
            <w:r w:rsidR="00645C82">
              <w:rPr>
                <w:rFonts w:ascii="Times New Roman" w:eastAsia="Times New Roman" w:hAnsi="Times New Roman" w:cs="Times New Roman"/>
                <w:sz w:val="26"/>
                <w:szCs w:val="26"/>
                <w:lang w:val="uk-UA"/>
              </w:rPr>
              <w:t>8</w:t>
            </w:r>
            <w:r w:rsidRPr="003054B9">
              <w:rPr>
                <w:rFonts w:ascii="Times New Roman" w:eastAsia="Times New Roman" w:hAnsi="Times New Roman" w:cs="Times New Roman"/>
                <w:sz w:val="26"/>
                <w:szCs w:val="26"/>
                <w:lang w:val="uk-UA"/>
              </w:rPr>
              <w:t>.06 – 18.06</w:t>
            </w:r>
          </w:p>
        </w:tc>
        <w:tc>
          <w:tcPr>
            <w:tcW w:w="1769" w:type="dxa"/>
            <w:tcBorders>
              <w:top w:val="single" w:sz="4" w:space="0" w:color="000000"/>
              <w:left w:val="single" w:sz="4" w:space="0" w:color="000000"/>
              <w:bottom w:val="single" w:sz="4" w:space="0" w:color="000000"/>
              <w:right w:val="single" w:sz="4" w:space="0" w:color="000000"/>
            </w:tcBorders>
            <w:vAlign w:val="center"/>
          </w:tcPr>
          <w:p w14:paraId="6A444EA1"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0B5792F2"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08BDDFEF"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7</w:t>
            </w:r>
          </w:p>
        </w:tc>
        <w:tc>
          <w:tcPr>
            <w:tcW w:w="5031" w:type="dxa"/>
            <w:tcBorders>
              <w:top w:val="single" w:sz="4" w:space="0" w:color="000000"/>
              <w:left w:val="single" w:sz="4" w:space="0" w:color="000000"/>
              <w:bottom w:val="single" w:sz="4" w:space="0" w:color="000000"/>
              <w:right w:val="single" w:sz="4" w:space="0" w:color="000000"/>
            </w:tcBorders>
          </w:tcPr>
          <w:p w14:paraId="77449143"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Перевірка на наявність ознак академічного плагіату</w:t>
            </w:r>
          </w:p>
        </w:tc>
        <w:tc>
          <w:tcPr>
            <w:tcW w:w="1988" w:type="dxa"/>
            <w:tcBorders>
              <w:top w:val="single" w:sz="4" w:space="0" w:color="000000"/>
              <w:left w:val="single" w:sz="4" w:space="0" w:color="000000"/>
              <w:bottom w:val="single" w:sz="4" w:space="0" w:color="000000"/>
              <w:right w:val="single" w:sz="4" w:space="0" w:color="000000"/>
            </w:tcBorders>
            <w:vAlign w:val="center"/>
          </w:tcPr>
          <w:p w14:paraId="1C85B572"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19.06 – 20.06</w:t>
            </w:r>
          </w:p>
        </w:tc>
        <w:tc>
          <w:tcPr>
            <w:tcW w:w="1769" w:type="dxa"/>
            <w:tcBorders>
              <w:top w:val="single" w:sz="4" w:space="0" w:color="000000"/>
              <w:left w:val="single" w:sz="4" w:space="0" w:color="000000"/>
              <w:bottom w:val="single" w:sz="4" w:space="0" w:color="000000"/>
              <w:right w:val="single" w:sz="4" w:space="0" w:color="000000"/>
            </w:tcBorders>
            <w:vAlign w:val="center"/>
          </w:tcPr>
          <w:p w14:paraId="508EA4DD"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r w:rsidR="00910D20" w:rsidRPr="003054B9" w14:paraId="4269F71E" w14:textId="77777777">
        <w:trPr>
          <w:jc w:val="center"/>
        </w:trPr>
        <w:tc>
          <w:tcPr>
            <w:tcW w:w="603" w:type="dxa"/>
            <w:tcBorders>
              <w:top w:val="single" w:sz="4" w:space="0" w:color="000000"/>
              <w:left w:val="single" w:sz="4" w:space="0" w:color="000000"/>
              <w:bottom w:val="single" w:sz="4" w:space="0" w:color="000000"/>
              <w:right w:val="single" w:sz="4" w:space="0" w:color="000000"/>
            </w:tcBorders>
            <w:vAlign w:val="center"/>
          </w:tcPr>
          <w:p w14:paraId="39AD0D87"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8</w:t>
            </w:r>
          </w:p>
        </w:tc>
        <w:tc>
          <w:tcPr>
            <w:tcW w:w="5031" w:type="dxa"/>
            <w:tcBorders>
              <w:top w:val="single" w:sz="4" w:space="0" w:color="000000"/>
              <w:left w:val="single" w:sz="4" w:space="0" w:color="000000"/>
              <w:bottom w:val="single" w:sz="4" w:space="0" w:color="000000"/>
              <w:right w:val="single" w:sz="4" w:space="0" w:color="000000"/>
            </w:tcBorders>
          </w:tcPr>
          <w:p w14:paraId="3EECD60D" w14:textId="77777777" w:rsidR="00910D20" w:rsidRPr="003054B9" w:rsidRDefault="00037421" w:rsidP="00A65FB5">
            <w:pPr>
              <w:spacing w:after="160" w:line="278" w:lineRule="auto"/>
              <w:ind w:right="-23"/>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Захист роботи</w:t>
            </w:r>
          </w:p>
        </w:tc>
        <w:tc>
          <w:tcPr>
            <w:tcW w:w="1988" w:type="dxa"/>
            <w:tcBorders>
              <w:top w:val="single" w:sz="4" w:space="0" w:color="000000"/>
              <w:left w:val="single" w:sz="4" w:space="0" w:color="000000"/>
              <w:bottom w:val="single" w:sz="4" w:space="0" w:color="000000"/>
              <w:right w:val="single" w:sz="4" w:space="0" w:color="000000"/>
            </w:tcBorders>
            <w:vAlign w:val="center"/>
          </w:tcPr>
          <w:p w14:paraId="1EDC7AAE" w14:textId="77777777" w:rsidR="00910D20" w:rsidRPr="003054B9" w:rsidRDefault="00037421" w:rsidP="00A65FB5">
            <w:pPr>
              <w:widowControl w:val="0"/>
              <w:spacing w:line="360" w:lineRule="auto"/>
              <w:ind w:right="-23"/>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6"/>
                <w:szCs w:val="26"/>
                <w:lang w:val="uk-UA"/>
              </w:rPr>
              <w:t>22.06</w:t>
            </w:r>
          </w:p>
        </w:tc>
        <w:tc>
          <w:tcPr>
            <w:tcW w:w="1769" w:type="dxa"/>
            <w:tcBorders>
              <w:top w:val="single" w:sz="4" w:space="0" w:color="000000"/>
              <w:left w:val="single" w:sz="4" w:space="0" w:color="000000"/>
              <w:bottom w:val="single" w:sz="4" w:space="0" w:color="000000"/>
              <w:right w:val="single" w:sz="4" w:space="0" w:color="000000"/>
            </w:tcBorders>
            <w:vAlign w:val="center"/>
          </w:tcPr>
          <w:p w14:paraId="0B5B2368" w14:textId="77777777" w:rsidR="00910D20" w:rsidRPr="003054B9" w:rsidRDefault="00037421" w:rsidP="00A65FB5">
            <w:pPr>
              <w:widowControl w:val="0"/>
              <w:spacing w:line="360" w:lineRule="auto"/>
              <w:ind w:right="-23" w:firstLine="110"/>
              <w:rPr>
                <w:rFonts w:ascii="Times New Roman" w:eastAsia="Times New Roman" w:hAnsi="Times New Roman" w:cs="Times New Roman"/>
                <w:b/>
                <w:sz w:val="28"/>
                <w:szCs w:val="28"/>
                <w:lang w:val="uk-UA"/>
              </w:rPr>
            </w:pPr>
            <w:r w:rsidRPr="003054B9">
              <w:rPr>
                <w:rFonts w:ascii="Times New Roman" w:eastAsia="Times New Roman" w:hAnsi="Times New Roman" w:cs="Times New Roman"/>
                <w:sz w:val="28"/>
                <w:szCs w:val="28"/>
                <w:lang w:val="uk-UA"/>
              </w:rPr>
              <w:t>виконано</w:t>
            </w:r>
          </w:p>
        </w:tc>
      </w:tr>
    </w:tbl>
    <w:p w14:paraId="763A056C" w14:textId="77777777" w:rsidR="00910D20" w:rsidRPr="003054B9" w:rsidRDefault="00910D20" w:rsidP="00A65FB5">
      <w:pPr>
        <w:widowControl w:val="0"/>
        <w:tabs>
          <w:tab w:val="center" w:pos="4860"/>
        </w:tabs>
        <w:spacing w:line="360" w:lineRule="auto"/>
        <w:ind w:right="-23" w:firstLine="709"/>
        <w:rPr>
          <w:rFonts w:ascii="Times New Roman" w:eastAsia="Times New Roman" w:hAnsi="Times New Roman" w:cs="Times New Roman"/>
          <w:sz w:val="28"/>
          <w:szCs w:val="28"/>
          <w:lang w:val="uk-UA"/>
        </w:rPr>
      </w:pPr>
    </w:p>
    <w:p w14:paraId="2AEF0409" w14:textId="77777777" w:rsidR="00910D20" w:rsidRPr="003054B9" w:rsidRDefault="00910D20" w:rsidP="00A65FB5">
      <w:pPr>
        <w:widowControl w:val="0"/>
        <w:tabs>
          <w:tab w:val="center" w:pos="4860"/>
        </w:tabs>
        <w:spacing w:line="360" w:lineRule="auto"/>
        <w:ind w:right="-23" w:firstLine="709"/>
        <w:rPr>
          <w:rFonts w:ascii="Times New Roman" w:eastAsia="Times New Roman" w:hAnsi="Times New Roman" w:cs="Times New Roman"/>
          <w:sz w:val="28"/>
          <w:szCs w:val="28"/>
          <w:lang w:val="uk-UA"/>
        </w:rPr>
      </w:pPr>
    </w:p>
    <w:p w14:paraId="2E7A943A" w14:textId="77777777" w:rsidR="00910D20" w:rsidRPr="003054B9" w:rsidRDefault="00910D20" w:rsidP="00A65FB5">
      <w:pPr>
        <w:widowControl w:val="0"/>
        <w:tabs>
          <w:tab w:val="center" w:pos="4860"/>
        </w:tabs>
        <w:spacing w:line="360" w:lineRule="auto"/>
        <w:ind w:right="-23" w:firstLine="709"/>
        <w:rPr>
          <w:rFonts w:ascii="Times New Roman" w:eastAsia="Times New Roman" w:hAnsi="Times New Roman" w:cs="Times New Roman"/>
          <w:sz w:val="28"/>
          <w:szCs w:val="28"/>
          <w:lang w:val="uk-UA"/>
        </w:rPr>
      </w:pPr>
    </w:p>
    <w:p w14:paraId="2F954F6F" w14:textId="54C5FD55" w:rsidR="00910D20" w:rsidRPr="003054B9" w:rsidRDefault="00037421" w:rsidP="00A65FB5">
      <w:pPr>
        <w:widowControl w:val="0"/>
        <w:spacing w:line="360" w:lineRule="auto"/>
        <w:ind w:right="-23"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Дата видачі завдання “</w:t>
      </w:r>
      <w:r w:rsidR="00FA2760">
        <w:rPr>
          <w:rFonts w:ascii="Times New Roman" w:eastAsia="Times New Roman" w:hAnsi="Times New Roman" w:cs="Times New Roman"/>
          <w:sz w:val="28"/>
          <w:szCs w:val="28"/>
          <w:lang w:val="en-GB"/>
        </w:rPr>
        <w:t>21</w:t>
      </w:r>
      <w:r w:rsidRPr="003054B9">
        <w:rPr>
          <w:rFonts w:ascii="Times New Roman" w:eastAsia="Times New Roman" w:hAnsi="Times New Roman" w:cs="Times New Roman"/>
          <w:sz w:val="28"/>
          <w:szCs w:val="28"/>
          <w:lang w:val="uk-UA"/>
        </w:rPr>
        <w:t xml:space="preserve">” </w:t>
      </w:r>
      <w:r w:rsidR="00FA2760">
        <w:rPr>
          <w:rFonts w:ascii="Times New Roman" w:eastAsia="Times New Roman" w:hAnsi="Times New Roman" w:cs="Times New Roman"/>
          <w:sz w:val="28"/>
          <w:szCs w:val="28"/>
          <w:lang w:val="en-GB"/>
        </w:rPr>
        <w:t>03</w:t>
      </w:r>
      <w:r w:rsidRPr="003054B9">
        <w:rPr>
          <w:rFonts w:ascii="Times New Roman" w:eastAsia="Times New Roman" w:hAnsi="Times New Roman" w:cs="Times New Roman"/>
          <w:sz w:val="28"/>
          <w:szCs w:val="28"/>
          <w:lang w:val="uk-UA"/>
        </w:rPr>
        <w:t xml:space="preserve"> 2025р.</w:t>
      </w:r>
    </w:p>
    <w:p w14:paraId="0E15316A" w14:textId="77777777" w:rsidR="00910D20" w:rsidRPr="003054B9" w:rsidRDefault="00910D20" w:rsidP="00A65FB5">
      <w:pPr>
        <w:widowControl w:val="0"/>
        <w:tabs>
          <w:tab w:val="center" w:pos="4860"/>
        </w:tabs>
        <w:spacing w:line="360" w:lineRule="auto"/>
        <w:ind w:right="-23" w:firstLine="709"/>
        <w:rPr>
          <w:rFonts w:ascii="Times New Roman" w:eastAsia="Times New Roman" w:hAnsi="Times New Roman" w:cs="Times New Roman"/>
          <w:sz w:val="28"/>
          <w:szCs w:val="28"/>
          <w:lang w:val="uk-UA"/>
        </w:rPr>
      </w:pPr>
    </w:p>
    <w:p w14:paraId="5E156C0C" w14:textId="77777777" w:rsidR="00910D20" w:rsidRPr="003054B9" w:rsidRDefault="00037421" w:rsidP="00A65FB5">
      <w:pPr>
        <w:widowControl w:val="0"/>
        <w:tabs>
          <w:tab w:val="center" w:pos="3261"/>
        </w:tabs>
        <w:spacing w:line="240" w:lineRule="auto"/>
        <w:ind w:right="-23"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Здобувач </w:t>
      </w:r>
      <w:r w:rsidRPr="003054B9">
        <w:rPr>
          <w:rFonts w:ascii="Times New Roman" w:eastAsia="Times New Roman" w:hAnsi="Times New Roman" w:cs="Times New Roman"/>
          <w:sz w:val="28"/>
          <w:szCs w:val="28"/>
          <w:lang w:val="uk-UA"/>
        </w:rPr>
        <w:tab/>
        <w:t>_____________________</w:t>
      </w:r>
      <w:r w:rsidRPr="003054B9">
        <w:rPr>
          <w:rFonts w:ascii="Times New Roman" w:eastAsia="Times New Roman" w:hAnsi="Times New Roman" w:cs="Times New Roman"/>
          <w:sz w:val="28"/>
          <w:szCs w:val="28"/>
          <w:lang w:val="uk-UA"/>
        </w:rPr>
        <w:tab/>
      </w:r>
    </w:p>
    <w:p w14:paraId="76DEFF91" w14:textId="77777777" w:rsidR="00910D20" w:rsidRPr="003054B9" w:rsidRDefault="00037421" w:rsidP="00A65FB5">
      <w:pPr>
        <w:widowControl w:val="0"/>
        <w:tabs>
          <w:tab w:val="center" w:pos="4860"/>
        </w:tabs>
        <w:spacing w:line="360" w:lineRule="auto"/>
        <w:ind w:left="567" w:right="-23" w:firstLine="2268"/>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(підпис)</w:t>
      </w:r>
    </w:p>
    <w:p w14:paraId="63FF5D80" w14:textId="77777777" w:rsidR="00910D20" w:rsidRPr="003054B9" w:rsidRDefault="00910D20" w:rsidP="00A65FB5">
      <w:pPr>
        <w:widowControl w:val="0"/>
        <w:tabs>
          <w:tab w:val="left" w:pos="2127"/>
          <w:tab w:val="left" w:pos="2694"/>
          <w:tab w:val="left" w:pos="4962"/>
          <w:tab w:val="left" w:pos="5245"/>
        </w:tabs>
        <w:spacing w:line="240" w:lineRule="auto"/>
        <w:ind w:right="-23" w:firstLine="709"/>
        <w:rPr>
          <w:rFonts w:ascii="Times New Roman" w:eastAsia="Times New Roman" w:hAnsi="Times New Roman" w:cs="Times New Roman"/>
          <w:sz w:val="28"/>
          <w:szCs w:val="28"/>
          <w:lang w:val="uk-UA"/>
        </w:rPr>
      </w:pPr>
    </w:p>
    <w:p w14:paraId="56B2F335" w14:textId="059B8C2B" w:rsidR="00910D20" w:rsidRPr="003054B9" w:rsidRDefault="00037421" w:rsidP="00A65FB5">
      <w:pPr>
        <w:widowControl w:val="0"/>
        <w:tabs>
          <w:tab w:val="left" w:pos="2127"/>
          <w:tab w:val="left" w:pos="2694"/>
          <w:tab w:val="left" w:pos="4962"/>
          <w:tab w:val="left" w:pos="5245"/>
        </w:tabs>
        <w:spacing w:line="240" w:lineRule="auto"/>
        <w:ind w:right="-23"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Керівник роботи </w:t>
      </w:r>
      <w:r w:rsidRPr="003054B9">
        <w:rPr>
          <w:rFonts w:ascii="Times New Roman" w:eastAsia="Times New Roman" w:hAnsi="Times New Roman" w:cs="Times New Roman"/>
          <w:sz w:val="28"/>
          <w:szCs w:val="28"/>
          <w:lang w:val="uk-UA"/>
        </w:rPr>
        <w:tab/>
        <w:t>доц</w:t>
      </w:r>
      <w:r w:rsidR="00E62DBF">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u w:val="single"/>
          <w:lang w:val="uk-UA"/>
        </w:rPr>
        <w:t>каф</w:t>
      </w:r>
      <w:r w:rsidR="00E62DBF">
        <w:rPr>
          <w:rFonts w:ascii="Times New Roman" w:eastAsia="Times New Roman" w:hAnsi="Times New Roman" w:cs="Times New Roman"/>
          <w:sz w:val="28"/>
          <w:szCs w:val="28"/>
          <w:u w:val="single"/>
          <w:lang w:val="uk-UA"/>
        </w:rPr>
        <w:t>.</w:t>
      </w:r>
      <w:r w:rsidRPr="003054B9">
        <w:rPr>
          <w:rFonts w:ascii="Times New Roman" w:eastAsia="Times New Roman" w:hAnsi="Times New Roman" w:cs="Times New Roman"/>
          <w:sz w:val="28"/>
          <w:szCs w:val="28"/>
          <w:u w:val="single"/>
          <w:lang w:val="uk-UA"/>
        </w:rPr>
        <w:t xml:space="preserve"> ПІ Наталя ВАЛЕНДА </w:t>
      </w:r>
    </w:p>
    <w:p w14:paraId="2A290DD3" w14:textId="77777777" w:rsidR="00910D20" w:rsidRPr="003054B9" w:rsidRDefault="00037421" w:rsidP="00A65FB5">
      <w:pPr>
        <w:widowControl w:val="0"/>
        <w:tabs>
          <w:tab w:val="left" w:pos="5103"/>
        </w:tabs>
        <w:spacing w:line="360" w:lineRule="auto"/>
        <w:ind w:left="567" w:right="-23" w:firstLine="2694"/>
        <w:rPr>
          <w:rFonts w:ascii="Times New Roman" w:eastAsia="Times New Roman" w:hAnsi="Times New Roman" w:cs="Times New Roman"/>
          <w:sz w:val="20"/>
          <w:szCs w:val="20"/>
          <w:lang w:val="uk-UA"/>
        </w:rPr>
      </w:pPr>
      <w:r w:rsidRPr="003054B9">
        <w:rPr>
          <w:rFonts w:ascii="Times New Roman" w:eastAsia="Times New Roman" w:hAnsi="Times New Roman" w:cs="Times New Roman"/>
          <w:sz w:val="20"/>
          <w:szCs w:val="20"/>
          <w:lang w:val="uk-UA"/>
        </w:rPr>
        <w:t>(підпис)</w:t>
      </w:r>
      <w:r w:rsidRPr="003054B9">
        <w:rPr>
          <w:rFonts w:ascii="Times New Roman" w:eastAsia="Times New Roman" w:hAnsi="Times New Roman" w:cs="Times New Roman"/>
          <w:sz w:val="20"/>
          <w:szCs w:val="20"/>
          <w:lang w:val="uk-UA"/>
        </w:rPr>
        <w:tab/>
        <w:t xml:space="preserve">                (посада, Власне ім’я, ПРІЗВИЩЕ)</w:t>
      </w:r>
    </w:p>
    <w:p w14:paraId="04041BC4" w14:textId="77777777" w:rsidR="00910D20" w:rsidRPr="003054B9" w:rsidRDefault="00910D20">
      <w:pPr>
        <w:widowControl w:val="0"/>
        <w:tabs>
          <w:tab w:val="left" w:pos="5103"/>
        </w:tabs>
        <w:spacing w:line="360" w:lineRule="auto"/>
        <w:ind w:left="567" w:firstLine="2694"/>
        <w:rPr>
          <w:rFonts w:ascii="Times New Roman" w:eastAsia="Times New Roman" w:hAnsi="Times New Roman" w:cs="Times New Roman"/>
          <w:sz w:val="20"/>
          <w:szCs w:val="20"/>
          <w:lang w:val="uk-UA"/>
        </w:rPr>
        <w:sectPr w:rsidR="00910D20" w:rsidRPr="003054B9" w:rsidSect="00A65FB5">
          <w:headerReference w:type="default" r:id="rId8"/>
          <w:pgSz w:w="11909" w:h="16834"/>
          <w:pgMar w:top="1440" w:right="569" w:bottom="1440" w:left="1440" w:header="720" w:footer="720" w:gutter="0"/>
          <w:pgNumType w:start="1"/>
          <w:cols w:space="720"/>
          <w:titlePg/>
          <w:docGrid w:linePitch="299"/>
        </w:sectPr>
      </w:pPr>
    </w:p>
    <w:p w14:paraId="0C376EFF" w14:textId="2E252A7F" w:rsidR="00E74A70" w:rsidRPr="003054B9" w:rsidRDefault="00037421" w:rsidP="000E49AD">
      <w:pPr>
        <w:spacing w:after="240" w:line="360" w:lineRule="auto"/>
        <w:ind w:firstLine="709"/>
        <w:jc w:val="center"/>
        <w:rPr>
          <w:rFonts w:ascii="Times New Roman" w:eastAsia="Times New Roman" w:hAnsi="Times New Roman" w:cs="Times New Roman"/>
          <w:b/>
          <w:sz w:val="28"/>
          <w:szCs w:val="28"/>
          <w:lang w:val="uk-UA"/>
        </w:rPr>
      </w:pPr>
      <w:r w:rsidRPr="003054B9">
        <w:rPr>
          <w:rFonts w:ascii="Times New Roman" w:eastAsia="Times New Roman" w:hAnsi="Times New Roman" w:cs="Times New Roman"/>
          <w:b/>
          <w:sz w:val="28"/>
          <w:szCs w:val="28"/>
          <w:lang w:val="uk-UA"/>
        </w:rPr>
        <w:lastRenderedPageBreak/>
        <w:t>РЕФЕРАТ / ABSTRACT</w:t>
      </w:r>
    </w:p>
    <w:p w14:paraId="738A56A9" w14:textId="3D78F8CB" w:rsidR="00E74A70"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Пояснювальна записка містить: </w:t>
      </w:r>
      <w:r w:rsidR="00B95A10">
        <w:rPr>
          <w:rFonts w:ascii="Times New Roman" w:eastAsia="Times New Roman" w:hAnsi="Times New Roman" w:cs="Times New Roman"/>
          <w:sz w:val="28"/>
          <w:szCs w:val="28"/>
          <w:lang w:val="uk-UA"/>
        </w:rPr>
        <w:t>7</w:t>
      </w:r>
      <w:r w:rsidR="008971F6">
        <w:rPr>
          <w:rFonts w:ascii="Times New Roman" w:eastAsia="Times New Roman" w:hAnsi="Times New Roman" w:cs="Times New Roman"/>
          <w:sz w:val="28"/>
          <w:szCs w:val="28"/>
          <w:lang w:val="uk-UA"/>
        </w:rPr>
        <w:t>4</w:t>
      </w:r>
      <w:r w:rsidRPr="003054B9">
        <w:rPr>
          <w:rFonts w:ascii="Times New Roman" w:eastAsia="Times New Roman" w:hAnsi="Times New Roman" w:cs="Times New Roman"/>
          <w:sz w:val="28"/>
          <w:szCs w:val="28"/>
          <w:lang w:val="uk-UA"/>
        </w:rPr>
        <w:t xml:space="preserve"> с., </w:t>
      </w:r>
      <w:r w:rsidR="00B95A10">
        <w:rPr>
          <w:rFonts w:ascii="Times New Roman" w:eastAsia="Times New Roman" w:hAnsi="Times New Roman" w:cs="Times New Roman"/>
          <w:sz w:val="28"/>
          <w:szCs w:val="28"/>
          <w:lang w:val="uk-UA"/>
        </w:rPr>
        <w:t>33</w:t>
      </w:r>
      <w:r w:rsidRPr="003054B9">
        <w:rPr>
          <w:rFonts w:ascii="Times New Roman" w:eastAsia="Times New Roman" w:hAnsi="Times New Roman" w:cs="Times New Roman"/>
          <w:sz w:val="28"/>
          <w:szCs w:val="28"/>
          <w:lang w:val="uk-UA"/>
        </w:rPr>
        <w:t xml:space="preserve"> рис., 10 джерел</w:t>
      </w:r>
      <w:r w:rsidR="00B95A10">
        <w:rPr>
          <w:rFonts w:ascii="Times New Roman" w:eastAsia="Times New Roman" w:hAnsi="Times New Roman" w:cs="Times New Roman"/>
          <w:sz w:val="28"/>
          <w:szCs w:val="28"/>
          <w:lang w:val="uk-UA"/>
        </w:rPr>
        <w:t>., 2 додатки.</w:t>
      </w:r>
    </w:p>
    <w:p w14:paraId="7853A105" w14:textId="77777777" w:rsidR="00E62DBF" w:rsidRPr="003054B9" w:rsidRDefault="00E62DBF" w:rsidP="00E74A70">
      <w:pPr>
        <w:spacing w:line="360" w:lineRule="auto"/>
        <w:ind w:firstLine="709"/>
        <w:jc w:val="both"/>
        <w:rPr>
          <w:rFonts w:ascii="Times New Roman" w:eastAsia="Times New Roman" w:hAnsi="Times New Roman" w:cs="Times New Roman"/>
          <w:sz w:val="28"/>
          <w:szCs w:val="28"/>
          <w:lang w:val="uk-UA"/>
        </w:rPr>
      </w:pPr>
    </w:p>
    <w:p w14:paraId="476283C9" w14:textId="3B553CCB" w:rsidR="00910D20"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ВЕБЗАСТОСУНОК, ГРА, ІНТЕРФЕЙС, КОРИСТУВАЧ, АДМІНІСТРАТОР, </w:t>
      </w:r>
      <w:r w:rsidR="00B95A10">
        <w:rPr>
          <w:rFonts w:ascii="Times New Roman" w:eastAsia="Times New Roman" w:hAnsi="Times New Roman" w:cs="Times New Roman"/>
          <w:sz w:val="28"/>
          <w:szCs w:val="28"/>
          <w:lang w:val="uk-UA"/>
        </w:rPr>
        <w:t>ВІДГУКИ, НОВИНИ</w:t>
      </w:r>
      <w:r w:rsidRPr="003054B9">
        <w:rPr>
          <w:rFonts w:ascii="Times New Roman" w:eastAsia="Times New Roman" w:hAnsi="Times New Roman" w:cs="Times New Roman"/>
          <w:sz w:val="28"/>
          <w:szCs w:val="28"/>
          <w:lang w:val="uk-UA"/>
        </w:rPr>
        <w:t>, EMAIL, SQLITE, PYTHON, JAVASCRIPT</w:t>
      </w:r>
    </w:p>
    <w:p w14:paraId="500A1AE0" w14:textId="77777777" w:rsidR="00E62DBF" w:rsidRPr="003054B9" w:rsidRDefault="00E62DBF" w:rsidP="00E74A70">
      <w:pPr>
        <w:spacing w:line="360" w:lineRule="auto"/>
        <w:ind w:firstLine="709"/>
        <w:jc w:val="both"/>
        <w:rPr>
          <w:rFonts w:ascii="Times New Roman" w:eastAsia="Times New Roman" w:hAnsi="Times New Roman" w:cs="Times New Roman"/>
          <w:sz w:val="28"/>
          <w:szCs w:val="28"/>
          <w:lang w:val="uk-UA"/>
        </w:rPr>
      </w:pPr>
    </w:p>
    <w:p w14:paraId="412CDCB8" w14:textId="3683853F" w:rsidR="00E74A70" w:rsidRPr="004B4993" w:rsidRDefault="00037421" w:rsidP="00E74A70">
      <w:pPr>
        <w:spacing w:line="360" w:lineRule="auto"/>
        <w:ind w:firstLine="709"/>
        <w:jc w:val="both"/>
        <w:rPr>
          <w:rFonts w:ascii="Times New Roman" w:eastAsia="Times New Roman" w:hAnsi="Times New Roman" w:cs="Times New Roman"/>
          <w:sz w:val="28"/>
          <w:szCs w:val="28"/>
          <w:lang w:val="uk-UA"/>
        </w:rPr>
      </w:pPr>
      <w:r w:rsidRPr="004B4993">
        <w:rPr>
          <w:rFonts w:ascii="Times New Roman" w:eastAsia="Times New Roman" w:hAnsi="Times New Roman" w:cs="Times New Roman"/>
          <w:sz w:val="28"/>
          <w:szCs w:val="28"/>
          <w:lang w:val="uk-UA"/>
        </w:rPr>
        <w:t xml:space="preserve">Об’єктом розробки є </w:t>
      </w:r>
      <w:r w:rsidR="00141AF3">
        <w:rPr>
          <w:rFonts w:ascii="Times New Roman" w:eastAsia="Times New Roman" w:hAnsi="Times New Roman" w:cs="Times New Roman"/>
          <w:sz w:val="28"/>
          <w:szCs w:val="28"/>
          <w:lang w:val="uk-UA"/>
        </w:rPr>
        <w:t>веб застосунок</w:t>
      </w:r>
      <w:r w:rsidR="0042702D">
        <w:rPr>
          <w:rFonts w:ascii="Times New Roman" w:eastAsia="Times New Roman" w:hAnsi="Times New Roman" w:cs="Times New Roman"/>
          <w:sz w:val="28"/>
          <w:szCs w:val="28"/>
          <w:lang w:val="uk-UA"/>
        </w:rPr>
        <w:t xml:space="preserve"> </w:t>
      </w:r>
      <w:r w:rsidRPr="004B4993">
        <w:rPr>
          <w:rFonts w:ascii="Times New Roman" w:eastAsia="Times New Roman" w:hAnsi="Times New Roman" w:cs="Times New Roman"/>
          <w:sz w:val="28"/>
          <w:szCs w:val="28"/>
          <w:lang w:val="uk-UA"/>
        </w:rPr>
        <w:t xml:space="preserve">до гри </w:t>
      </w:r>
      <w:proofErr w:type="spellStart"/>
      <w:r w:rsidRPr="004B4993">
        <w:rPr>
          <w:rFonts w:ascii="Times New Roman" w:eastAsia="Times New Roman" w:hAnsi="Times New Roman" w:cs="Times New Roman"/>
          <w:sz w:val="28"/>
          <w:szCs w:val="28"/>
          <w:lang w:val="uk-UA"/>
        </w:rPr>
        <w:t>Brick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Prince</w:t>
      </w:r>
      <w:proofErr w:type="spellEnd"/>
      <w:r w:rsidRPr="004B4993">
        <w:rPr>
          <w:rFonts w:ascii="Times New Roman" w:eastAsia="Times New Roman" w:hAnsi="Times New Roman" w:cs="Times New Roman"/>
          <w:sz w:val="28"/>
          <w:szCs w:val="28"/>
          <w:lang w:val="uk-UA"/>
        </w:rPr>
        <w:t>, який виконує функції інформаційного сайту для взаємодії користувачів з ігровим продуктом, з можливістю отримання копії гри, залишення відгуків, ознайомлення з новинами, а також адмініструванням контенту.</w:t>
      </w:r>
    </w:p>
    <w:p w14:paraId="7F215086" w14:textId="42CF68A9" w:rsidR="00645C82" w:rsidRPr="004B4993" w:rsidRDefault="00037421" w:rsidP="00645C82">
      <w:pPr>
        <w:spacing w:line="360" w:lineRule="auto"/>
        <w:ind w:firstLine="709"/>
        <w:jc w:val="both"/>
        <w:rPr>
          <w:rFonts w:ascii="Times New Roman" w:eastAsia="Times New Roman" w:hAnsi="Times New Roman" w:cs="Times New Roman"/>
          <w:sz w:val="28"/>
          <w:szCs w:val="28"/>
          <w:lang w:val="uk-UA"/>
        </w:rPr>
      </w:pPr>
      <w:r w:rsidRPr="004B4993">
        <w:rPr>
          <w:rFonts w:ascii="Times New Roman" w:eastAsia="Times New Roman" w:hAnsi="Times New Roman" w:cs="Times New Roman"/>
          <w:sz w:val="28"/>
          <w:szCs w:val="28"/>
          <w:lang w:val="uk-UA"/>
        </w:rPr>
        <w:t xml:space="preserve">Метою </w:t>
      </w:r>
      <w:proofErr w:type="spellStart"/>
      <w:r w:rsidRPr="004B4993">
        <w:rPr>
          <w:rFonts w:ascii="Times New Roman" w:eastAsia="Times New Roman" w:hAnsi="Times New Roman" w:cs="Times New Roman"/>
          <w:sz w:val="28"/>
          <w:szCs w:val="28"/>
          <w:lang w:val="uk-UA"/>
        </w:rPr>
        <w:t>проєкту</w:t>
      </w:r>
      <w:proofErr w:type="spellEnd"/>
      <w:r w:rsidRPr="004B4993">
        <w:rPr>
          <w:rFonts w:ascii="Times New Roman" w:eastAsia="Times New Roman" w:hAnsi="Times New Roman" w:cs="Times New Roman"/>
          <w:sz w:val="28"/>
          <w:szCs w:val="28"/>
          <w:lang w:val="uk-UA"/>
        </w:rPr>
        <w:t xml:space="preserve"> є створення повноцінної клієнт-серверної системи з чітким поділом ролей (користувач / адміністратор), підтримкою відгуків, локалізацією, надсиланням </w:t>
      </w:r>
      <w:proofErr w:type="spellStart"/>
      <w:r w:rsidRPr="004B4993">
        <w:rPr>
          <w:rFonts w:ascii="Times New Roman" w:eastAsia="Times New Roman" w:hAnsi="Times New Roman" w:cs="Times New Roman"/>
          <w:sz w:val="28"/>
          <w:szCs w:val="28"/>
          <w:lang w:val="uk-UA"/>
        </w:rPr>
        <w:t>email</w:t>
      </w:r>
      <w:proofErr w:type="spellEnd"/>
      <w:r w:rsidRPr="004B4993">
        <w:rPr>
          <w:rFonts w:ascii="Times New Roman" w:eastAsia="Times New Roman" w:hAnsi="Times New Roman" w:cs="Times New Roman"/>
          <w:sz w:val="28"/>
          <w:szCs w:val="28"/>
          <w:lang w:val="uk-UA"/>
        </w:rPr>
        <w:t>, переглядом стрічки новин та збереженням усіх</w:t>
      </w:r>
      <w:r w:rsidR="00CD694D">
        <w:rPr>
          <w:rFonts w:ascii="Times New Roman" w:eastAsia="Times New Roman" w:hAnsi="Times New Roman" w:cs="Times New Roman"/>
          <w:sz w:val="28"/>
          <w:szCs w:val="28"/>
          <w:lang w:val="uk-UA"/>
        </w:rPr>
        <w:t xml:space="preserve"> відповідних</w:t>
      </w:r>
      <w:r w:rsidRPr="004B4993">
        <w:rPr>
          <w:rFonts w:ascii="Times New Roman" w:eastAsia="Times New Roman" w:hAnsi="Times New Roman" w:cs="Times New Roman"/>
          <w:sz w:val="28"/>
          <w:szCs w:val="28"/>
          <w:lang w:val="uk-UA"/>
        </w:rPr>
        <w:t xml:space="preserve"> даних у базі </w:t>
      </w:r>
      <w:proofErr w:type="spellStart"/>
      <w:r w:rsidRPr="004B4993">
        <w:rPr>
          <w:rFonts w:ascii="Times New Roman" w:eastAsia="Times New Roman" w:hAnsi="Times New Roman" w:cs="Times New Roman"/>
          <w:sz w:val="28"/>
          <w:szCs w:val="28"/>
          <w:lang w:val="uk-UA"/>
        </w:rPr>
        <w:t>SQLite</w:t>
      </w:r>
      <w:proofErr w:type="spellEnd"/>
      <w:r w:rsidRPr="004B4993">
        <w:rPr>
          <w:rFonts w:ascii="Times New Roman" w:eastAsia="Times New Roman" w:hAnsi="Times New Roman" w:cs="Times New Roman"/>
          <w:sz w:val="28"/>
          <w:szCs w:val="28"/>
          <w:lang w:val="uk-UA"/>
        </w:rPr>
        <w:t>.</w:t>
      </w:r>
    </w:p>
    <w:p w14:paraId="5E291495" w14:textId="52757549" w:rsidR="00E74A70" w:rsidRPr="004B4993" w:rsidRDefault="00037421" w:rsidP="00645C82">
      <w:pPr>
        <w:spacing w:line="360" w:lineRule="auto"/>
        <w:ind w:firstLine="709"/>
        <w:jc w:val="both"/>
        <w:rPr>
          <w:rFonts w:ascii="Times New Roman" w:eastAsia="Times New Roman" w:hAnsi="Times New Roman" w:cs="Times New Roman"/>
          <w:sz w:val="28"/>
          <w:szCs w:val="28"/>
          <w:lang w:val="uk-UA"/>
        </w:rPr>
      </w:pPr>
      <w:r w:rsidRPr="004B4993">
        <w:rPr>
          <w:rFonts w:ascii="Times New Roman" w:eastAsia="Times New Roman" w:hAnsi="Times New Roman" w:cs="Times New Roman"/>
          <w:sz w:val="28"/>
          <w:szCs w:val="28"/>
          <w:lang w:val="uk-UA"/>
        </w:rPr>
        <w:t xml:space="preserve">Під час реалізації було використано </w:t>
      </w:r>
      <w:proofErr w:type="spellStart"/>
      <w:r w:rsidRPr="004B4993">
        <w:rPr>
          <w:rFonts w:ascii="Times New Roman" w:eastAsia="Times New Roman" w:hAnsi="Times New Roman" w:cs="Times New Roman"/>
          <w:sz w:val="28"/>
          <w:szCs w:val="28"/>
          <w:lang w:val="uk-UA"/>
        </w:rPr>
        <w:t>Python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FastAPI</w:t>
      </w:r>
      <w:proofErr w:type="spellEnd"/>
      <w:r w:rsidRPr="004B4993">
        <w:rPr>
          <w:rFonts w:ascii="Times New Roman" w:eastAsia="Times New Roman" w:hAnsi="Times New Roman" w:cs="Times New Roman"/>
          <w:sz w:val="28"/>
          <w:szCs w:val="28"/>
          <w:lang w:val="uk-UA"/>
        </w:rPr>
        <w:t xml:space="preserve">) для серверної логіки, </w:t>
      </w:r>
      <w:proofErr w:type="spellStart"/>
      <w:r w:rsidRPr="004B4993">
        <w:rPr>
          <w:rFonts w:ascii="Times New Roman" w:eastAsia="Times New Roman" w:hAnsi="Times New Roman" w:cs="Times New Roman"/>
          <w:sz w:val="28"/>
          <w:szCs w:val="28"/>
          <w:lang w:val="uk-UA"/>
        </w:rPr>
        <w:t>JavaScript</w:t>
      </w:r>
      <w:proofErr w:type="spellEnd"/>
      <w:r w:rsidRPr="004B4993">
        <w:rPr>
          <w:rFonts w:ascii="Times New Roman" w:eastAsia="Times New Roman" w:hAnsi="Times New Roman" w:cs="Times New Roman"/>
          <w:sz w:val="28"/>
          <w:szCs w:val="28"/>
          <w:lang w:val="uk-UA"/>
        </w:rPr>
        <w:t xml:space="preserve">/HTML/CSS для </w:t>
      </w:r>
      <w:proofErr w:type="spellStart"/>
      <w:r w:rsidRPr="004B4993">
        <w:rPr>
          <w:rFonts w:ascii="Times New Roman" w:eastAsia="Times New Roman" w:hAnsi="Times New Roman" w:cs="Times New Roman"/>
          <w:sz w:val="28"/>
          <w:szCs w:val="28"/>
          <w:lang w:val="uk-UA"/>
        </w:rPr>
        <w:t>фронтенду</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SQLite</w:t>
      </w:r>
      <w:proofErr w:type="spellEnd"/>
      <w:r w:rsidRPr="004B4993">
        <w:rPr>
          <w:rFonts w:ascii="Times New Roman" w:eastAsia="Times New Roman" w:hAnsi="Times New Roman" w:cs="Times New Roman"/>
          <w:sz w:val="28"/>
          <w:szCs w:val="28"/>
          <w:lang w:val="uk-UA"/>
        </w:rPr>
        <w:t xml:space="preserve"> як вбудовану базу даних, а також бібліотеки SMTP для надсилання електронних листів. Для зручності розробки застосовувались </w:t>
      </w:r>
      <w:proofErr w:type="spellStart"/>
      <w:r w:rsidRPr="004B4993">
        <w:rPr>
          <w:rFonts w:ascii="Times New Roman" w:eastAsia="Times New Roman" w:hAnsi="Times New Roman" w:cs="Times New Roman"/>
          <w:sz w:val="28"/>
          <w:szCs w:val="28"/>
          <w:lang w:val="uk-UA"/>
        </w:rPr>
        <w:t>Live</w:t>
      </w:r>
      <w:proofErr w:type="spellEnd"/>
      <w:r w:rsidRPr="004B4993">
        <w:rPr>
          <w:rFonts w:ascii="Times New Roman" w:eastAsia="Times New Roman" w:hAnsi="Times New Roman" w:cs="Times New Roman"/>
          <w:sz w:val="28"/>
          <w:szCs w:val="28"/>
          <w:lang w:val="uk-UA"/>
        </w:rPr>
        <w:t xml:space="preserve"> Server та </w:t>
      </w:r>
      <w:proofErr w:type="spellStart"/>
      <w:r w:rsidRPr="004B4993">
        <w:rPr>
          <w:rFonts w:ascii="Times New Roman" w:eastAsia="Times New Roman" w:hAnsi="Times New Roman" w:cs="Times New Roman"/>
          <w:sz w:val="28"/>
          <w:szCs w:val="28"/>
          <w:lang w:val="uk-UA"/>
        </w:rPr>
        <w:t>Visual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Studio</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Code</w:t>
      </w:r>
      <w:proofErr w:type="spellEnd"/>
      <w:r w:rsidRPr="004B4993">
        <w:rPr>
          <w:rFonts w:ascii="Times New Roman" w:eastAsia="Times New Roman" w:hAnsi="Times New Roman" w:cs="Times New Roman"/>
          <w:sz w:val="28"/>
          <w:szCs w:val="28"/>
          <w:lang w:val="uk-UA"/>
        </w:rPr>
        <w:t>. Реалізовано компоненти з перевіркою прав доступу, реакціями до відгуків (лайки/</w:t>
      </w:r>
      <w:proofErr w:type="spellStart"/>
      <w:r w:rsidRPr="004B4993">
        <w:rPr>
          <w:rFonts w:ascii="Times New Roman" w:eastAsia="Times New Roman" w:hAnsi="Times New Roman" w:cs="Times New Roman"/>
          <w:sz w:val="28"/>
          <w:szCs w:val="28"/>
          <w:lang w:val="uk-UA"/>
        </w:rPr>
        <w:t>дизлайки</w:t>
      </w:r>
      <w:proofErr w:type="spellEnd"/>
      <w:r w:rsidRPr="004B4993">
        <w:rPr>
          <w:rFonts w:ascii="Times New Roman" w:eastAsia="Times New Roman" w:hAnsi="Times New Roman" w:cs="Times New Roman"/>
          <w:sz w:val="28"/>
          <w:szCs w:val="28"/>
          <w:lang w:val="uk-UA"/>
        </w:rPr>
        <w:t xml:space="preserve">), формами з </w:t>
      </w:r>
      <w:proofErr w:type="spellStart"/>
      <w:r w:rsidRPr="004B4993">
        <w:rPr>
          <w:rFonts w:ascii="Times New Roman" w:eastAsia="Times New Roman" w:hAnsi="Times New Roman" w:cs="Times New Roman"/>
          <w:sz w:val="28"/>
          <w:szCs w:val="28"/>
          <w:lang w:val="uk-UA"/>
        </w:rPr>
        <w:t>валідацією</w:t>
      </w:r>
      <w:proofErr w:type="spellEnd"/>
      <w:r w:rsidRPr="004B4993">
        <w:rPr>
          <w:rFonts w:ascii="Times New Roman" w:eastAsia="Times New Roman" w:hAnsi="Times New Roman" w:cs="Times New Roman"/>
          <w:sz w:val="28"/>
          <w:szCs w:val="28"/>
          <w:lang w:val="uk-UA"/>
        </w:rPr>
        <w:t xml:space="preserve"> та адаптивним дизайном.</w:t>
      </w:r>
    </w:p>
    <w:p w14:paraId="296690C2" w14:textId="3814CBE0" w:rsidR="00910D20" w:rsidRPr="004B4993" w:rsidRDefault="00037421" w:rsidP="00E74A70">
      <w:pPr>
        <w:spacing w:line="360" w:lineRule="auto"/>
        <w:ind w:firstLine="709"/>
        <w:jc w:val="both"/>
        <w:rPr>
          <w:rFonts w:ascii="Times New Roman" w:eastAsia="Times New Roman" w:hAnsi="Times New Roman" w:cs="Times New Roman"/>
          <w:sz w:val="28"/>
          <w:szCs w:val="28"/>
          <w:lang w:val="uk-UA"/>
        </w:rPr>
      </w:pPr>
      <w:r w:rsidRPr="004B4993">
        <w:rPr>
          <w:rFonts w:ascii="Times New Roman" w:eastAsia="Times New Roman" w:hAnsi="Times New Roman" w:cs="Times New Roman"/>
          <w:sz w:val="28"/>
          <w:szCs w:val="28"/>
          <w:lang w:val="uk-UA"/>
        </w:rPr>
        <w:t xml:space="preserve">У результаті </w:t>
      </w:r>
      <w:proofErr w:type="spellStart"/>
      <w:r w:rsidRPr="004B4993">
        <w:rPr>
          <w:rFonts w:ascii="Times New Roman" w:eastAsia="Times New Roman" w:hAnsi="Times New Roman" w:cs="Times New Roman"/>
          <w:sz w:val="28"/>
          <w:szCs w:val="28"/>
          <w:lang w:val="uk-UA"/>
        </w:rPr>
        <w:t>проєкту</w:t>
      </w:r>
      <w:proofErr w:type="spellEnd"/>
      <w:r w:rsidRPr="004B4993">
        <w:rPr>
          <w:rFonts w:ascii="Times New Roman" w:eastAsia="Times New Roman" w:hAnsi="Times New Roman" w:cs="Times New Roman"/>
          <w:sz w:val="28"/>
          <w:szCs w:val="28"/>
          <w:lang w:val="uk-UA"/>
        </w:rPr>
        <w:t xml:space="preserve"> створено ефективний та інтуїтивний </w:t>
      </w:r>
      <w:r w:rsidR="00141AF3">
        <w:rPr>
          <w:rFonts w:ascii="Times New Roman" w:eastAsia="Times New Roman" w:hAnsi="Times New Roman" w:cs="Times New Roman"/>
          <w:sz w:val="28"/>
          <w:szCs w:val="28"/>
          <w:lang w:val="uk-UA"/>
        </w:rPr>
        <w:t xml:space="preserve">веб </w:t>
      </w:r>
      <w:proofErr w:type="spellStart"/>
      <w:r w:rsidR="00141AF3">
        <w:rPr>
          <w:rFonts w:ascii="Times New Roman" w:eastAsia="Times New Roman" w:hAnsi="Times New Roman" w:cs="Times New Roman"/>
          <w:sz w:val="28"/>
          <w:szCs w:val="28"/>
          <w:lang w:val="uk-UA"/>
        </w:rPr>
        <w:t>застосунок</w:t>
      </w:r>
      <w:r w:rsidRPr="004B4993">
        <w:rPr>
          <w:rFonts w:ascii="Times New Roman" w:eastAsia="Times New Roman" w:hAnsi="Times New Roman" w:cs="Times New Roman"/>
          <w:sz w:val="28"/>
          <w:szCs w:val="28"/>
          <w:lang w:val="uk-UA"/>
        </w:rPr>
        <w:t>із</w:t>
      </w:r>
      <w:proofErr w:type="spellEnd"/>
      <w:r w:rsidRPr="004B4993">
        <w:rPr>
          <w:rFonts w:ascii="Times New Roman" w:eastAsia="Times New Roman" w:hAnsi="Times New Roman" w:cs="Times New Roman"/>
          <w:sz w:val="28"/>
          <w:szCs w:val="28"/>
          <w:lang w:val="uk-UA"/>
        </w:rPr>
        <w:t xml:space="preserve"> сучасним інтерфейсом, повним функціоналом взаємодії з користувачами та інструментами адміністрування, який може масштабуватись і адаптуватися до подальших ітерацій гри </w:t>
      </w:r>
      <w:proofErr w:type="spellStart"/>
      <w:r w:rsidRPr="004B4993">
        <w:rPr>
          <w:rFonts w:ascii="Times New Roman" w:eastAsia="Times New Roman" w:hAnsi="Times New Roman" w:cs="Times New Roman"/>
          <w:sz w:val="28"/>
          <w:szCs w:val="28"/>
          <w:lang w:val="uk-UA"/>
        </w:rPr>
        <w:t>Brick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Prince</w:t>
      </w:r>
      <w:proofErr w:type="spellEnd"/>
      <w:r w:rsidRPr="004B4993">
        <w:rPr>
          <w:rFonts w:ascii="Times New Roman" w:eastAsia="Times New Roman" w:hAnsi="Times New Roman" w:cs="Times New Roman"/>
          <w:sz w:val="28"/>
          <w:szCs w:val="28"/>
          <w:lang w:val="uk-UA"/>
        </w:rPr>
        <w:t>.</w:t>
      </w:r>
    </w:p>
    <w:p w14:paraId="61B6DA35" w14:textId="77777777" w:rsidR="00E74A70" w:rsidRPr="004B4993" w:rsidRDefault="00E74A70" w:rsidP="00E74A70">
      <w:pPr>
        <w:spacing w:line="360" w:lineRule="auto"/>
        <w:ind w:firstLine="709"/>
        <w:jc w:val="both"/>
        <w:rPr>
          <w:rFonts w:ascii="Times New Roman" w:eastAsia="Times New Roman" w:hAnsi="Times New Roman" w:cs="Times New Roman"/>
          <w:sz w:val="28"/>
          <w:szCs w:val="28"/>
          <w:lang w:val="uk-UA"/>
        </w:rPr>
      </w:pPr>
    </w:p>
    <w:p w14:paraId="5C01E34B" w14:textId="2EB5E921" w:rsidR="00910D20" w:rsidRDefault="00037421" w:rsidP="00E74A70">
      <w:pPr>
        <w:spacing w:line="360" w:lineRule="auto"/>
        <w:ind w:firstLine="709"/>
        <w:jc w:val="both"/>
        <w:rPr>
          <w:rFonts w:ascii="Times New Roman" w:eastAsia="Times New Roman" w:hAnsi="Times New Roman" w:cs="Times New Roman"/>
          <w:sz w:val="28"/>
          <w:szCs w:val="28"/>
          <w:lang w:val="uk-UA"/>
        </w:rPr>
      </w:pPr>
      <w:r w:rsidRPr="004B4993">
        <w:rPr>
          <w:rFonts w:ascii="Times New Roman" w:eastAsia="Times New Roman" w:hAnsi="Times New Roman" w:cs="Times New Roman"/>
          <w:sz w:val="28"/>
          <w:szCs w:val="28"/>
          <w:lang w:val="uk-UA"/>
        </w:rPr>
        <w:t>WEB APPLICATION, GAME, INTERFACE, USER, ADMINISTRATOR, FEEDBACK SYSTEM, EMAIL, SQLITE, PYTHON, JAVASCRIPT</w:t>
      </w:r>
    </w:p>
    <w:p w14:paraId="13BD6418" w14:textId="77777777" w:rsidR="00E62DBF" w:rsidRPr="004B4993" w:rsidRDefault="00E62DBF" w:rsidP="00E74A70">
      <w:pPr>
        <w:spacing w:line="360" w:lineRule="auto"/>
        <w:ind w:firstLine="709"/>
        <w:jc w:val="both"/>
        <w:rPr>
          <w:rFonts w:ascii="Times New Roman" w:eastAsia="Times New Roman" w:hAnsi="Times New Roman" w:cs="Times New Roman"/>
          <w:sz w:val="28"/>
          <w:szCs w:val="28"/>
          <w:lang w:val="uk-UA"/>
        </w:rPr>
      </w:pPr>
    </w:p>
    <w:p w14:paraId="4F50ADEB" w14:textId="77777777" w:rsidR="00E74A70" w:rsidRPr="004B4993" w:rsidRDefault="00037421" w:rsidP="00E74A70">
      <w:pPr>
        <w:spacing w:line="360" w:lineRule="auto"/>
        <w:ind w:firstLine="709"/>
        <w:jc w:val="both"/>
        <w:rPr>
          <w:rFonts w:ascii="Times New Roman" w:eastAsia="Times New Roman" w:hAnsi="Times New Roman" w:cs="Times New Roman"/>
          <w:sz w:val="28"/>
          <w:szCs w:val="28"/>
          <w:lang w:val="uk-UA"/>
        </w:rPr>
      </w:pPr>
      <w:proofErr w:type="spellStart"/>
      <w:r w:rsidRPr="004B4993">
        <w:rPr>
          <w:rFonts w:ascii="Times New Roman" w:eastAsia="Times New Roman" w:hAnsi="Times New Roman" w:cs="Times New Roman"/>
          <w:sz w:val="28"/>
          <w:szCs w:val="28"/>
          <w:lang w:val="uk-UA"/>
        </w:rPr>
        <w:lastRenderedPageBreak/>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object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of</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development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is</w:t>
      </w:r>
      <w:proofErr w:type="spellEnd"/>
      <w:r w:rsidRPr="004B4993">
        <w:rPr>
          <w:rFonts w:ascii="Times New Roman" w:eastAsia="Times New Roman" w:hAnsi="Times New Roman" w:cs="Times New Roman"/>
          <w:sz w:val="28"/>
          <w:szCs w:val="28"/>
          <w:lang w:val="uk-UA"/>
        </w:rPr>
        <w:t xml:space="preserve"> a </w:t>
      </w:r>
      <w:proofErr w:type="spellStart"/>
      <w:r w:rsidRPr="004B4993">
        <w:rPr>
          <w:rFonts w:ascii="Times New Roman" w:eastAsia="Times New Roman" w:hAnsi="Times New Roman" w:cs="Times New Roman"/>
          <w:sz w:val="28"/>
          <w:szCs w:val="28"/>
          <w:lang w:val="uk-UA"/>
        </w:rPr>
        <w:t>web</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application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Brick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Prince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game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functioning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information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platform</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user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interaction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with</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game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includes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features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downloading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game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leaving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feedback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reading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news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performing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administrative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operations</w:t>
      </w:r>
      <w:proofErr w:type="spellEnd"/>
      <w:r w:rsidRPr="004B4993">
        <w:rPr>
          <w:rFonts w:ascii="Times New Roman" w:eastAsia="Times New Roman" w:hAnsi="Times New Roman" w:cs="Times New Roman"/>
          <w:sz w:val="28"/>
          <w:szCs w:val="28"/>
          <w:lang w:val="uk-UA"/>
        </w:rPr>
        <w:t>.</w:t>
      </w:r>
    </w:p>
    <w:p w14:paraId="672BC5EA" w14:textId="77777777" w:rsidR="00E74A70" w:rsidRPr="004B4993" w:rsidRDefault="00037421" w:rsidP="00E74A70">
      <w:pPr>
        <w:spacing w:line="360" w:lineRule="auto"/>
        <w:ind w:firstLine="709"/>
        <w:jc w:val="both"/>
        <w:rPr>
          <w:rFonts w:ascii="Times New Roman" w:eastAsia="Times New Roman" w:hAnsi="Times New Roman" w:cs="Times New Roman"/>
          <w:sz w:val="28"/>
          <w:szCs w:val="28"/>
          <w:lang w:val="uk-UA"/>
        </w:rPr>
      </w:pP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goal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of</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project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to</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implement</w:t>
      </w:r>
      <w:proofErr w:type="spellEnd"/>
      <w:r w:rsidRPr="004B4993">
        <w:rPr>
          <w:rFonts w:ascii="Times New Roman" w:eastAsia="Times New Roman" w:hAnsi="Times New Roman" w:cs="Times New Roman"/>
          <w:sz w:val="28"/>
          <w:szCs w:val="28"/>
          <w:lang w:val="uk-UA"/>
        </w:rPr>
        <w:t xml:space="preserve"> a </w:t>
      </w:r>
      <w:proofErr w:type="spellStart"/>
      <w:r w:rsidRPr="004B4993">
        <w:rPr>
          <w:rFonts w:ascii="Times New Roman" w:eastAsia="Times New Roman" w:hAnsi="Times New Roman" w:cs="Times New Roman"/>
          <w:sz w:val="28"/>
          <w:szCs w:val="28"/>
          <w:lang w:val="uk-UA"/>
        </w:rPr>
        <w:t>full-featured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client-server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system</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with</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user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administrator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roles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support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feedback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localization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email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delivery</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news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management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persistent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data</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storage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SQLite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database</w:t>
      </w:r>
      <w:proofErr w:type="spellEnd"/>
      <w:r w:rsidRPr="004B4993">
        <w:rPr>
          <w:rFonts w:ascii="Times New Roman" w:eastAsia="Times New Roman" w:hAnsi="Times New Roman" w:cs="Times New Roman"/>
          <w:sz w:val="28"/>
          <w:szCs w:val="28"/>
          <w:lang w:val="uk-UA"/>
        </w:rPr>
        <w:t>.</w:t>
      </w:r>
      <w:r w:rsidRPr="004B4993">
        <w:rPr>
          <w:rFonts w:ascii="Times New Roman" w:eastAsia="Times New Roman" w:hAnsi="Times New Roman" w:cs="Times New Roman"/>
          <w:sz w:val="28"/>
          <w:szCs w:val="28"/>
          <w:lang w:val="uk-UA"/>
        </w:rPr>
        <w:b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backend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was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built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with</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Python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FastAPI</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while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frontend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used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JavaScript</w:t>
      </w:r>
      <w:proofErr w:type="spellEnd"/>
      <w:r w:rsidRPr="004B4993">
        <w:rPr>
          <w:rFonts w:ascii="Times New Roman" w:eastAsia="Times New Roman" w:hAnsi="Times New Roman" w:cs="Times New Roman"/>
          <w:sz w:val="28"/>
          <w:szCs w:val="28"/>
          <w:lang w:val="uk-UA"/>
        </w:rPr>
        <w:t xml:space="preserve">, HTML,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CSS.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application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uses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SQLite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database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engine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SMTP </w:t>
      </w:r>
      <w:proofErr w:type="spellStart"/>
      <w:r w:rsidRPr="004B4993">
        <w:rPr>
          <w:rFonts w:ascii="Times New Roman" w:eastAsia="Times New Roman" w:hAnsi="Times New Roman" w:cs="Times New Roman"/>
          <w:sz w:val="28"/>
          <w:szCs w:val="28"/>
          <w:lang w:val="uk-UA"/>
        </w:rPr>
        <w:t>libraries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sending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emails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Development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was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done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Visual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Studio</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Code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with</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Live</w:t>
      </w:r>
      <w:proofErr w:type="spellEnd"/>
      <w:r w:rsidRPr="004B4993">
        <w:rPr>
          <w:rFonts w:ascii="Times New Roman" w:eastAsia="Times New Roman" w:hAnsi="Times New Roman" w:cs="Times New Roman"/>
          <w:sz w:val="28"/>
          <w:szCs w:val="28"/>
          <w:lang w:val="uk-UA"/>
        </w:rPr>
        <w:t xml:space="preserve"> Server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rapid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prototyping</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application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includes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access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control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logic</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feedback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reactions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likes</w:t>
      </w:r>
      <w:proofErr w:type="spellEnd"/>
      <w:r w:rsidRPr="004B4993">
        <w:rPr>
          <w:rFonts w:ascii="Times New Roman" w:eastAsia="Times New Roman" w:hAnsi="Times New Roman" w:cs="Times New Roman"/>
          <w:sz w:val="28"/>
          <w:szCs w:val="28"/>
          <w:lang w:val="uk-UA"/>
        </w:rPr>
        <w:t>/</w:t>
      </w:r>
      <w:proofErr w:type="spellStart"/>
      <w:r w:rsidRPr="004B4993">
        <w:rPr>
          <w:rFonts w:ascii="Times New Roman" w:eastAsia="Times New Roman" w:hAnsi="Times New Roman" w:cs="Times New Roman"/>
          <w:sz w:val="28"/>
          <w:szCs w:val="28"/>
          <w:lang w:val="uk-UA"/>
        </w:rPr>
        <w:t>dislikes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form</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validation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a </w:t>
      </w:r>
      <w:proofErr w:type="spellStart"/>
      <w:r w:rsidRPr="004B4993">
        <w:rPr>
          <w:rFonts w:ascii="Times New Roman" w:eastAsia="Times New Roman" w:hAnsi="Times New Roman" w:cs="Times New Roman"/>
          <w:sz w:val="28"/>
          <w:szCs w:val="28"/>
          <w:lang w:val="uk-UA"/>
        </w:rPr>
        <w:t>responsive</w:t>
      </w:r>
      <w:proofErr w:type="spellEnd"/>
      <w:r w:rsidRPr="004B4993">
        <w:rPr>
          <w:rFonts w:ascii="Times New Roman" w:eastAsia="Times New Roman" w:hAnsi="Times New Roman" w:cs="Times New Roman"/>
          <w:sz w:val="28"/>
          <w:szCs w:val="28"/>
          <w:lang w:val="uk-UA"/>
        </w:rPr>
        <w:t xml:space="preserve"> UI.</w:t>
      </w:r>
    </w:p>
    <w:p w14:paraId="4F79AD54" w14:textId="15549BC5" w:rsidR="00910D20" w:rsidRPr="004B4993" w:rsidRDefault="00037421" w:rsidP="00E74A70">
      <w:pPr>
        <w:spacing w:line="360" w:lineRule="auto"/>
        <w:ind w:firstLine="709"/>
        <w:jc w:val="both"/>
        <w:rPr>
          <w:rFonts w:ascii="Times New Roman" w:eastAsia="Times New Roman" w:hAnsi="Times New Roman" w:cs="Times New Roman"/>
          <w:sz w:val="28"/>
          <w:szCs w:val="28"/>
          <w:lang w:val="uk-UA"/>
        </w:rPr>
      </w:pPr>
      <w:proofErr w:type="spellStart"/>
      <w:r w:rsidRPr="004B4993">
        <w:rPr>
          <w:rFonts w:ascii="Times New Roman" w:eastAsia="Times New Roman" w:hAnsi="Times New Roman" w:cs="Times New Roman"/>
          <w:sz w:val="28"/>
          <w:szCs w:val="28"/>
          <w:lang w:val="uk-UA"/>
        </w:rPr>
        <w:t>As</w:t>
      </w:r>
      <w:proofErr w:type="spellEnd"/>
      <w:r w:rsidRPr="004B4993">
        <w:rPr>
          <w:rFonts w:ascii="Times New Roman" w:eastAsia="Times New Roman" w:hAnsi="Times New Roman" w:cs="Times New Roman"/>
          <w:sz w:val="28"/>
          <w:szCs w:val="28"/>
          <w:lang w:val="uk-UA"/>
        </w:rPr>
        <w:t xml:space="preserve"> a </w:t>
      </w:r>
      <w:proofErr w:type="spellStart"/>
      <w:r w:rsidRPr="004B4993">
        <w:rPr>
          <w:rFonts w:ascii="Times New Roman" w:eastAsia="Times New Roman" w:hAnsi="Times New Roman" w:cs="Times New Roman"/>
          <w:sz w:val="28"/>
          <w:szCs w:val="28"/>
          <w:lang w:val="uk-UA"/>
        </w:rPr>
        <w:t>result</w:t>
      </w:r>
      <w:proofErr w:type="spellEnd"/>
      <w:r w:rsidRPr="004B4993">
        <w:rPr>
          <w:rFonts w:ascii="Times New Roman" w:eastAsia="Times New Roman" w:hAnsi="Times New Roman" w:cs="Times New Roman"/>
          <w:sz w:val="28"/>
          <w:szCs w:val="28"/>
          <w:lang w:val="uk-UA"/>
        </w:rPr>
        <w:t xml:space="preserve">, a </w:t>
      </w:r>
      <w:proofErr w:type="spellStart"/>
      <w:r w:rsidRPr="004B4993">
        <w:rPr>
          <w:rFonts w:ascii="Times New Roman" w:eastAsia="Times New Roman" w:hAnsi="Times New Roman" w:cs="Times New Roman"/>
          <w:sz w:val="28"/>
          <w:szCs w:val="28"/>
          <w:lang w:val="uk-UA"/>
        </w:rPr>
        <w:t>modern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functional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web</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platform</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was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developed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with</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intuitive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user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experience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full</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interaction</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capabilities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and</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administrative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tools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that</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are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suitable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for</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future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extensions</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of</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the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Brick</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Prince</w:t>
      </w:r>
      <w:proofErr w:type="spellEnd"/>
      <w:r w:rsidRPr="004B4993">
        <w:rPr>
          <w:rFonts w:ascii="Times New Roman" w:eastAsia="Times New Roman" w:hAnsi="Times New Roman" w:cs="Times New Roman"/>
          <w:sz w:val="28"/>
          <w:szCs w:val="28"/>
          <w:lang w:val="uk-UA"/>
        </w:rPr>
        <w:t xml:space="preserve"> </w:t>
      </w:r>
      <w:proofErr w:type="spellStart"/>
      <w:r w:rsidRPr="004B4993">
        <w:rPr>
          <w:rFonts w:ascii="Times New Roman" w:eastAsia="Times New Roman" w:hAnsi="Times New Roman" w:cs="Times New Roman"/>
          <w:sz w:val="28"/>
          <w:szCs w:val="28"/>
          <w:lang w:val="uk-UA"/>
        </w:rPr>
        <w:t>game</w:t>
      </w:r>
      <w:proofErr w:type="spellEnd"/>
      <w:r w:rsidRPr="004B4993">
        <w:rPr>
          <w:rFonts w:ascii="Times New Roman" w:eastAsia="Times New Roman" w:hAnsi="Times New Roman" w:cs="Times New Roman"/>
          <w:sz w:val="28"/>
          <w:szCs w:val="28"/>
          <w:lang w:val="uk-UA"/>
        </w:rPr>
        <w:t>.</w:t>
      </w:r>
    </w:p>
    <w:p w14:paraId="69E88E69" w14:textId="19AC34AE" w:rsidR="00E74A70" w:rsidRPr="003054B9" w:rsidRDefault="00E74A70">
      <w:pP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br w:type="page"/>
      </w:r>
    </w:p>
    <w:p w14:paraId="2DE5ECFD" w14:textId="71AFC04D" w:rsidR="00570908" w:rsidRDefault="00E74A70" w:rsidP="00F73156">
      <w:pPr>
        <w:widowControl w:val="0"/>
        <w:spacing w:after="240" w:line="360" w:lineRule="auto"/>
        <w:jc w:val="center"/>
        <w:rPr>
          <w:rFonts w:ascii="Times New Roman" w:eastAsia="Times New Roman" w:hAnsi="Times New Roman" w:cs="Times New Roman"/>
          <w:b/>
          <w:bCs/>
          <w:sz w:val="28"/>
          <w:szCs w:val="28"/>
          <w:lang w:val="uk-UA"/>
        </w:rPr>
      </w:pPr>
      <w:r w:rsidRPr="00645C82">
        <w:rPr>
          <w:rFonts w:ascii="Times New Roman" w:eastAsia="Times New Roman" w:hAnsi="Times New Roman" w:cs="Times New Roman"/>
          <w:b/>
          <w:bCs/>
          <w:sz w:val="28"/>
          <w:szCs w:val="28"/>
          <w:lang w:val="uk-UA"/>
        </w:rPr>
        <w:lastRenderedPageBreak/>
        <w:t>ЗМІСТ</w:t>
      </w:r>
    </w:p>
    <w:p w14:paraId="1EBBAB0E" w14:textId="6CCB013E" w:rsidR="00570908" w:rsidRDefault="00570908" w:rsidP="00AF4821">
      <w:pPr>
        <w:widowControl w:val="0"/>
        <w:spacing w:line="360" w:lineRule="auto"/>
        <w:ind w:left="262" w:hanging="262"/>
        <w:rPr>
          <w:rFonts w:ascii="Times New Roman" w:eastAsia="Times New Roman" w:hAnsi="Times New Roman" w:cs="Times New Roman"/>
          <w:sz w:val="28"/>
          <w:szCs w:val="28"/>
        </w:rPr>
      </w:pPr>
      <w:r>
        <w:rPr>
          <w:rFonts w:ascii="Times New Roman" w:eastAsia="Times New Roman" w:hAnsi="Times New Roman" w:cs="Times New Roman"/>
          <w:sz w:val="28"/>
          <w:szCs w:val="28"/>
        </w:rPr>
        <w:t>Вступ..................................................................................................................</w:t>
      </w:r>
      <w:r w:rsidR="00440D1D">
        <w:rPr>
          <w:rFonts w:ascii="Times New Roman" w:eastAsia="Times New Roman" w:hAnsi="Times New Roman" w:cs="Times New Roman"/>
          <w:sz w:val="28"/>
          <w:szCs w:val="28"/>
          <w:lang w:val="en-GB"/>
        </w:rPr>
        <w:t>.</w:t>
      </w:r>
      <w:r>
        <w:rPr>
          <w:rFonts w:ascii="Times New Roman" w:eastAsia="Times New Roman" w:hAnsi="Times New Roman" w:cs="Times New Roman"/>
          <w:sz w:val="28"/>
          <w:szCs w:val="28"/>
        </w:rPr>
        <w:t>.............8</w:t>
      </w:r>
    </w:p>
    <w:p w14:paraId="209DEEDC" w14:textId="536C0A0E" w:rsidR="00570908" w:rsidRDefault="00570908" w:rsidP="00AF4821">
      <w:pPr>
        <w:widowControl w:val="0"/>
        <w:numPr>
          <w:ilvl w:val="0"/>
          <w:numId w:val="12"/>
        </w:numPr>
        <w:spacing w:line="360" w:lineRule="auto"/>
        <w:ind w:left="142" w:hanging="142"/>
      </w:pPr>
      <w:proofErr w:type="spellStart"/>
      <w:r>
        <w:rPr>
          <w:rFonts w:ascii="Times New Roman" w:eastAsia="Times New Roman" w:hAnsi="Times New Roman" w:cs="Times New Roman"/>
          <w:sz w:val="28"/>
          <w:szCs w:val="28"/>
        </w:rPr>
        <w:t>Аналіз</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предметної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області</w:t>
      </w:r>
      <w:proofErr w:type="spellEnd"/>
      <w:r>
        <w:rPr>
          <w:rFonts w:ascii="Times New Roman" w:eastAsia="Times New Roman" w:hAnsi="Times New Roman" w:cs="Times New Roman"/>
          <w:sz w:val="28"/>
          <w:szCs w:val="28"/>
        </w:rPr>
        <w:t>……………………......................................</w:t>
      </w:r>
      <w:r w:rsidR="00440D1D">
        <w:rPr>
          <w:rFonts w:ascii="Times New Roman" w:eastAsia="Times New Roman" w:hAnsi="Times New Roman" w:cs="Times New Roman"/>
          <w:sz w:val="28"/>
          <w:szCs w:val="28"/>
          <w:lang w:val="en-GB"/>
        </w:rPr>
        <w:t>...</w:t>
      </w:r>
      <w:r>
        <w:rPr>
          <w:rFonts w:ascii="Times New Roman" w:eastAsia="Times New Roman" w:hAnsi="Times New Roman" w:cs="Times New Roman"/>
          <w:sz w:val="28"/>
          <w:szCs w:val="28"/>
        </w:rPr>
        <w:t>.</w:t>
      </w:r>
      <w:r w:rsidR="005D5F6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w:t>
      </w:r>
      <w:r w:rsidR="005F2897">
        <w:rPr>
          <w:rFonts w:ascii="Times New Roman" w:eastAsia="Times New Roman" w:hAnsi="Times New Roman" w:cs="Times New Roman"/>
          <w:sz w:val="28"/>
          <w:szCs w:val="28"/>
          <w:lang w:val="ru-RU"/>
        </w:rPr>
        <w:t>9</w:t>
      </w:r>
    </w:p>
    <w:p w14:paraId="65E13F4B" w14:textId="37C24CCE" w:rsidR="00570908" w:rsidRDefault="00570908" w:rsidP="00AF4821">
      <w:pPr>
        <w:widowControl w:val="0"/>
        <w:numPr>
          <w:ilvl w:val="1"/>
          <w:numId w:val="12"/>
        </w:numPr>
        <w:spacing w:line="360" w:lineRule="auto"/>
        <w:ind w:left="1134" w:hanging="425"/>
      </w:pPr>
      <w:proofErr w:type="spellStart"/>
      <w:r>
        <w:rPr>
          <w:rFonts w:ascii="Times New Roman" w:eastAsia="Times New Roman" w:hAnsi="Times New Roman" w:cs="Times New Roman"/>
          <w:sz w:val="28"/>
          <w:szCs w:val="28"/>
        </w:rPr>
        <w:t>Аналіз</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предметної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області</w:t>
      </w:r>
      <w:proofErr w:type="spellEnd"/>
      <w:r>
        <w:rPr>
          <w:rFonts w:ascii="Times New Roman" w:eastAsia="Times New Roman" w:hAnsi="Times New Roman" w:cs="Times New Roman"/>
          <w:sz w:val="28"/>
          <w:szCs w:val="28"/>
        </w:rPr>
        <w:t>………………………………………</w:t>
      </w:r>
      <w:r w:rsidR="00440D1D">
        <w:rPr>
          <w:rFonts w:ascii="Times New Roman" w:eastAsia="Times New Roman" w:hAnsi="Times New Roman" w:cs="Times New Roman"/>
          <w:sz w:val="28"/>
          <w:szCs w:val="28"/>
          <w:lang w:val="en-GB"/>
        </w:rPr>
        <w:t>…</w:t>
      </w:r>
      <w:proofErr w:type="gramStart"/>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proofErr w:type="gramEnd"/>
      <w:r>
        <w:rPr>
          <w:rFonts w:ascii="Times New Roman" w:eastAsia="Times New Roman" w:hAnsi="Times New Roman" w:cs="Times New Roman"/>
          <w:sz w:val="28"/>
          <w:szCs w:val="28"/>
        </w:rPr>
        <w:t>…</w:t>
      </w:r>
      <w:r w:rsidR="005F2897">
        <w:rPr>
          <w:rFonts w:ascii="Times New Roman" w:eastAsia="Times New Roman" w:hAnsi="Times New Roman" w:cs="Times New Roman"/>
          <w:sz w:val="28"/>
          <w:szCs w:val="28"/>
          <w:lang w:val="ru-RU"/>
        </w:rPr>
        <w:t>9</w:t>
      </w:r>
    </w:p>
    <w:p w14:paraId="0D460421" w14:textId="5F96FE3E" w:rsidR="00570908" w:rsidRDefault="00EC5572" w:rsidP="00AF4821">
      <w:pPr>
        <w:widowControl w:val="0"/>
        <w:numPr>
          <w:ilvl w:val="1"/>
          <w:numId w:val="12"/>
        </w:numPr>
        <w:tabs>
          <w:tab w:val="left" w:pos="419"/>
        </w:tabs>
        <w:spacing w:line="360" w:lineRule="auto"/>
        <w:ind w:left="1134" w:hanging="425"/>
      </w:pPr>
      <w:proofErr w:type="spellStart"/>
      <w:r w:rsidRPr="00EC5572">
        <w:rPr>
          <w:rFonts w:ascii="Times New Roman" w:eastAsia="Times New Roman" w:hAnsi="Times New Roman" w:cs="Times New Roman"/>
          <w:sz w:val="28"/>
          <w:szCs w:val="28"/>
        </w:rPr>
        <w:t>Виявлення</w:t>
      </w:r>
      <w:proofErr w:type="spellEnd"/>
      <w:r w:rsidRPr="00EC5572">
        <w:rPr>
          <w:rFonts w:ascii="Times New Roman" w:eastAsia="Times New Roman" w:hAnsi="Times New Roman" w:cs="Times New Roman"/>
          <w:sz w:val="28"/>
          <w:szCs w:val="28"/>
        </w:rPr>
        <w:t xml:space="preserve"> та </w:t>
      </w:r>
      <w:proofErr w:type="spellStart"/>
      <w:r w:rsidRPr="00EC5572">
        <w:rPr>
          <w:rFonts w:ascii="Times New Roman" w:eastAsia="Times New Roman" w:hAnsi="Times New Roman" w:cs="Times New Roman"/>
          <w:sz w:val="28"/>
          <w:szCs w:val="28"/>
        </w:rPr>
        <w:t>вирішення</w:t>
      </w:r>
      <w:proofErr w:type="spellEnd"/>
      <w:r w:rsidRPr="00EC5572">
        <w:rPr>
          <w:rFonts w:ascii="Times New Roman" w:eastAsia="Times New Roman" w:hAnsi="Times New Roman" w:cs="Times New Roman"/>
          <w:sz w:val="28"/>
          <w:szCs w:val="28"/>
        </w:rPr>
        <w:t xml:space="preserve"> проблем</w:t>
      </w:r>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proofErr w:type="gramStart"/>
      <w:r w:rsidR="007278DA">
        <w:rPr>
          <w:rFonts w:ascii="Times New Roman" w:eastAsia="Times New Roman" w:hAnsi="Times New Roman" w:cs="Times New Roman"/>
          <w:sz w:val="28"/>
          <w:szCs w:val="28"/>
          <w:lang w:val="uk-UA"/>
        </w:rPr>
        <w:t>…</w:t>
      </w:r>
      <w:r w:rsidR="00C41E04">
        <w:rPr>
          <w:rFonts w:ascii="Times New Roman" w:eastAsia="Times New Roman" w:hAnsi="Times New Roman" w:cs="Times New Roman"/>
          <w:sz w:val="28"/>
          <w:szCs w:val="28"/>
          <w:lang w:val="uk-UA"/>
        </w:rPr>
        <w:t>….</w:t>
      </w:r>
      <w:proofErr w:type="gramEnd"/>
      <w:r w:rsidR="00C41E04">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……..1</w:t>
      </w:r>
      <w:r w:rsidR="005F2897">
        <w:rPr>
          <w:rFonts w:ascii="Times New Roman" w:eastAsia="Times New Roman" w:hAnsi="Times New Roman" w:cs="Times New Roman"/>
          <w:sz w:val="28"/>
          <w:szCs w:val="28"/>
          <w:lang w:val="uk-UA"/>
        </w:rPr>
        <w:t>0</w:t>
      </w:r>
    </w:p>
    <w:p w14:paraId="52191E55" w14:textId="0044332E" w:rsidR="00570908" w:rsidRDefault="00EC5572" w:rsidP="00AF4821">
      <w:pPr>
        <w:widowControl w:val="0"/>
        <w:numPr>
          <w:ilvl w:val="1"/>
          <w:numId w:val="12"/>
        </w:numPr>
        <w:tabs>
          <w:tab w:val="left" w:pos="419"/>
        </w:tabs>
        <w:spacing w:line="360" w:lineRule="auto"/>
        <w:ind w:left="1134" w:hanging="425"/>
      </w:pPr>
      <w:proofErr w:type="spellStart"/>
      <w:r w:rsidRPr="00EC5572">
        <w:rPr>
          <w:rFonts w:ascii="Times New Roman" w:eastAsia="Times New Roman" w:hAnsi="Times New Roman" w:cs="Times New Roman"/>
          <w:sz w:val="28"/>
          <w:szCs w:val="28"/>
        </w:rPr>
        <w:t>Аналіз</w:t>
      </w:r>
      <w:proofErr w:type="spellEnd"/>
      <w:r w:rsidRPr="00EC5572">
        <w:rPr>
          <w:rFonts w:ascii="Times New Roman" w:eastAsia="Times New Roman" w:hAnsi="Times New Roman" w:cs="Times New Roman"/>
          <w:sz w:val="28"/>
          <w:szCs w:val="28"/>
        </w:rPr>
        <w:t xml:space="preserve"> </w:t>
      </w:r>
      <w:proofErr w:type="spellStart"/>
      <w:r w:rsidRPr="00EC5572">
        <w:rPr>
          <w:rFonts w:ascii="Times New Roman" w:eastAsia="Times New Roman" w:hAnsi="Times New Roman" w:cs="Times New Roman"/>
          <w:sz w:val="28"/>
          <w:szCs w:val="28"/>
        </w:rPr>
        <w:t>аналогів</w:t>
      </w:r>
      <w:proofErr w:type="spellEnd"/>
      <w:r w:rsidRPr="00EC5572">
        <w:rPr>
          <w:rFonts w:ascii="Times New Roman" w:eastAsia="Times New Roman" w:hAnsi="Times New Roman" w:cs="Times New Roman"/>
          <w:sz w:val="28"/>
          <w:szCs w:val="28"/>
        </w:rPr>
        <w:t xml:space="preserve"> </w:t>
      </w:r>
      <w:proofErr w:type="spellStart"/>
      <w:r w:rsidRPr="00EC5572">
        <w:rPr>
          <w:rFonts w:ascii="Times New Roman" w:eastAsia="Times New Roman" w:hAnsi="Times New Roman" w:cs="Times New Roman"/>
          <w:sz w:val="28"/>
          <w:szCs w:val="28"/>
        </w:rPr>
        <w:t>програмного</w:t>
      </w:r>
      <w:proofErr w:type="spellEnd"/>
      <w:r w:rsidRPr="00EC5572">
        <w:rPr>
          <w:rFonts w:ascii="Times New Roman" w:eastAsia="Times New Roman" w:hAnsi="Times New Roman" w:cs="Times New Roman"/>
          <w:sz w:val="28"/>
          <w:szCs w:val="28"/>
        </w:rPr>
        <w:t xml:space="preserve"> </w:t>
      </w:r>
      <w:proofErr w:type="spellStart"/>
      <w:r w:rsidRPr="00EC5572">
        <w:rPr>
          <w:rFonts w:ascii="Times New Roman" w:eastAsia="Times New Roman" w:hAnsi="Times New Roman" w:cs="Times New Roman"/>
          <w:sz w:val="28"/>
          <w:szCs w:val="28"/>
        </w:rPr>
        <w:t>забезпечення</w:t>
      </w:r>
      <w:proofErr w:type="spellEnd"/>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proofErr w:type="gramStart"/>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proofErr w:type="gramEnd"/>
      <w:r w:rsidR="00570908">
        <w:rPr>
          <w:rFonts w:ascii="Times New Roman" w:eastAsia="Times New Roman" w:hAnsi="Times New Roman" w:cs="Times New Roman"/>
          <w:sz w:val="28"/>
          <w:szCs w:val="28"/>
        </w:rPr>
        <w:t>.1</w:t>
      </w:r>
      <w:r w:rsidR="005F2897">
        <w:rPr>
          <w:rFonts w:ascii="Times New Roman" w:eastAsia="Times New Roman" w:hAnsi="Times New Roman" w:cs="Times New Roman"/>
          <w:sz w:val="28"/>
          <w:szCs w:val="28"/>
          <w:lang w:val="ru-RU"/>
        </w:rPr>
        <w:t>1</w:t>
      </w:r>
    </w:p>
    <w:p w14:paraId="28AD937F" w14:textId="5513BF92" w:rsidR="00570908" w:rsidRDefault="00EC5572" w:rsidP="005D5F6E">
      <w:pPr>
        <w:widowControl w:val="0"/>
        <w:numPr>
          <w:ilvl w:val="0"/>
          <w:numId w:val="12"/>
        </w:numPr>
        <w:spacing w:line="360" w:lineRule="auto"/>
        <w:ind w:left="142" w:hanging="142"/>
      </w:pPr>
      <w:r>
        <w:rPr>
          <w:rFonts w:ascii="Times New Roman" w:eastAsia="Times New Roman" w:hAnsi="Times New Roman" w:cs="Times New Roman"/>
          <w:sz w:val="28"/>
          <w:szCs w:val="28"/>
          <w:lang w:val="ru-RU"/>
        </w:rPr>
        <w:t>П</w:t>
      </w:r>
      <w:r w:rsidRPr="00EC5572">
        <w:rPr>
          <w:rFonts w:ascii="Times New Roman" w:eastAsia="Times New Roman" w:hAnsi="Times New Roman" w:cs="Times New Roman"/>
          <w:sz w:val="28"/>
          <w:szCs w:val="28"/>
        </w:rPr>
        <w:t xml:space="preserve">остановка </w:t>
      </w:r>
      <w:proofErr w:type="spellStart"/>
      <w:r w:rsidRPr="00EC5572">
        <w:rPr>
          <w:rFonts w:ascii="Times New Roman" w:eastAsia="Times New Roman" w:hAnsi="Times New Roman" w:cs="Times New Roman"/>
          <w:sz w:val="28"/>
          <w:szCs w:val="28"/>
        </w:rPr>
        <w:t>задачі</w:t>
      </w:r>
      <w:proofErr w:type="spellEnd"/>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5D5F6E">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.....1</w:t>
      </w:r>
      <w:r w:rsidR="005F2897">
        <w:rPr>
          <w:rFonts w:ascii="Times New Roman" w:eastAsia="Times New Roman" w:hAnsi="Times New Roman" w:cs="Times New Roman"/>
          <w:sz w:val="28"/>
          <w:szCs w:val="28"/>
          <w:lang w:val="ru-RU"/>
        </w:rPr>
        <w:t>3</w:t>
      </w:r>
    </w:p>
    <w:p w14:paraId="3524E918" w14:textId="11E7DF1A" w:rsidR="00570908" w:rsidRDefault="00570908" w:rsidP="005D5F6E">
      <w:pPr>
        <w:widowControl w:val="0"/>
        <w:numPr>
          <w:ilvl w:val="0"/>
          <w:numId w:val="12"/>
        </w:numPr>
        <w:spacing w:line="360" w:lineRule="auto"/>
        <w:ind w:left="142" w:hanging="142"/>
      </w:pPr>
      <w:proofErr w:type="spellStart"/>
      <w:r>
        <w:rPr>
          <w:rFonts w:ascii="Times New Roman" w:eastAsia="Times New Roman" w:hAnsi="Times New Roman" w:cs="Times New Roman"/>
          <w:sz w:val="28"/>
          <w:szCs w:val="28"/>
        </w:rPr>
        <w:t>Архітектура</w:t>
      </w:r>
      <w:proofErr w:type="spellEnd"/>
      <w:r>
        <w:rPr>
          <w:rFonts w:ascii="Times New Roman" w:eastAsia="Times New Roman" w:hAnsi="Times New Roman" w:cs="Times New Roman"/>
          <w:sz w:val="28"/>
          <w:szCs w:val="28"/>
        </w:rPr>
        <w:t xml:space="preserve"> та </w:t>
      </w:r>
      <w:proofErr w:type="spellStart"/>
      <w:r w:rsidR="0042702D">
        <w:rPr>
          <w:rFonts w:ascii="Times New Roman" w:eastAsia="Times New Roman" w:hAnsi="Times New Roman" w:cs="Times New Roman"/>
          <w:sz w:val="28"/>
          <w:szCs w:val="28"/>
        </w:rPr>
        <w:t>проєкт</w:t>
      </w:r>
      <w:r>
        <w:rPr>
          <w:rFonts w:ascii="Times New Roman" w:eastAsia="Times New Roman" w:hAnsi="Times New Roman" w:cs="Times New Roman"/>
          <w:sz w:val="28"/>
          <w:szCs w:val="28"/>
        </w:rPr>
        <w:t>ування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програмного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забезпечення</w:t>
      </w:r>
      <w:proofErr w:type="spellEnd"/>
      <w:r>
        <w:rPr>
          <w:rFonts w:ascii="Times New Roman" w:eastAsia="Times New Roman" w:hAnsi="Times New Roman" w:cs="Times New Roman"/>
          <w:sz w:val="28"/>
          <w:szCs w:val="28"/>
        </w:rPr>
        <w:t xml:space="preserve"> ……</w:t>
      </w:r>
      <w:r w:rsidR="005D5F6E">
        <w:rPr>
          <w:rFonts w:ascii="Times New Roman" w:eastAsia="Times New Roman" w:hAnsi="Times New Roman" w:cs="Times New Roman"/>
          <w:sz w:val="28"/>
          <w:szCs w:val="28"/>
          <w:lang w:val="uk-UA"/>
        </w:rPr>
        <w:t>……………</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r w:rsidR="00EC5572">
        <w:rPr>
          <w:rFonts w:ascii="Times New Roman" w:eastAsia="Times New Roman" w:hAnsi="Times New Roman" w:cs="Times New Roman"/>
          <w:sz w:val="28"/>
          <w:szCs w:val="28"/>
          <w:lang w:val="ru-RU"/>
        </w:rPr>
        <w:t>1</w:t>
      </w:r>
      <w:r w:rsidR="005F2897">
        <w:rPr>
          <w:rFonts w:ascii="Times New Roman" w:eastAsia="Times New Roman" w:hAnsi="Times New Roman" w:cs="Times New Roman"/>
          <w:sz w:val="28"/>
          <w:szCs w:val="28"/>
          <w:lang w:val="ru-RU"/>
        </w:rPr>
        <w:t>5</w:t>
      </w:r>
    </w:p>
    <w:p w14:paraId="640EFEE8" w14:textId="66FA9440" w:rsidR="00570908" w:rsidRDefault="00570908" w:rsidP="00AF4821">
      <w:pPr>
        <w:widowControl w:val="0"/>
        <w:numPr>
          <w:ilvl w:val="1"/>
          <w:numId w:val="12"/>
        </w:numPr>
        <w:spacing w:line="360" w:lineRule="auto"/>
        <w:ind w:left="1134" w:hanging="425"/>
      </w:pPr>
      <w:r>
        <w:rPr>
          <w:rFonts w:ascii="Times New Roman" w:eastAsia="Times New Roman" w:hAnsi="Times New Roman" w:cs="Times New Roman"/>
          <w:sz w:val="28"/>
          <w:szCs w:val="28"/>
        </w:rPr>
        <w:t xml:space="preserve">UML </w:t>
      </w:r>
      <w:proofErr w:type="spellStart"/>
      <w:r w:rsidR="0042702D">
        <w:rPr>
          <w:rFonts w:ascii="Times New Roman" w:eastAsia="Times New Roman" w:hAnsi="Times New Roman" w:cs="Times New Roman"/>
          <w:sz w:val="28"/>
          <w:szCs w:val="28"/>
        </w:rPr>
        <w:t>проєкт</w:t>
      </w:r>
      <w:r>
        <w:rPr>
          <w:rFonts w:ascii="Times New Roman" w:eastAsia="Times New Roman" w:hAnsi="Times New Roman" w:cs="Times New Roman"/>
          <w:sz w:val="28"/>
          <w:szCs w:val="28"/>
        </w:rPr>
        <w:t>ування</w:t>
      </w:r>
      <w:proofErr w:type="spellEnd"/>
      <w:r>
        <w:rPr>
          <w:rFonts w:ascii="Times New Roman" w:eastAsia="Times New Roman" w:hAnsi="Times New Roman" w:cs="Times New Roman"/>
          <w:sz w:val="28"/>
          <w:szCs w:val="28"/>
        </w:rPr>
        <w:t xml:space="preserve"> ПЗ ……………………………………</w:t>
      </w:r>
      <w:proofErr w:type="gramStart"/>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r w:rsidR="00A65FB5">
        <w:rPr>
          <w:rFonts w:ascii="Times New Roman" w:eastAsia="Times New Roman" w:hAnsi="Times New Roman" w:cs="Times New Roman"/>
          <w:sz w:val="28"/>
          <w:szCs w:val="28"/>
          <w:lang w:val="en-GB"/>
        </w:rPr>
        <w:t>.</w:t>
      </w:r>
      <w:r w:rsidR="00C41E04">
        <w:rPr>
          <w:rFonts w:ascii="Times New Roman" w:eastAsia="Times New Roman" w:hAnsi="Times New Roman" w:cs="Times New Roman"/>
          <w:sz w:val="28"/>
          <w:szCs w:val="28"/>
          <w:lang w:val="uk-UA"/>
        </w:rPr>
        <w:t>..</w:t>
      </w:r>
      <w:proofErr w:type="gramEnd"/>
      <w:r>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w:t>
      </w:r>
      <w:r w:rsidR="00EC5572">
        <w:rPr>
          <w:rFonts w:ascii="Times New Roman" w:eastAsia="Times New Roman" w:hAnsi="Times New Roman" w:cs="Times New Roman"/>
          <w:sz w:val="28"/>
          <w:szCs w:val="28"/>
          <w:lang w:val="ru-RU"/>
        </w:rPr>
        <w:t>1</w:t>
      </w:r>
      <w:r w:rsidR="005F2897">
        <w:rPr>
          <w:rFonts w:ascii="Times New Roman" w:eastAsia="Times New Roman" w:hAnsi="Times New Roman" w:cs="Times New Roman"/>
          <w:sz w:val="28"/>
          <w:szCs w:val="28"/>
          <w:lang w:val="ru-RU"/>
        </w:rPr>
        <w:t>5</w:t>
      </w:r>
    </w:p>
    <w:p w14:paraId="2E55F0AC" w14:textId="7408F560" w:rsidR="00570908" w:rsidRDefault="0042702D" w:rsidP="00AF4821">
      <w:pPr>
        <w:widowControl w:val="0"/>
        <w:numPr>
          <w:ilvl w:val="1"/>
          <w:numId w:val="12"/>
        </w:numPr>
        <w:tabs>
          <w:tab w:val="left" w:pos="419"/>
        </w:tabs>
        <w:spacing w:line="360" w:lineRule="auto"/>
        <w:ind w:left="1134" w:hanging="425"/>
      </w:pPr>
      <w:proofErr w:type="spellStart"/>
      <w:r>
        <w:rPr>
          <w:rFonts w:ascii="Times New Roman" w:eastAsia="Times New Roman" w:hAnsi="Times New Roman" w:cs="Times New Roman"/>
          <w:sz w:val="28"/>
          <w:szCs w:val="28"/>
        </w:rPr>
        <w:t>Проєкт</w:t>
      </w:r>
      <w:r w:rsidR="00570908">
        <w:rPr>
          <w:rFonts w:ascii="Times New Roman" w:eastAsia="Times New Roman" w:hAnsi="Times New Roman" w:cs="Times New Roman"/>
          <w:sz w:val="28"/>
          <w:szCs w:val="28"/>
        </w:rPr>
        <w:t>ування</w:t>
      </w:r>
      <w:proofErr w:type="spellEnd"/>
      <w:r w:rsidR="00570908">
        <w:rPr>
          <w:rFonts w:ascii="Times New Roman" w:eastAsia="Times New Roman" w:hAnsi="Times New Roman" w:cs="Times New Roman"/>
          <w:sz w:val="28"/>
          <w:szCs w:val="28"/>
        </w:rPr>
        <w:t xml:space="preserve"> </w:t>
      </w:r>
      <w:proofErr w:type="spellStart"/>
      <w:r w:rsidR="00570908">
        <w:rPr>
          <w:rFonts w:ascii="Times New Roman" w:eastAsia="Times New Roman" w:hAnsi="Times New Roman" w:cs="Times New Roman"/>
          <w:sz w:val="28"/>
          <w:szCs w:val="28"/>
        </w:rPr>
        <w:t>архітектури</w:t>
      </w:r>
      <w:proofErr w:type="spellEnd"/>
      <w:r w:rsidR="00570908">
        <w:rPr>
          <w:rFonts w:ascii="Times New Roman" w:eastAsia="Times New Roman" w:hAnsi="Times New Roman" w:cs="Times New Roman"/>
          <w:sz w:val="28"/>
          <w:szCs w:val="28"/>
        </w:rPr>
        <w:t xml:space="preserve"> ПЗ ………………………</w:t>
      </w:r>
      <w:proofErr w:type="gramStart"/>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proofErr w:type="gramEnd"/>
      <w:r w:rsidR="00C41E04">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A65FB5">
        <w:rPr>
          <w:rFonts w:ascii="Times New Roman" w:eastAsia="Times New Roman" w:hAnsi="Times New Roman" w:cs="Times New Roman"/>
          <w:sz w:val="28"/>
          <w:szCs w:val="28"/>
          <w:lang w:val="en-GB"/>
        </w:rPr>
        <w:t>.</w:t>
      </w:r>
      <w:r w:rsidR="00570908">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5F2897">
        <w:rPr>
          <w:rFonts w:ascii="Times New Roman" w:eastAsia="Times New Roman" w:hAnsi="Times New Roman" w:cs="Times New Roman"/>
          <w:sz w:val="28"/>
          <w:szCs w:val="28"/>
          <w:lang w:val="ru-RU"/>
        </w:rPr>
        <w:t>19</w:t>
      </w:r>
    </w:p>
    <w:p w14:paraId="31FEC54F" w14:textId="36080CA8" w:rsidR="00570908" w:rsidRDefault="0042702D" w:rsidP="00AF4821">
      <w:pPr>
        <w:widowControl w:val="0"/>
        <w:numPr>
          <w:ilvl w:val="1"/>
          <w:numId w:val="12"/>
        </w:numPr>
        <w:tabs>
          <w:tab w:val="left" w:pos="419"/>
        </w:tabs>
        <w:spacing w:line="360" w:lineRule="auto"/>
        <w:ind w:left="1134" w:hanging="425"/>
      </w:pPr>
      <w:proofErr w:type="spellStart"/>
      <w:r>
        <w:rPr>
          <w:rFonts w:ascii="Times New Roman" w:eastAsia="Times New Roman" w:hAnsi="Times New Roman" w:cs="Times New Roman"/>
          <w:sz w:val="28"/>
          <w:szCs w:val="28"/>
        </w:rPr>
        <w:t>Проєкт</w:t>
      </w:r>
      <w:r w:rsidR="00EC5572" w:rsidRPr="00EC5572">
        <w:rPr>
          <w:rFonts w:ascii="Times New Roman" w:eastAsia="Times New Roman" w:hAnsi="Times New Roman" w:cs="Times New Roman"/>
          <w:sz w:val="28"/>
          <w:szCs w:val="28"/>
        </w:rPr>
        <w:t>ування</w:t>
      </w:r>
      <w:proofErr w:type="spellEnd"/>
      <w:r w:rsidR="00EC5572" w:rsidRPr="00EC5572">
        <w:rPr>
          <w:rFonts w:ascii="Times New Roman" w:eastAsia="Times New Roman" w:hAnsi="Times New Roman" w:cs="Times New Roman"/>
          <w:sz w:val="28"/>
          <w:szCs w:val="28"/>
        </w:rPr>
        <w:t xml:space="preserve"> </w:t>
      </w:r>
      <w:proofErr w:type="spellStart"/>
      <w:r w:rsidR="00EC5572" w:rsidRPr="00EC5572">
        <w:rPr>
          <w:rFonts w:ascii="Times New Roman" w:eastAsia="Times New Roman" w:hAnsi="Times New Roman" w:cs="Times New Roman"/>
          <w:sz w:val="28"/>
          <w:szCs w:val="28"/>
        </w:rPr>
        <w:t>структури</w:t>
      </w:r>
      <w:proofErr w:type="spellEnd"/>
      <w:r w:rsidR="00EC5572" w:rsidRPr="00EC5572">
        <w:rPr>
          <w:rFonts w:ascii="Times New Roman" w:eastAsia="Times New Roman" w:hAnsi="Times New Roman" w:cs="Times New Roman"/>
          <w:sz w:val="28"/>
          <w:szCs w:val="28"/>
        </w:rPr>
        <w:t xml:space="preserve"> </w:t>
      </w:r>
      <w:proofErr w:type="spellStart"/>
      <w:r w:rsidR="00EC5572" w:rsidRPr="00EC5572">
        <w:rPr>
          <w:rFonts w:ascii="Times New Roman" w:eastAsia="Times New Roman" w:hAnsi="Times New Roman" w:cs="Times New Roman"/>
          <w:sz w:val="28"/>
          <w:szCs w:val="28"/>
        </w:rPr>
        <w:t>зберігання</w:t>
      </w:r>
      <w:proofErr w:type="spellEnd"/>
      <w:r w:rsidR="00EC5572" w:rsidRPr="00EC5572">
        <w:rPr>
          <w:rFonts w:ascii="Times New Roman" w:eastAsia="Times New Roman" w:hAnsi="Times New Roman" w:cs="Times New Roman"/>
          <w:sz w:val="28"/>
          <w:szCs w:val="28"/>
        </w:rPr>
        <w:t xml:space="preserve"> </w:t>
      </w:r>
      <w:proofErr w:type="spellStart"/>
      <w:r w:rsidR="00EC5572" w:rsidRPr="00EC5572">
        <w:rPr>
          <w:rFonts w:ascii="Times New Roman" w:eastAsia="Times New Roman" w:hAnsi="Times New Roman" w:cs="Times New Roman"/>
          <w:sz w:val="28"/>
          <w:szCs w:val="28"/>
        </w:rPr>
        <w:t>даних</w:t>
      </w:r>
      <w:proofErr w:type="spellEnd"/>
      <w:r w:rsidR="00570908">
        <w:rPr>
          <w:rFonts w:ascii="Times New Roman" w:eastAsia="Times New Roman" w:hAnsi="Times New Roman" w:cs="Times New Roman"/>
          <w:sz w:val="28"/>
          <w:szCs w:val="28"/>
        </w:rPr>
        <w:t>………</w:t>
      </w:r>
      <w:proofErr w:type="gramStart"/>
      <w:r w:rsidR="00570908">
        <w:rPr>
          <w:rFonts w:ascii="Times New Roman" w:eastAsia="Times New Roman" w:hAnsi="Times New Roman" w:cs="Times New Roman"/>
          <w:sz w:val="28"/>
          <w:szCs w:val="28"/>
        </w:rPr>
        <w:t>…</w:t>
      </w:r>
      <w:r w:rsidR="00EC5572">
        <w:rPr>
          <w:rFonts w:ascii="Times New Roman" w:eastAsia="Times New Roman" w:hAnsi="Times New Roman" w:cs="Times New Roman"/>
          <w:sz w:val="28"/>
          <w:szCs w:val="28"/>
          <w:lang w:val="ru-RU"/>
        </w:rPr>
        <w:t>…</w:t>
      </w:r>
      <w:r w:rsidR="00A65FB5">
        <w:rPr>
          <w:rFonts w:ascii="Times New Roman" w:eastAsia="Times New Roman" w:hAnsi="Times New Roman" w:cs="Times New Roman"/>
          <w:sz w:val="28"/>
          <w:szCs w:val="28"/>
          <w:lang w:val="en-GB"/>
        </w:rPr>
        <w:t>.</w:t>
      </w:r>
      <w:proofErr w:type="gramEnd"/>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EC5572">
        <w:rPr>
          <w:rFonts w:ascii="Times New Roman" w:eastAsia="Times New Roman" w:hAnsi="Times New Roman" w:cs="Times New Roman"/>
          <w:sz w:val="28"/>
          <w:szCs w:val="28"/>
          <w:lang w:val="ru-RU"/>
        </w:rPr>
        <w:t>2</w:t>
      </w:r>
      <w:r w:rsidR="005F2897">
        <w:rPr>
          <w:rFonts w:ascii="Times New Roman" w:eastAsia="Times New Roman" w:hAnsi="Times New Roman" w:cs="Times New Roman"/>
          <w:sz w:val="28"/>
          <w:szCs w:val="28"/>
          <w:lang w:val="ru-RU"/>
        </w:rPr>
        <w:t>2</w:t>
      </w:r>
    </w:p>
    <w:p w14:paraId="15E444D7" w14:textId="013D6913" w:rsidR="00570908" w:rsidRPr="00EC5572" w:rsidRDefault="00EC5572" w:rsidP="00AF4821">
      <w:pPr>
        <w:widowControl w:val="0"/>
        <w:numPr>
          <w:ilvl w:val="1"/>
          <w:numId w:val="12"/>
        </w:numPr>
        <w:tabs>
          <w:tab w:val="left" w:pos="419"/>
        </w:tabs>
        <w:spacing w:line="360" w:lineRule="auto"/>
        <w:ind w:left="1134" w:hanging="425"/>
      </w:pPr>
      <w:proofErr w:type="spellStart"/>
      <w:r w:rsidRPr="00EC5572">
        <w:rPr>
          <w:rFonts w:ascii="Times New Roman" w:eastAsia="Times New Roman" w:hAnsi="Times New Roman" w:cs="Times New Roman"/>
          <w:sz w:val="28"/>
          <w:szCs w:val="28"/>
        </w:rPr>
        <w:t>Приклади</w:t>
      </w:r>
      <w:proofErr w:type="spellEnd"/>
      <w:r w:rsidRPr="00EC5572">
        <w:rPr>
          <w:rFonts w:ascii="Times New Roman" w:eastAsia="Times New Roman" w:hAnsi="Times New Roman" w:cs="Times New Roman"/>
          <w:sz w:val="28"/>
          <w:szCs w:val="28"/>
        </w:rPr>
        <w:t xml:space="preserve"> </w:t>
      </w:r>
      <w:proofErr w:type="spellStart"/>
      <w:r w:rsidRPr="00EC5572">
        <w:rPr>
          <w:rFonts w:ascii="Times New Roman" w:eastAsia="Times New Roman" w:hAnsi="Times New Roman" w:cs="Times New Roman"/>
          <w:sz w:val="28"/>
          <w:szCs w:val="28"/>
        </w:rPr>
        <w:t>використаних</w:t>
      </w:r>
      <w:proofErr w:type="spellEnd"/>
      <w:r w:rsidRPr="00EC5572">
        <w:rPr>
          <w:rFonts w:ascii="Times New Roman" w:eastAsia="Times New Roman" w:hAnsi="Times New Roman" w:cs="Times New Roman"/>
          <w:sz w:val="28"/>
          <w:szCs w:val="28"/>
        </w:rPr>
        <w:t xml:space="preserve"> </w:t>
      </w:r>
      <w:proofErr w:type="spellStart"/>
      <w:r w:rsidRPr="00EC5572">
        <w:rPr>
          <w:rFonts w:ascii="Times New Roman" w:eastAsia="Times New Roman" w:hAnsi="Times New Roman" w:cs="Times New Roman"/>
          <w:sz w:val="28"/>
          <w:szCs w:val="28"/>
        </w:rPr>
        <w:t>алгоритмів</w:t>
      </w:r>
      <w:proofErr w:type="spellEnd"/>
      <w:r w:rsidRPr="00EC5572">
        <w:rPr>
          <w:rFonts w:ascii="Times New Roman" w:eastAsia="Times New Roman" w:hAnsi="Times New Roman" w:cs="Times New Roman"/>
          <w:sz w:val="28"/>
          <w:szCs w:val="28"/>
        </w:rPr>
        <w:t xml:space="preserve"> та </w:t>
      </w:r>
      <w:proofErr w:type="spellStart"/>
      <w:r w:rsidRPr="00EC5572">
        <w:rPr>
          <w:rFonts w:ascii="Times New Roman" w:eastAsia="Times New Roman" w:hAnsi="Times New Roman" w:cs="Times New Roman"/>
          <w:sz w:val="28"/>
          <w:szCs w:val="28"/>
        </w:rPr>
        <w:t>методів</w:t>
      </w:r>
      <w:proofErr w:type="spellEnd"/>
      <w:r w:rsidR="00570908">
        <w:rPr>
          <w:rFonts w:ascii="Times New Roman" w:eastAsia="Times New Roman" w:hAnsi="Times New Roman" w:cs="Times New Roman"/>
          <w:sz w:val="28"/>
          <w:szCs w:val="28"/>
        </w:rPr>
        <w:t>…………</w:t>
      </w:r>
      <w:proofErr w:type="gramStart"/>
      <w:r w:rsidR="00570908">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proofErr w:type="gramEnd"/>
      <w:r w:rsidR="00570908">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2</w:t>
      </w:r>
      <w:r w:rsidR="005F2897">
        <w:rPr>
          <w:rFonts w:ascii="Times New Roman" w:eastAsia="Times New Roman" w:hAnsi="Times New Roman" w:cs="Times New Roman"/>
          <w:sz w:val="28"/>
          <w:szCs w:val="28"/>
          <w:lang w:val="ru-RU"/>
        </w:rPr>
        <w:t>7</w:t>
      </w:r>
    </w:p>
    <w:p w14:paraId="5B2D3CF4" w14:textId="5FA1C5A3" w:rsidR="00EC5572" w:rsidRPr="00EC5572" w:rsidRDefault="00EC5572" w:rsidP="00AF4821">
      <w:pPr>
        <w:widowControl w:val="0"/>
        <w:numPr>
          <w:ilvl w:val="1"/>
          <w:numId w:val="12"/>
        </w:numPr>
        <w:tabs>
          <w:tab w:val="left" w:pos="419"/>
        </w:tabs>
        <w:spacing w:line="360" w:lineRule="auto"/>
        <w:ind w:left="1134" w:hanging="425"/>
        <w:rPr>
          <w:rFonts w:ascii="Times New Roman" w:hAnsi="Times New Roman" w:cs="Times New Roman"/>
          <w:sz w:val="28"/>
          <w:szCs w:val="28"/>
        </w:rPr>
      </w:pPr>
      <w:proofErr w:type="spellStart"/>
      <w:r w:rsidRPr="00EC5572">
        <w:rPr>
          <w:rFonts w:ascii="Times New Roman" w:hAnsi="Times New Roman" w:cs="Times New Roman"/>
          <w:sz w:val="28"/>
          <w:szCs w:val="28"/>
        </w:rPr>
        <w:t>Проєктування</w:t>
      </w:r>
      <w:proofErr w:type="spellEnd"/>
      <w:r w:rsidRPr="00EC5572">
        <w:rPr>
          <w:rFonts w:ascii="Times New Roman" w:hAnsi="Times New Roman" w:cs="Times New Roman"/>
          <w:sz w:val="28"/>
          <w:szCs w:val="28"/>
        </w:rPr>
        <w:t xml:space="preserve"> UI/UX </w:t>
      </w:r>
      <w:proofErr w:type="spellStart"/>
      <w:r w:rsidRPr="00EC5572">
        <w:rPr>
          <w:rFonts w:ascii="Times New Roman" w:hAnsi="Times New Roman" w:cs="Times New Roman"/>
          <w:sz w:val="28"/>
          <w:szCs w:val="28"/>
        </w:rPr>
        <w:t>або</w:t>
      </w:r>
      <w:proofErr w:type="spellEnd"/>
      <w:r w:rsidRPr="00EC5572">
        <w:rPr>
          <w:rFonts w:ascii="Times New Roman" w:hAnsi="Times New Roman" w:cs="Times New Roman"/>
          <w:sz w:val="28"/>
          <w:szCs w:val="28"/>
        </w:rPr>
        <w:t xml:space="preserve"> </w:t>
      </w:r>
      <w:proofErr w:type="spellStart"/>
      <w:r w:rsidRPr="00EC5572">
        <w:rPr>
          <w:rFonts w:ascii="Times New Roman" w:hAnsi="Times New Roman" w:cs="Times New Roman"/>
          <w:sz w:val="28"/>
          <w:szCs w:val="28"/>
        </w:rPr>
        <w:t>іншого</w:t>
      </w:r>
      <w:proofErr w:type="spellEnd"/>
      <w:r w:rsidRPr="00EC5572">
        <w:rPr>
          <w:rFonts w:ascii="Times New Roman" w:hAnsi="Times New Roman" w:cs="Times New Roman"/>
          <w:sz w:val="28"/>
          <w:szCs w:val="28"/>
        </w:rPr>
        <w:t xml:space="preserve"> дизайну </w:t>
      </w:r>
      <w:proofErr w:type="spellStart"/>
      <w:r w:rsidRPr="00EC5572">
        <w:rPr>
          <w:rFonts w:ascii="Times New Roman" w:hAnsi="Times New Roman" w:cs="Times New Roman"/>
          <w:sz w:val="28"/>
          <w:szCs w:val="28"/>
        </w:rPr>
        <w:t>системи</w:t>
      </w:r>
      <w:proofErr w:type="spellEnd"/>
      <w:r w:rsidRPr="00EC5572">
        <w:rPr>
          <w:rFonts w:ascii="Times New Roman" w:hAnsi="Times New Roman" w:cs="Times New Roman"/>
          <w:sz w:val="28"/>
          <w:szCs w:val="28"/>
          <w:lang w:val="ru-RU"/>
        </w:rPr>
        <w:t>……</w:t>
      </w:r>
      <w:proofErr w:type="gramStart"/>
      <w:r w:rsidRPr="00EC5572">
        <w:rPr>
          <w:rFonts w:ascii="Times New Roman" w:hAnsi="Times New Roman" w:cs="Times New Roman"/>
          <w:sz w:val="28"/>
          <w:szCs w:val="28"/>
          <w:lang w:val="ru-RU"/>
        </w:rPr>
        <w:t>……</w:t>
      </w:r>
      <w:r w:rsidR="00C41E04">
        <w:rPr>
          <w:rFonts w:ascii="Times New Roman" w:hAnsi="Times New Roman" w:cs="Times New Roman"/>
          <w:sz w:val="28"/>
          <w:szCs w:val="28"/>
          <w:lang w:val="ru-RU"/>
        </w:rPr>
        <w:t>.</w:t>
      </w:r>
      <w:proofErr w:type="gramEnd"/>
      <w:r w:rsidRPr="00EC5572">
        <w:rPr>
          <w:rFonts w:ascii="Times New Roman" w:hAnsi="Times New Roman" w:cs="Times New Roman"/>
          <w:sz w:val="28"/>
          <w:szCs w:val="28"/>
          <w:lang w:val="ru-RU"/>
        </w:rPr>
        <w:t>…</w:t>
      </w:r>
      <w:r>
        <w:rPr>
          <w:rFonts w:ascii="Times New Roman" w:hAnsi="Times New Roman" w:cs="Times New Roman"/>
          <w:sz w:val="28"/>
          <w:szCs w:val="28"/>
          <w:lang w:val="ru-RU"/>
        </w:rPr>
        <w:t>…</w:t>
      </w:r>
      <w:r w:rsidRPr="00EC5572">
        <w:rPr>
          <w:rFonts w:ascii="Times New Roman" w:hAnsi="Times New Roman" w:cs="Times New Roman"/>
          <w:sz w:val="28"/>
          <w:szCs w:val="28"/>
          <w:lang w:val="ru-RU"/>
        </w:rPr>
        <w:t>…</w:t>
      </w:r>
      <w:r w:rsidR="007278DA">
        <w:rPr>
          <w:rFonts w:ascii="Times New Roman" w:hAnsi="Times New Roman" w:cs="Times New Roman"/>
          <w:sz w:val="28"/>
          <w:szCs w:val="28"/>
          <w:lang w:val="ru-RU"/>
        </w:rPr>
        <w:t>..</w:t>
      </w:r>
      <w:r w:rsidRPr="00EC5572">
        <w:rPr>
          <w:rFonts w:ascii="Times New Roman" w:hAnsi="Times New Roman" w:cs="Times New Roman"/>
          <w:sz w:val="28"/>
          <w:szCs w:val="28"/>
          <w:lang w:val="ru-RU"/>
        </w:rPr>
        <w:t>…</w:t>
      </w:r>
      <w:r>
        <w:rPr>
          <w:rFonts w:ascii="Times New Roman" w:hAnsi="Times New Roman" w:cs="Times New Roman"/>
          <w:sz w:val="28"/>
          <w:szCs w:val="28"/>
          <w:lang w:val="ru-RU"/>
        </w:rPr>
        <w:t>3</w:t>
      </w:r>
      <w:r w:rsidR="005F2897">
        <w:rPr>
          <w:rFonts w:ascii="Times New Roman" w:hAnsi="Times New Roman" w:cs="Times New Roman"/>
          <w:sz w:val="28"/>
          <w:szCs w:val="28"/>
          <w:lang w:val="ru-RU"/>
        </w:rPr>
        <w:t>0</w:t>
      </w:r>
    </w:p>
    <w:p w14:paraId="721A623D" w14:textId="05BB3F6E" w:rsidR="00EC5572" w:rsidRPr="00EC5572" w:rsidRDefault="00570908" w:rsidP="005D5F6E">
      <w:pPr>
        <w:widowControl w:val="0"/>
        <w:numPr>
          <w:ilvl w:val="0"/>
          <w:numId w:val="12"/>
        </w:numPr>
        <w:tabs>
          <w:tab w:val="left" w:pos="142"/>
        </w:tabs>
        <w:spacing w:line="360" w:lineRule="auto"/>
        <w:ind w:left="284" w:hanging="284"/>
      </w:pPr>
      <w:proofErr w:type="spellStart"/>
      <w:r>
        <w:rPr>
          <w:rFonts w:ascii="Times New Roman" w:eastAsia="Times New Roman" w:hAnsi="Times New Roman" w:cs="Times New Roman"/>
          <w:sz w:val="28"/>
          <w:szCs w:val="28"/>
        </w:rPr>
        <w:t>Опис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прийнятих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програмних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рішень</w:t>
      </w:r>
      <w:proofErr w:type="spellEnd"/>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proofErr w:type="gramStart"/>
      <w:r>
        <w:rPr>
          <w:rFonts w:ascii="Times New Roman" w:eastAsia="Times New Roman" w:hAnsi="Times New Roman" w:cs="Times New Roman"/>
          <w:sz w:val="28"/>
          <w:szCs w:val="28"/>
        </w:rPr>
        <w:t>…</w:t>
      </w:r>
      <w:r w:rsidR="005D5F6E">
        <w:rPr>
          <w:rFonts w:ascii="Times New Roman" w:eastAsia="Times New Roman" w:hAnsi="Times New Roman" w:cs="Times New Roman"/>
          <w:sz w:val="28"/>
          <w:szCs w:val="28"/>
          <w:lang w:val="uk-UA"/>
        </w:rPr>
        <w:t>….</w:t>
      </w:r>
      <w:proofErr w:type="gramEnd"/>
      <w:r w:rsidR="005D5F6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……3</w:t>
      </w:r>
      <w:r w:rsidR="005F2897">
        <w:rPr>
          <w:rFonts w:ascii="Times New Roman" w:eastAsia="Times New Roman" w:hAnsi="Times New Roman" w:cs="Times New Roman"/>
          <w:sz w:val="28"/>
          <w:szCs w:val="28"/>
          <w:lang w:val="ru-RU"/>
        </w:rPr>
        <w:t>3</w:t>
      </w:r>
    </w:p>
    <w:p w14:paraId="30525989" w14:textId="3BBC3EAE" w:rsidR="00EC5572" w:rsidRPr="00C41E04" w:rsidRDefault="00EC5572" w:rsidP="00AF4821">
      <w:pPr>
        <w:widowControl w:val="0"/>
        <w:numPr>
          <w:ilvl w:val="1"/>
          <w:numId w:val="12"/>
        </w:numPr>
        <w:tabs>
          <w:tab w:val="left" w:pos="473"/>
        </w:tabs>
        <w:spacing w:line="360" w:lineRule="auto"/>
        <w:ind w:leftChars="322" w:left="1133" w:hanging="425"/>
        <w:rPr>
          <w:rFonts w:ascii="Times New Roman" w:hAnsi="Times New Roman" w:cs="Times New Roman"/>
          <w:sz w:val="28"/>
          <w:szCs w:val="28"/>
        </w:rPr>
      </w:pPr>
      <w:proofErr w:type="spellStart"/>
      <w:r w:rsidRPr="00EC5572">
        <w:rPr>
          <w:rFonts w:ascii="Times New Roman" w:hAnsi="Times New Roman" w:cs="Times New Roman"/>
          <w:sz w:val="28"/>
          <w:szCs w:val="28"/>
        </w:rPr>
        <w:t>Середовище</w:t>
      </w:r>
      <w:proofErr w:type="spellEnd"/>
      <w:r w:rsidRPr="00EC5572">
        <w:rPr>
          <w:rFonts w:ascii="Times New Roman" w:hAnsi="Times New Roman" w:cs="Times New Roman"/>
          <w:sz w:val="28"/>
          <w:szCs w:val="28"/>
        </w:rPr>
        <w:t xml:space="preserve"> </w:t>
      </w:r>
      <w:proofErr w:type="spellStart"/>
      <w:r w:rsidRPr="00EC5572">
        <w:rPr>
          <w:rFonts w:ascii="Times New Roman" w:hAnsi="Times New Roman" w:cs="Times New Roman"/>
          <w:sz w:val="28"/>
          <w:szCs w:val="28"/>
        </w:rPr>
        <w:t>розробки</w:t>
      </w:r>
      <w:proofErr w:type="spellEnd"/>
      <w:r w:rsidRPr="00EC5572">
        <w:rPr>
          <w:rFonts w:ascii="Times New Roman" w:hAnsi="Times New Roman" w:cs="Times New Roman"/>
          <w:sz w:val="28"/>
          <w:szCs w:val="28"/>
        </w:rPr>
        <w:t xml:space="preserve"> та </w:t>
      </w:r>
      <w:proofErr w:type="spellStart"/>
      <w:r w:rsidRPr="00EC5572">
        <w:rPr>
          <w:rFonts w:ascii="Times New Roman" w:hAnsi="Times New Roman" w:cs="Times New Roman"/>
          <w:sz w:val="28"/>
          <w:szCs w:val="28"/>
        </w:rPr>
        <w:t>особливості</w:t>
      </w:r>
      <w:proofErr w:type="spellEnd"/>
      <w:r w:rsidRPr="00EC5572">
        <w:rPr>
          <w:rFonts w:ascii="Times New Roman" w:hAnsi="Times New Roman" w:cs="Times New Roman"/>
          <w:sz w:val="28"/>
          <w:szCs w:val="28"/>
        </w:rPr>
        <w:t xml:space="preserve"> запуску</w:t>
      </w:r>
      <w:r w:rsidRPr="00EC5572">
        <w:rPr>
          <w:rFonts w:ascii="Times New Roman" w:hAnsi="Times New Roman" w:cs="Times New Roman"/>
          <w:sz w:val="28"/>
          <w:szCs w:val="28"/>
          <w:lang w:val="ru-RU"/>
        </w:rPr>
        <w:t>………</w:t>
      </w:r>
      <w:r w:rsidR="007278DA">
        <w:rPr>
          <w:rFonts w:ascii="Times New Roman" w:hAnsi="Times New Roman" w:cs="Times New Roman"/>
          <w:sz w:val="28"/>
          <w:szCs w:val="28"/>
          <w:lang w:val="ru-RU"/>
        </w:rPr>
        <w:t>…...</w:t>
      </w:r>
      <w:r w:rsidRPr="00EC5572">
        <w:rPr>
          <w:rFonts w:ascii="Times New Roman" w:hAnsi="Times New Roman" w:cs="Times New Roman"/>
          <w:sz w:val="28"/>
          <w:szCs w:val="28"/>
          <w:lang w:val="ru-RU"/>
        </w:rPr>
        <w:t>…………</w:t>
      </w:r>
      <w:r w:rsidR="00C41E04">
        <w:rPr>
          <w:rFonts w:ascii="Times New Roman" w:hAnsi="Times New Roman" w:cs="Times New Roman"/>
          <w:sz w:val="28"/>
          <w:szCs w:val="28"/>
          <w:lang w:val="ru-RU"/>
        </w:rPr>
        <w:t>…</w:t>
      </w:r>
      <w:r w:rsidRPr="00EC5572">
        <w:rPr>
          <w:rFonts w:ascii="Times New Roman" w:hAnsi="Times New Roman" w:cs="Times New Roman"/>
          <w:sz w:val="28"/>
          <w:szCs w:val="28"/>
          <w:lang w:val="ru-RU"/>
        </w:rPr>
        <w:t>…</w:t>
      </w:r>
      <w:r>
        <w:rPr>
          <w:rFonts w:ascii="Times New Roman" w:hAnsi="Times New Roman" w:cs="Times New Roman"/>
          <w:sz w:val="28"/>
          <w:szCs w:val="28"/>
          <w:lang w:val="ru-RU"/>
        </w:rPr>
        <w:t>3</w:t>
      </w:r>
      <w:r w:rsidR="005F2897">
        <w:rPr>
          <w:rFonts w:ascii="Times New Roman" w:hAnsi="Times New Roman" w:cs="Times New Roman"/>
          <w:sz w:val="28"/>
          <w:szCs w:val="28"/>
          <w:lang w:val="ru-RU"/>
        </w:rPr>
        <w:t>3</w:t>
      </w:r>
    </w:p>
    <w:p w14:paraId="64C9E3B9" w14:textId="5FBA6500" w:rsidR="00C41E04" w:rsidRPr="00C41E04" w:rsidRDefault="00C41E04" w:rsidP="00AF4821">
      <w:pPr>
        <w:widowControl w:val="0"/>
        <w:numPr>
          <w:ilvl w:val="1"/>
          <w:numId w:val="12"/>
        </w:numPr>
        <w:tabs>
          <w:tab w:val="left" w:pos="473"/>
        </w:tabs>
        <w:spacing w:line="360" w:lineRule="auto"/>
        <w:ind w:leftChars="322" w:left="1134" w:hanging="426"/>
        <w:rPr>
          <w:rFonts w:ascii="Times New Roman" w:hAnsi="Times New Roman" w:cs="Times New Roman"/>
          <w:sz w:val="28"/>
          <w:szCs w:val="28"/>
        </w:rPr>
      </w:pPr>
      <w:r w:rsidRPr="003054B9">
        <w:rPr>
          <w:rFonts w:ascii="Times New Roman" w:eastAsia="Times New Roman" w:hAnsi="Times New Roman" w:cs="Times New Roman"/>
          <w:sz w:val="28"/>
          <w:szCs w:val="28"/>
          <w:lang w:val="uk-UA"/>
        </w:rPr>
        <w:t>Описання фізичної моделі бази даних</w:t>
      </w:r>
      <w:r>
        <w:rPr>
          <w:rFonts w:ascii="Times New Roman" w:eastAsia="Times New Roman" w:hAnsi="Times New Roman" w:cs="Times New Roman"/>
          <w:sz w:val="28"/>
          <w:szCs w:val="28"/>
          <w:lang w:val="uk-UA"/>
        </w:rPr>
        <w:t>……………………………</w:t>
      </w:r>
      <w:r w:rsidR="007278DA">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…..3</w:t>
      </w:r>
      <w:r w:rsidR="005F2897">
        <w:rPr>
          <w:rFonts w:ascii="Times New Roman" w:eastAsia="Times New Roman" w:hAnsi="Times New Roman" w:cs="Times New Roman"/>
          <w:sz w:val="28"/>
          <w:szCs w:val="28"/>
          <w:lang w:val="uk-UA"/>
        </w:rPr>
        <w:t>4</w:t>
      </w:r>
    </w:p>
    <w:p w14:paraId="500993F2" w14:textId="36A87980" w:rsidR="00C41E04" w:rsidRPr="00EC5572" w:rsidRDefault="00C41E04" w:rsidP="00AF4821">
      <w:pPr>
        <w:widowControl w:val="0"/>
        <w:numPr>
          <w:ilvl w:val="1"/>
          <w:numId w:val="12"/>
        </w:numPr>
        <w:tabs>
          <w:tab w:val="left" w:pos="473"/>
        </w:tabs>
        <w:spacing w:line="360" w:lineRule="auto"/>
        <w:ind w:leftChars="322" w:left="1134" w:hanging="426"/>
        <w:rPr>
          <w:rFonts w:ascii="Times New Roman" w:hAnsi="Times New Roman" w:cs="Times New Roman"/>
          <w:sz w:val="28"/>
          <w:szCs w:val="28"/>
        </w:rPr>
      </w:pPr>
      <w:r w:rsidRPr="003054B9">
        <w:rPr>
          <w:rFonts w:ascii="Times New Roman" w:eastAsia="Times New Roman" w:hAnsi="Times New Roman" w:cs="Times New Roman"/>
          <w:sz w:val="28"/>
          <w:szCs w:val="28"/>
          <w:lang w:val="uk-UA"/>
        </w:rPr>
        <w:t>Опис програмної реалізації</w:t>
      </w:r>
      <w:r>
        <w:rPr>
          <w:rFonts w:ascii="Times New Roman" w:eastAsia="Times New Roman" w:hAnsi="Times New Roman" w:cs="Times New Roman"/>
          <w:sz w:val="28"/>
          <w:szCs w:val="28"/>
          <w:lang w:val="uk-UA"/>
        </w:rPr>
        <w:t>……………………………………..…...</w:t>
      </w:r>
      <w:r w:rsidR="00AF4821">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….3</w:t>
      </w:r>
      <w:r w:rsidR="005F2897">
        <w:rPr>
          <w:rFonts w:ascii="Times New Roman" w:eastAsia="Times New Roman" w:hAnsi="Times New Roman" w:cs="Times New Roman"/>
          <w:sz w:val="28"/>
          <w:szCs w:val="28"/>
          <w:lang w:val="uk-UA"/>
        </w:rPr>
        <w:t>5</w:t>
      </w:r>
    </w:p>
    <w:p w14:paraId="167F176B" w14:textId="455F6B48" w:rsidR="00570908" w:rsidRDefault="00C41E04" w:rsidP="005D5F6E">
      <w:pPr>
        <w:widowControl w:val="0"/>
        <w:numPr>
          <w:ilvl w:val="0"/>
          <w:numId w:val="12"/>
        </w:numPr>
        <w:tabs>
          <w:tab w:val="left" w:pos="284"/>
        </w:tabs>
        <w:spacing w:line="360" w:lineRule="auto"/>
        <w:ind w:left="142" w:hanging="142"/>
      </w:pPr>
      <w:r>
        <w:rPr>
          <w:rFonts w:ascii="Times New Roman" w:eastAsia="Times New Roman" w:hAnsi="Times New Roman" w:cs="Times New Roman"/>
          <w:sz w:val="28"/>
          <w:szCs w:val="28"/>
          <w:lang w:val="uk-UA"/>
        </w:rPr>
        <w:t>Аналіз отриманих результатів</w:t>
      </w:r>
      <w:r w:rsidR="00570908">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sidR="005D5F6E">
        <w:rPr>
          <w:rFonts w:ascii="Times New Roman" w:eastAsia="Times New Roman" w:hAnsi="Times New Roman" w:cs="Times New Roman"/>
          <w:sz w:val="28"/>
          <w:szCs w:val="28"/>
          <w:lang w:val="uk-UA"/>
        </w:rPr>
        <w:t>..</w:t>
      </w:r>
      <w:r w:rsidR="00AF4821">
        <w:rPr>
          <w:rFonts w:ascii="Times New Roman" w:eastAsia="Times New Roman" w:hAnsi="Times New Roman" w:cs="Times New Roman"/>
          <w:sz w:val="28"/>
          <w:szCs w:val="28"/>
          <w:lang w:val="uk-UA"/>
        </w:rPr>
        <w:t>..</w:t>
      </w:r>
      <w:r w:rsidR="00570908">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5</w:t>
      </w:r>
      <w:r w:rsidR="005F2897">
        <w:rPr>
          <w:rFonts w:ascii="Times New Roman" w:eastAsia="Times New Roman" w:hAnsi="Times New Roman" w:cs="Times New Roman"/>
          <w:sz w:val="28"/>
          <w:szCs w:val="28"/>
          <w:lang w:val="uk-UA"/>
        </w:rPr>
        <w:t>8</w:t>
      </w:r>
    </w:p>
    <w:p w14:paraId="24B21C4B" w14:textId="06A24B98" w:rsidR="00570908" w:rsidRPr="00C41E04" w:rsidRDefault="00570908" w:rsidP="00AF4821">
      <w:pPr>
        <w:widowControl w:val="0"/>
        <w:tabs>
          <w:tab w:val="left" w:pos="473"/>
        </w:tabs>
        <w:spacing w:line="360" w:lineRule="auto"/>
        <w:ind w:left="262"/>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Висновки...........................................................................................................</w:t>
      </w:r>
      <w:r w:rsidR="00AF4821">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6</w:t>
      </w:r>
      <w:r w:rsidR="005F2897">
        <w:rPr>
          <w:rFonts w:ascii="Times New Roman" w:eastAsia="Times New Roman" w:hAnsi="Times New Roman" w:cs="Times New Roman"/>
          <w:sz w:val="28"/>
          <w:szCs w:val="28"/>
          <w:lang w:val="uk-UA"/>
        </w:rPr>
        <w:t>1</w:t>
      </w:r>
    </w:p>
    <w:p w14:paraId="5FF43A77" w14:textId="3696B77A" w:rsidR="00570908" w:rsidRDefault="00570908" w:rsidP="00AF4821">
      <w:pPr>
        <w:widowControl w:val="0"/>
        <w:spacing w:line="360" w:lineRule="auto"/>
        <w:ind w:left="262"/>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rPr>
        <w:t>Перелік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джерел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посилання</w:t>
      </w:r>
      <w:proofErr w:type="spellEnd"/>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w:t>
      </w:r>
      <w:r w:rsidR="00AF4821">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rPr>
        <w:t>.......</w:t>
      </w:r>
      <w:r w:rsidR="00C41E04">
        <w:rPr>
          <w:rFonts w:ascii="Times New Roman" w:eastAsia="Times New Roman" w:hAnsi="Times New Roman" w:cs="Times New Roman"/>
          <w:sz w:val="28"/>
          <w:szCs w:val="28"/>
          <w:lang w:val="uk-UA"/>
        </w:rPr>
        <w:t>6</w:t>
      </w:r>
      <w:r w:rsidR="005F2897">
        <w:rPr>
          <w:rFonts w:ascii="Times New Roman" w:eastAsia="Times New Roman" w:hAnsi="Times New Roman" w:cs="Times New Roman"/>
          <w:sz w:val="28"/>
          <w:szCs w:val="28"/>
          <w:lang w:val="uk-UA"/>
        </w:rPr>
        <w:t>2</w:t>
      </w:r>
    </w:p>
    <w:p w14:paraId="3BB215EB" w14:textId="3B91E597" w:rsidR="00AF4821" w:rsidRPr="00AF4821" w:rsidRDefault="00AF4821" w:rsidP="00AF4821">
      <w:pPr>
        <w:spacing w:line="360" w:lineRule="auto"/>
        <w:jc w:val="both"/>
        <w:rPr>
          <w:rFonts w:ascii="Times New Roman" w:eastAsia="Calibri" w:hAnsi="Times New Roman" w:cs="Times New Roman"/>
          <w:bCs/>
          <w:sz w:val="28"/>
          <w:szCs w:val="28"/>
          <w:lang w:val="uk-UA" w:eastAsia="ru-RU"/>
        </w:rPr>
      </w:pPr>
      <w:r w:rsidRPr="00936219">
        <w:rPr>
          <w:rFonts w:ascii="Times New Roman" w:eastAsia="Calibri" w:hAnsi="Times New Roman" w:cs="Times New Roman"/>
          <w:bCs/>
          <w:sz w:val="28"/>
          <w:szCs w:val="28"/>
          <w:lang w:eastAsia="ru-RU"/>
        </w:rPr>
        <w:t>ДОДАТОК А</w:t>
      </w:r>
      <w:r>
        <w:rPr>
          <w:rFonts w:ascii="Times New Roman" w:eastAsia="Calibri" w:hAnsi="Times New Roman" w:cs="Times New Roman"/>
          <w:bCs/>
          <w:sz w:val="28"/>
          <w:szCs w:val="28"/>
          <w:lang w:eastAsia="ru-RU"/>
        </w:rPr>
        <w:t>………………………………………………………………</w:t>
      </w:r>
      <w:r>
        <w:rPr>
          <w:rFonts w:ascii="Times New Roman" w:eastAsia="Calibri" w:hAnsi="Times New Roman" w:cs="Times New Roman"/>
          <w:bCs/>
          <w:sz w:val="28"/>
          <w:szCs w:val="28"/>
          <w:lang w:val="uk-UA" w:eastAsia="ru-RU"/>
        </w:rPr>
        <w:t>…</w:t>
      </w:r>
      <w:r>
        <w:rPr>
          <w:rFonts w:ascii="Times New Roman" w:eastAsia="Calibri" w:hAnsi="Times New Roman" w:cs="Times New Roman"/>
          <w:bCs/>
          <w:sz w:val="28"/>
          <w:szCs w:val="28"/>
          <w:lang w:eastAsia="ru-RU"/>
        </w:rPr>
        <w:t>…</w:t>
      </w:r>
      <w:proofErr w:type="gramStart"/>
      <w:r>
        <w:rPr>
          <w:rFonts w:ascii="Times New Roman" w:eastAsia="Calibri" w:hAnsi="Times New Roman" w:cs="Times New Roman"/>
          <w:bCs/>
          <w:sz w:val="28"/>
          <w:szCs w:val="28"/>
          <w:lang w:eastAsia="ru-RU"/>
        </w:rPr>
        <w:t>…….</w:t>
      </w:r>
      <w:proofErr w:type="gramEnd"/>
      <w:r>
        <w:rPr>
          <w:rFonts w:ascii="Times New Roman" w:eastAsia="Calibri" w:hAnsi="Times New Roman" w:cs="Times New Roman"/>
          <w:bCs/>
          <w:sz w:val="28"/>
          <w:szCs w:val="28"/>
          <w:lang w:eastAsia="ru-RU"/>
        </w:rPr>
        <w:t>.</w:t>
      </w:r>
      <w:r>
        <w:rPr>
          <w:rFonts w:ascii="Times New Roman" w:eastAsia="Calibri" w:hAnsi="Times New Roman" w:cs="Times New Roman"/>
          <w:bCs/>
          <w:sz w:val="28"/>
          <w:szCs w:val="28"/>
          <w:lang w:val="uk-UA" w:eastAsia="ru-RU"/>
        </w:rPr>
        <w:t>6</w:t>
      </w:r>
      <w:r w:rsidR="005F2897">
        <w:rPr>
          <w:rFonts w:ascii="Times New Roman" w:eastAsia="Calibri" w:hAnsi="Times New Roman" w:cs="Times New Roman"/>
          <w:bCs/>
          <w:sz w:val="28"/>
          <w:szCs w:val="28"/>
          <w:lang w:val="uk-UA" w:eastAsia="ru-RU"/>
        </w:rPr>
        <w:t>3</w:t>
      </w:r>
    </w:p>
    <w:p w14:paraId="3656D18E" w14:textId="0F4C39CA" w:rsidR="00AF4821" w:rsidRPr="00AF4821" w:rsidRDefault="00AF4821" w:rsidP="00AF4821">
      <w:pPr>
        <w:spacing w:line="360" w:lineRule="auto"/>
        <w:jc w:val="both"/>
        <w:rPr>
          <w:rFonts w:ascii="Times New Roman" w:eastAsia="Calibri" w:hAnsi="Times New Roman" w:cs="Times New Roman"/>
          <w:bCs/>
          <w:sz w:val="28"/>
          <w:szCs w:val="28"/>
          <w:lang w:val="uk-UA" w:eastAsia="ru-RU"/>
        </w:rPr>
      </w:pPr>
      <w:r w:rsidRPr="00936219">
        <w:rPr>
          <w:rFonts w:ascii="Times New Roman" w:eastAsia="Calibri" w:hAnsi="Times New Roman" w:cs="Times New Roman"/>
          <w:bCs/>
          <w:sz w:val="28"/>
          <w:szCs w:val="28"/>
          <w:lang w:eastAsia="ru-RU"/>
        </w:rPr>
        <w:t xml:space="preserve">ДОДАТОК </w:t>
      </w:r>
      <w:r>
        <w:rPr>
          <w:rFonts w:ascii="Times New Roman" w:eastAsia="Calibri" w:hAnsi="Times New Roman" w:cs="Times New Roman"/>
          <w:bCs/>
          <w:sz w:val="28"/>
          <w:szCs w:val="28"/>
          <w:lang w:eastAsia="ru-RU"/>
        </w:rPr>
        <w:t>Б…………………………………………………………</w:t>
      </w:r>
      <w:proofErr w:type="gramStart"/>
      <w:r>
        <w:rPr>
          <w:rFonts w:ascii="Times New Roman" w:eastAsia="Calibri" w:hAnsi="Times New Roman" w:cs="Times New Roman"/>
          <w:bCs/>
          <w:sz w:val="28"/>
          <w:szCs w:val="28"/>
          <w:lang w:eastAsia="ru-RU"/>
        </w:rPr>
        <w:t>…</w:t>
      </w:r>
      <w:r>
        <w:rPr>
          <w:rFonts w:ascii="Times New Roman" w:eastAsia="Calibri" w:hAnsi="Times New Roman" w:cs="Times New Roman"/>
          <w:bCs/>
          <w:sz w:val="28"/>
          <w:szCs w:val="28"/>
          <w:lang w:val="uk-UA" w:eastAsia="ru-RU"/>
        </w:rPr>
        <w:t>….</w:t>
      </w:r>
      <w:proofErr w:type="gramEnd"/>
      <w:r>
        <w:rPr>
          <w:rFonts w:ascii="Times New Roman" w:eastAsia="Calibri" w:hAnsi="Times New Roman" w:cs="Times New Roman"/>
          <w:bCs/>
          <w:sz w:val="28"/>
          <w:szCs w:val="28"/>
          <w:lang w:eastAsia="ru-RU"/>
        </w:rPr>
        <w:t>…………..</w:t>
      </w:r>
      <w:r>
        <w:rPr>
          <w:rFonts w:ascii="Times New Roman" w:eastAsia="Calibri" w:hAnsi="Times New Roman" w:cs="Times New Roman"/>
          <w:bCs/>
          <w:sz w:val="28"/>
          <w:szCs w:val="28"/>
          <w:lang w:val="uk-UA" w:eastAsia="ru-RU"/>
        </w:rPr>
        <w:t>6</w:t>
      </w:r>
      <w:r w:rsidR="005F2897">
        <w:rPr>
          <w:rFonts w:ascii="Times New Roman" w:eastAsia="Calibri" w:hAnsi="Times New Roman" w:cs="Times New Roman"/>
          <w:bCs/>
          <w:sz w:val="28"/>
          <w:szCs w:val="28"/>
          <w:lang w:val="uk-UA" w:eastAsia="ru-RU"/>
        </w:rPr>
        <w:t>4</w:t>
      </w:r>
    </w:p>
    <w:p w14:paraId="5E66676D" w14:textId="77777777" w:rsidR="00570908" w:rsidRPr="00570908" w:rsidRDefault="00570908" w:rsidP="007278DA">
      <w:pPr>
        <w:widowControl w:val="0"/>
        <w:spacing w:line="240" w:lineRule="auto"/>
        <w:ind w:right="1"/>
        <w:rPr>
          <w:rFonts w:ascii="Times New Roman" w:eastAsia="Times New Roman" w:hAnsi="Times New Roman" w:cs="Times New Roman"/>
          <w:sz w:val="28"/>
          <w:szCs w:val="28"/>
          <w:lang w:val="uk-UA"/>
        </w:rPr>
      </w:pPr>
    </w:p>
    <w:p w14:paraId="3F4CC74C" w14:textId="77777777" w:rsidR="00E74A70" w:rsidRPr="003054B9" w:rsidRDefault="00E74A70" w:rsidP="00E74A70">
      <w:pPr>
        <w:widowControl w:val="0"/>
        <w:spacing w:line="240" w:lineRule="auto"/>
        <w:ind w:right="2"/>
        <w:jc w:val="center"/>
        <w:rPr>
          <w:rFonts w:ascii="Times New Roman" w:eastAsia="Times New Roman" w:hAnsi="Times New Roman" w:cs="Times New Roman"/>
          <w:sz w:val="28"/>
          <w:szCs w:val="28"/>
          <w:lang w:val="uk-UA"/>
        </w:rPr>
      </w:pPr>
    </w:p>
    <w:p w14:paraId="6E1A217C" w14:textId="77777777" w:rsidR="00570908" w:rsidRDefault="00570908">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147AF988" w14:textId="39362AF1" w:rsidR="00910D20" w:rsidRPr="000F39A8" w:rsidRDefault="00037421" w:rsidP="00F73156">
      <w:pPr>
        <w:widowControl w:val="0"/>
        <w:spacing w:after="240" w:line="360" w:lineRule="auto"/>
        <w:ind w:firstLine="709"/>
        <w:jc w:val="center"/>
        <w:rPr>
          <w:rFonts w:ascii="Times New Roman" w:eastAsia="Times New Roman" w:hAnsi="Times New Roman" w:cs="Times New Roman"/>
          <w:b/>
          <w:bCs/>
          <w:sz w:val="28"/>
          <w:szCs w:val="28"/>
          <w:lang w:val="uk-UA"/>
        </w:rPr>
      </w:pPr>
      <w:r w:rsidRPr="000F39A8">
        <w:rPr>
          <w:rFonts w:ascii="Times New Roman" w:eastAsia="Times New Roman" w:hAnsi="Times New Roman" w:cs="Times New Roman"/>
          <w:b/>
          <w:bCs/>
          <w:sz w:val="28"/>
          <w:szCs w:val="28"/>
          <w:lang w:val="uk-UA"/>
        </w:rPr>
        <w:lastRenderedPageBreak/>
        <w:t>ПЕРЕЛІК СКОРОЧЕНЬ</w:t>
      </w:r>
    </w:p>
    <w:p w14:paraId="6670502A"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UI – </w:t>
      </w:r>
      <w:proofErr w:type="spellStart"/>
      <w:r w:rsidRPr="003054B9">
        <w:rPr>
          <w:rFonts w:ascii="Times New Roman" w:eastAsia="Times New Roman" w:hAnsi="Times New Roman" w:cs="Times New Roman"/>
          <w:bCs/>
          <w:sz w:val="28"/>
          <w:szCs w:val="28"/>
          <w:lang w:val="uk-UA"/>
        </w:rPr>
        <w:t>User</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Interface</w:t>
      </w:r>
      <w:proofErr w:type="spellEnd"/>
      <w:r w:rsidRPr="003054B9">
        <w:rPr>
          <w:rFonts w:ascii="Times New Roman" w:eastAsia="Times New Roman" w:hAnsi="Times New Roman" w:cs="Times New Roman"/>
          <w:bCs/>
          <w:sz w:val="28"/>
          <w:szCs w:val="28"/>
          <w:lang w:val="uk-UA"/>
        </w:rPr>
        <w:t xml:space="preserve"> – користувацький інтерфейс</w:t>
      </w:r>
    </w:p>
    <w:p w14:paraId="5BAA12E0"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UX – </w:t>
      </w:r>
      <w:proofErr w:type="spellStart"/>
      <w:r w:rsidRPr="003054B9">
        <w:rPr>
          <w:rFonts w:ascii="Times New Roman" w:eastAsia="Times New Roman" w:hAnsi="Times New Roman" w:cs="Times New Roman"/>
          <w:bCs/>
          <w:sz w:val="28"/>
          <w:szCs w:val="28"/>
          <w:lang w:val="uk-UA"/>
        </w:rPr>
        <w:t>User</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Experience</w:t>
      </w:r>
      <w:proofErr w:type="spellEnd"/>
      <w:r w:rsidRPr="003054B9">
        <w:rPr>
          <w:rFonts w:ascii="Times New Roman" w:eastAsia="Times New Roman" w:hAnsi="Times New Roman" w:cs="Times New Roman"/>
          <w:bCs/>
          <w:sz w:val="28"/>
          <w:szCs w:val="28"/>
          <w:lang w:val="uk-UA"/>
        </w:rPr>
        <w:t xml:space="preserve"> – досвід користувача</w:t>
      </w:r>
    </w:p>
    <w:p w14:paraId="395456DB"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API – </w:t>
      </w:r>
      <w:proofErr w:type="spellStart"/>
      <w:r w:rsidRPr="003054B9">
        <w:rPr>
          <w:rFonts w:ascii="Times New Roman" w:eastAsia="Times New Roman" w:hAnsi="Times New Roman" w:cs="Times New Roman"/>
          <w:bCs/>
          <w:sz w:val="28"/>
          <w:szCs w:val="28"/>
          <w:lang w:val="uk-UA"/>
        </w:rPr>
        <w:t>Application</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Programming</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Interface</w:t>
      </w:r>
      <w:proofErr w:type="spellEnd"/>
      <w:r w:rsidRPr="003054B9">
        <w:rPr>
          <w:rFonts w:ascii="Times New Roman" w:eastAsia="Times New Roman" w:hAnsi="Times New Roman" w:cs="Times New Roman"/>
          <w:bCs/>
          <w:sz w:val="28"/>
          <w:szCs w:val="28"/>
          <w:lang w:val="uk-UA"/>
        </w:rPr>
        <w:t xml:space="preserve"> – інтерфейс прикладного програмування</w:t>
      </w:r>
    </w:p>
    <w:p w14:paraId="7FE32E0B"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DB – </w:t>
      </w:r>
      <w:proofErr w:type="spellStart"/>
      <w:r w:rsidRPr="003054B9">
        <w:rPr>
          <w:rFonts w:ascii="Times New Roman" w:eastAsia="Times New Roman" w:hAnsi="Times New Roman" w:cs="Times New Roman"/>
          <w:bCs/>
          <w:sz w:val="28"/>
          <w:szCs w:val="28"/>
          <w:lang w:val="uk-UA"/>
        </w:rPr>
        <w:t>Database</w:t>
      </w:r>
      <w:proofErr w:type="spellEnd"/>
      <w:r w:rsidRPr="003054B9">
        <w:rPr>
          <w:rFonts w:ascii="Times New Roman" w:eastAsia="Times New Roman" w:hAnsi="Times New Roman" w:cs="Times New Roman"/>
          <w:bCs/>
          <w:sz w:val="28"/>
          <w:szCs w:val="28"/>
          <w:lang w:val="uk-UA"/>
        </w:rPr>
        <w:t xml:space="preserve"> – база даних</w:t>
      </w:r>
    </w:p>
    <w:p w14:paraId="6A8CCF47"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SQL – </w:t>
      </w:r>
      <w:proofErr w:type="spellStart"/>
      <w:r w:rsidRPr="003054B9">
        <w:rPr>
          <w:rFonts w:ascii="Times New Roman" w:eastAsia="Times New Roman" w:hAnsi="Times New Roman" w:cs="Times New Roman"/>
          <w:bCs/>
          <w:sz w:val="28"/>
          <w:szCs w:val="28"/>
          <w:lang w:val="uk-UA"/>
        </w:rPr>
        <w:t>Structured</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Query</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Language</w:t>
      </w:r>
      <w:proofErr w:type="spellEnd"/>
      <w:r w:rsidRPr="003054B9">
        <w:rPr>
          <w:rFonts w:ascii="Times New Roman" w:eastAsia="Times New Roman" w:hAnsi="Times New Roman" w:cs="Times New Roman"/>
          <w:bCs/>
          <w:sz w:val="28"/>
          <w:szCs w:val="28"/>
          <w:lang w:val="uk-UA"/>
        </w:rPr>
        <w:t xml:space="preserve"> – мова структурованих запитів</w:t>
      </w:r>
    </w:p>
    <w:p w14:paraId="3BE64679"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CRUD – </w:t>
      </w:r>
      <w:proofErr w:type="spellStart"/>
      <w:r w:rsidRPr="003054B9">
        <w:rPr>
          <w:rFonts w:ascii="Times New Roman" w:eastAsia="Times New Roman" w:hAnsi="Times New Roman" w:cs="Times New Roman"/>
          <w:bCs/>
          <w:sz w:val="28"/>
          <w:szCs w:val="28"/>
          <w:lang w:val="uk-UA"/>
        </w:rPr>
        <w:t>Create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Read</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Update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Delete</w:t>
      </w:r>
      <w:proofErr w:type="spellEnd"/>
      <w:r w:rsidRPr="003054B9">
        <w:rPr>
          <w:rFonts w:ascii="Times New Roman" w:eastAsia="Times New Roman" w:hAnsi="Times New Roman" w:cs="Times New Roman"/>
          <w:bCs/>
          <w:sz w:val="28"/>
          <w:szCs w:val="28"/>
          <w:lang w:val="uk-UA"/>
        </w:rPr>
        <w:t xml:space="preserve"> – створення, читання, оновлення, видалення</w:t>
      </w:r>
    </w:p>
    <w:p w14:paraId="0B8156A7"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ER – </w:t>
      </w:r>
      <w:proofErr w:type="spellStart"/>
      <w:r w:rsidRPr="003054B9">
        <w:rPr>
          <w:rFonts w:ascii="Times New Roman" w:eastAsia="Times New Roman" w:hAnsi="Times New Roman" w:cs="Times New Roman"/>
          <w:bCs/>
          <w:sz w:val="28"/>
          <w:szCs w:val="28"/>
          <w:lang w:val="uk-UA"/>
        </w:rPr>
        <w:t>Entity-Relationship</w:t>
      </w:r>
      <w:proofErr w:type="spellEnd"/>
      <w:r w:rsidRPr="003054B9">
        <w:rPr>
          <w:rFonts w:ascii="Times New Roman" w:eastAsia="Times New Roman" w:hAnsi="Times New Roman" w:cs="Times New Roman"/>
          <w:bCs/>
          <w:sz w:val="28"/>
          <w:szCs w:val="28"/>
          <w:lang w:val="uk-UA"/>
        </w:rPr>
        <w:t xml:space="preserve"> – сутність-зв’язок (діаграма </w:t>
      </w:r>
      <w:proofErr w:type="spellStart"/>
      <w:r w:rsidRPr="003054B9">
        <w:rPr>
          <w:rFonts w:ascii="Times New Roman" w:eastAsia="Times New Roman" w:hAnsi="Times New Roman" w:cs="Times New Roman"/>
          <w:bCs/>
          <w:sz w:val="28"/>
          <w:szCs w:val="28"/>
          <w:lang w:val="uk-UA"/>
        </w:rPr>
        <w:t>зв’язків</w:t>
      </w:r>
      <w:proofErr w:type="spellEnd"/>
      <w:r w:rsidRPr="003054B9">
        <w:rPr>
          <w:rFonts w:ascii="Times New Roman" w:eastAsia="Times New Roman" w:hAnsi="Times New Roman" w:cs="Times New Roman"/>
          <w:bCs/>
          <w:sz w:val="28"/>
          <w:szCs w:val="28"/>
          <w:lang w:val="uk-UA"/>
        </w:rPr>
        <w:t xml:space="preserve"> сутностей)</w:t>
      </w:r>
    </w:p>
    <w:p w14:paraId="03C72199"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IDE – </w:t>
      </w:r>
      <w:proofErr w:type="spellStart"/>
      <w:r w:rsidRPr="003054B9">
        <w:rPr>
          <w:rFonts w:ascii="Times New Roman" w:eastAsia="Times New Roman" w:hAnsi="Times New Roman" w:cs="Times New Roman"/>
          <w:bCs/>
          <w:sz w:val="28"/>
          <w:szCs w:val="28"/>
          <w:lang w:val="uk-UA"/>
        </w:rPr>
        <w:t>Integrated</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Development</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Environment</w:t>
      </w:r>
      <w:proofErr w:type="spellEnd"/>
      <w:r w:rsidRPr="003054B9">
        <w:rPr>
          <w:rFonts w:ascii="Times New Roman" w:eastAsia="Times New Roman" w:hAnsi="Times New Roman" w:cs="Times New Roman"/>
          <w:bCs/>
          <w:sz w:val="28"/>
          <w:szCs w:val="28"/>
          <w:lang w:val="uk-UA"/>
        </w:rPr>
        <w:t xml:space="preserve"> – інтегроване середовище розробки</w:t>
      </w:r>
    </w:p>
    <w:p w14:paraId="211123D9"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SMTP – </w:t>
      </w:r>
      <w:proofErr w:type="spellStart"/>
      <w:r w:rsidRPr="003054B9">
        <w:rPr>
          <w:rFonts w:ascii="Times New Roman" w:eastAsia="Times New Roman" w:hAnsi="Times New Roman" w:cs="Times New Roman"/>
          <w:bCs/>
          <w:sz w:val="28"/>
          <w:szCs w:val="28"/>
          <w:lang w:val="uk-UA"/>
        </w:rPr>
        <w:t>Simple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Mail</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Transfer</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Protocol</w:t>
      </w:r>
      <w:proofErr w:type="spellEnd"/>
      <w:r w:rsidRPr="003054B9">
        <w:rPr>
          <w:rFonts w:ascii="Times New Roman" w:eastAsia="Times New Roman" w:hAnsi="Times New Roman" w:cs="Times New Roman"/>
          <w:bCs/>
          <w:sz w:val="28"/>
          <w:szCs w:val="28"/>
          <w:lang w:val="uk-UA"/>
        </w:rPr>
        <w:t xml:space="preserve"> – простий протокол передавання пошти</w:t>
      </w:r>
    </w:p>
    <w:p w14:paraId="65FA3BDE"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HTML – </w:t>
      </w:r>
      <w:proofErr w:type="spellStart"/>
      <w:r w:rsidRPr="003054B9">
        <w:rPr>
          <w:rFonts w:ascii="Times New Roman" w:eastAsia="Times New Roman" w:hAnsi="Times New Roman" w:cs="Times New Roman"/>
          <w:bCs/>
          <w:sz w:val="28"/>
          <w:szCs w:val="28"/>
          <w:lang w:val="uk-UA"/>
        </w:rPr>
        <w:t>HyperText</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Markup</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Language</w:t>
      </w:r>
      <w:proofErr w:type="spellEnd"/>
      <w:r w:rsidRPr="003054B9">
        <w:rPr>
          <w:rFonts w:ascii="Times New Roman" w:eastAsia="Times New Roman" w:hAnsi="Times New Roman" w:cs="Times New Roman"/>
          <w:bCs/>
          <w:sz w:val="28"/>
          <w:szCs w:val="28"/>
          <w:lang w:val="uk-UA"/>
        </w:rPr>
        <w:t xml:space="preserve"> – мова розмітки гіпертексту</w:t>
      </w:r>
    </w:p>
    <w:p w14:paraId="5223587F"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CSS – </w:t>
      </w:r>
      <w:proofErr w:type="spellStart"/>
      <w:r w:rsidRPr="003054B9">
        <w:rPr>
          <w:rFonts w:ascii="Times New Roman" w:eastAsia="Times New Roman" w:hAnsi="Times New Roman" w:cs="Times New Roman"/>
          <w:bCs/>
          <w:sz w:val="28"/>
          <w:szCs w:val="28"/>
          <w:lang w:val="uk-UA"/>
        </w:rPr>
        <w:t>Cascading</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Style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Sheets</w:t>
      </w:r>
      <w:proofErr w:type="spellEnd"/>
      <w:r w:rsidRPr="003054B9">
        <w:rPr>
          <w:rFonts w:ascii="Times New Roman" w:eastAsia="Times New Roman" w:hAnsi="Times New Roman" w:cs="Times New Roman"/>
          <w:bCs/>
          <w:sz w:val="28"/>
          <w:szCs w:val="28"/>
          <w:lang w:val="uk-UA"/>
        </w:rPr>
        <w:t xml:space="preserve"> – каскадні таблиці стилів</w:t>
      </w:r>
    </w:p>
    <w:p w14:paraId="3BE2D01F"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JS – </w:t>
      </w:r>
      <w:proofErr w:type="spellStart"/>
      <w:r w:rsidRPr="003054B9">
        <w:rPr>
          <w:rFonts w:ascii="Times New Roman" w:eastAsia="Times New Roman" w:hAnsi="Times New Roman" w:cs="Times New Roman"/>
          <w:bCs/>
          <w:sz w:val="28"/>
          <w:szCs w:val="28"/>
          <w:lang w:val="uk-UA"/>
        </w:rPr>
        <w:t>JavaScript</w:t>
      </w:r>
      <w:proofErr w:type="spellEnd"/>
      <w:r w:rsidRPr="003054B9">
        <w:rPr>
          <w:rFonts w:ascii="Times New Roman" w:eastAsia="Times New Roman" w:hAnsi="Times New Roman" w:cs="Times New Roman"/>
          <w:bCs/>
          <w:sz w:val="28"/>
          <w:szCs w:val="28"/>
          <w:lang w:val="uk-UA"/>
        </w:rPr>
        <w:t xml:space="preserve"> – мова програмування </w:t>
      </w:r>
      <w:proofErr w:type="spellStart"/>
      <w:r w:rsidRPr="003054B9">
        <w:rPr>
          <w:rFonts w:ascii="Times New Roman" w:eastAsia="Times New Roman" w:hAnsi="Times New Roman" w:cs="Times New Roman"/>
          <w:bCs/>
          <w:sz w:val="28"/>
          <w:szCs w:val="28"/>
          <w:lang w:val="uk-UA"/>
        </w:rPr>
        <w:t>JavaScript</w:t>
      </w:r>
      <w:proofErr w:type="spellEnd"/>
    </w:p>
    <w:p w14:paraId="13451582"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CSV – </w:t>
      </w:r>
      <w:proofErr w:type="spellStart"/>
      <w:r w:rsidRPr="003054B9">
        <w:rPr>
          <w:rFonts w:ascii="Times New Roman" w:eastAsia="Times New Roman" w:hAnsi="Times New Roman" w:cs="Times New Roman"/>
          <w:bCs/>
          <w:sz w:val="28"/>
          <w:szCs w:val="28"/>
          <w:lang w:val="uk-UA"/>
        </w:rPr>
        <w:t>Comma-Separated</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Values</w:t>
      </w:r>
      <w:proofErr w:type="spellEnd"/>
      <w:r w:rsidRPr="003054B9">
        <w:rPr>
          <w:rFonts w:ascii="Times New Roman" w:eastAsia="Times New Roman" w:hAnsi="Times New Roman" w:cs="Times New Roman"/>
          <w:bCs/>
          <w:sz w:val="28"/>
          <w:szCs w:val="28"/>
          <w:lang w:val="uk-UA"/>
        </w:rPr>
        <w:t xml:space="preserve"> – формат файлів з розділенням даних комами</w:t>
      </w:r>
    </w:p>
    <w:p w14:paraId="5A166614"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JSON – </w:t>
      </w:r>
      <w:proofErr w:type="spellStart"/>
      <w:r w:rsidRPr="003054B9">
        <w:rPr>
          <w:rFonts w:ascii="Times New Roman" w:eastAsia="Times New Roman" w:hAnsi="Times New Roman" w:cs="Times New Roman"/>
          <w:bCs/>
          <w:sz w:val="28"/>
          <w:szCs w:val="28"/>
          <w:lang w:val="uk-UA"/>
        </w:rPr>
        <w:t>JavaScript</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Object</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Notation</w:t>
      </w:r>
      <w:proofErr w:type="spellEnd"/>
      <w:r w:rsidRPr="003054B9">
        <w:rPr>
          <w:rFonts w:ascii="Times New Roman" w:eastAsia="Times New Roman" w:hAnsi="Times New Roman" w:cs="Times New Roman"/>
          <w:bCs/>
          <w:sz w:val="28"/>
          <w:szCs w:val="28"/>
          <w:lang w:val="uk-UA"/>
        </w:rPr>
        <w:t xml:space="preserve"> – формат обміну даними</w:t>
      </w:r>
    </w:p>
    <w:p w14:paraId="31C49DA3"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REST – </w:t>
      </w:r>
      <w:proofErr w:type="spellStart"/>
      <w:r w:rsidRPr="003054B9">
        <w:rPr>
          <w:rFonts w:ascii="Times New Roman" w:eastAsia="Times New Roman" w:hAnsi="Times New Roman" w:cs="Times New Roman"/>
          <w:bCs/>
          <w:sz w:val="28"/>
          <w:szCs w:val="28"/>
          <w:lang w:val="uk-UA"/>
        </w:rPr>
        <w:t>Representational</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State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Transfer</w:t>
      </w:r>
      <w:proofErr w:type="spellEnd"/>
      <w:r w:rsidRPr="003054B9">
        <w:rPr>
          <w:rFonts w:ascii="Times New Roman" w:eastAsia="Times New Roman" w:hAnsi="Times New Roman" w:cs="Times New Roman"/>
          <w:bCs/>
          <w:sz w:val="28"/>
          <w:szCs w:val="28"/>
          <w:lang w:val="uk-UA"/>
        </w:rPr>
        <w:t xml:space="preserve"> – архітектурний стиль передачі даних</w:t>
      </w:r>
    </w:p>
    <w:p w14:paraId="69FAC249" w14:textId="77777777" w:rsidR="00E74A7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VS </w:t>
      </w:r>
      <w:proofErr w:type="spellStart"/>
      <w:r w:rsidRPr="003054B9">
        <w:rPr>
          <w:rFonts w:ascii="Times New Roman" w:eastAsia="Times New Roman" w:hAnsi="Times New Roman" w:cs="Times New Roman"/>
          <w:bCs/>
          <w:sz w:val="28"/>
          <w:szCs w:val="28"/>
          <w:lang w:val="uk-UA"/>
        </w:rPr>
        <w:t>Code</w:t>
      </w:r>
      <w:proofErr w:type="spellEnd"/>
      <w:r w:rsidRPr="003054B9">
        <w:rPr>
          <w:rFonts w:ascii="Times New Roman" w:eastAsia="Times New Roman" w:hAnsi="Times New Roman" w:cs="Times New Roman"/>
          <w:bCs/>
          <w:sz w:val="28"/>
          <w:szCs w:val="28"/>
          <w:lang w:val="uk-UA"/>
        </w:rPr>
        <w:t xml:space="preserve"> – </w:t>
      </w:r>
      <w:proofErr w:type="spellStart"/>
      <w:r w:rsidRPr="003054B9">
        <w:rPr>
          <w:rFonts w:ascii="Times New Roman" w:eastAsia="Times New Roman" w:hAnsi="Times New Roman" w:cs="Times New Roman"/>
          <w:bCs/>
          <w:sz w:val="28"/>
          <w:szCs w:val="28"/>
          <w:lang w:val="uk-UA"/>
        </w:rPr>
        <w:t>Visual</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Studio</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Code</w:t>
      </w:r>
      <w:proofErr w:type="spellEnd"/>
      <w:r w:rsidRPr="003054B9">
        <w:rPr>
          <w:rFonts w:ascii="Times New Roman" w:eastAsia="Times New Roman" w:hAnsi="Times New Roman" w:cs="Times New Roman"/>
          <w:bCs/>
          <w:sz w:val="28"/>
          <w:szCs w:val="28"/>
          <w:lang w:val="uk-UA"/>
        </w:rPr>
        <w:t xml:space="preserve"> – текстовий редактор для розробки програмного забезпечення</w:t>
      </w:r>
    </w:p>
    <w:p w14:paraId="4CC3A35B" w14:textId="196244EC" w:rsidR="00910D20" w:rsidRPr="003054B9" w:rsidRDefault="00037421" w:rsidP="00E74A70">
      <w:pPr>
        <w:spacing w:line="360" w:lineRule="auto"/>
        <w:ind w:firstLine="709"/>
        <w:jc w:val="both"/>
        <w:rPr>
          <w:rFonts w:ascii="Times New Roman" w:eastAsia="Times New Roman" w:hAnsi="Times New Roman" w:cs="Times New Roman"/>
          <w:bCs/>
          <w:sz w:val="28"/>
          <w:szCs w:val="28"/>
          <w:lang w:val="uk-UA"/>
        </w:rPr>
      </w:pPr>
      <w:r w:rsidRPr="003054B9">
        <w:rPr>
          <w:rFonts w:ascii="Times New Roman" w:eastAsia="Times New Roman" w:hAnsi="Times New Roman" w:cs="Times New Roman"/>
          <w:bCs/>
          <w:sz w:val="28"/>
          <w:szCs w:val="28"/>
          <w:lang w:val="uk-UA"/>
        </w:rPr>
        <w:t xml:space="preserve">SRS – </w:t>
      </w:r>
      <w:proofErr w:type="spellStart"/>
      <w:r w:rsidRPr="003054B9">
        <w:rPr>
          <w:rFonts w:ascii="Times New Roman" w:eastAsia="Times New Roman" w:hAnsi="Times New Roman" w:cs="Times New Roman"/>
          <w:bCs/>
          <w:sz w:val="28"/>
          <w:szCs w:val="28"/>
          <w:lang w:val="uk-UA"/>
        </w:rPr>
        <w:t>Software</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Requirements</w:t>
      </w:r>
      <w:proofErr w:type="spellEnd"/>
      <w:r w:rsidRPr="003054B9">
        <w:rPr>
          <w:rFonts w:ascii="Times New Roman" w:eastAsia="Times New Roman" w:hAnsi="Times New Roman" w:cs="Times New Roman"/>
          <w:bCs/>
          <w:sz w:val="28"/>
          <w:szCs w:val="28"/>
          <w:lang w:val="uk-UA"/>
        </w:rPr>
        <w:t xml:space="preserve"> </w:t>
      </w:r>
      <w:proofErr w:type="spellStart"/>
      <w:r w:rsidRPr="003054B9">
        <w:rPr>
          <w:rFonts w:ascii="Times New Roman" w:eastAsia="Times New Roman" w:hAnsi="Times New Roman" w:cs="Times New Roman"/>
          <w:bCs/>
          <w:sz w:val="28"/>
          <w:szCs w:val="28"/>
          <w:lang w:val="uk-UA"/>
        </w:rPr>
        <w:t>Specification</w:t>
      </w:r>
      <w:proofErr w:type="spellEnd"/>
      <w:r w:rsidRPr="003054B9">
        <w:rPr>
          <w:rFonts w:ascii="Times New Roman" w:eastAsia="Times New Roman" w:hAnsi="Times New Roman" w:cs="Times New Roman"/>
          <w:bCs/>
          <w:sz w:val="28"/>
          <w:szCs w:val="28"/>
          <w:lang w:val="uk-UA"/>
        </w:rPr>
        <w:t xml:space="preserve"> – специфікація вимог до програмного забезпечення</w:t>
      </w:r>
    </w:p>
    <w:p w14:paraId="085EC8CE" w14:textId="77777777" w:rsidR="00910D20" w:rsidRPr="003054B9" w:rsidRDefault="00910D20">
      <w:pPr>
        <w:spacing w:after="160" w:line="360" w:lineRule="auto"/>
        <w:rPr>
          <w:rFonts w:ascii="Times New Roman" w:eastAsia="Times New Roman" w:hAnsi="Times New Roman" w:cs="Times New Roman"/>
          <w:b/>
          <w:sz w:val="28"/>
          <w:szCs w:val="28"/>
          <w:lang w:val="uk-UA"/>
        </w:rPr>
      </w:pPr>
    </w:p>
    <w:p w14:paraId="374A4C25" w14:textId="77777777" w:rsidR="00910D20" w:rsidRPr="003054B9" w:rsidRDefault="00910D20">
      <w:pPr>
        <w:widowControl w:val="0"/>
        <w:spacing w:line="240" w:lineRule="auto"/>
        <w:ind w:right="2"/>
        <w:jc w:val="center"/>
        <w:rPr>
          <w:rFonts w:ascii="Times New Roman" w:eastAsia="Times New Roman" w:hAnsi="Times New Roman" w:cs="Times New Roman"/>
          <w:b/>
          <w:sz w:val="28"/>
          <w:szCs w:val="28"/>
          <w:lang w:val="uk-UA"/>
        </w:rPr>
        <w:sectPr w:rsidR="00910D20" w:rsidRPr="003054B9">
          <w:pgSz w:w="11909" w:h="16834"/>
          <w:pgMar w:top="1134" w:right="567" w:bottom="1134" w:left="1418" w:header="0" w:footer="826" w:gutter="0"/>
          <w:cols w:space="720"/>
        </w:sectPr>
      </w:pPr>
    </w:p>
    <w:p w14:paraId="385801F5" w14:textId="77777777" w:rsidR="00910D20" w:rsidRPr="003054B9" w:rsidRDefault="00910D20">
      <w:pPr>
        <w:spacing w:after="80"/>
        <w:rPr>
          <w:rFonts w:ascii="Times New Roman" w:eastAsia="Times New Roman" w:hAnsi="Times New Roman" w:cs="Times New Roman"/>
          <w:sz w:val="28"/>
          <w:szCs w:val="28"/>
          <w:lang w:val="uk-UA"/>
        </w:rPr>
      </w:pPr>
    </w:p>
    <w:p w14:paraId="0270E480" w14:textId="77777777" w:rsidR="00E74A70" w:rsidRPr="003054B9" w:rsidRDefault="00E74A70">
      <w:pP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br w:type="page"/>
      </w:r>
    </w:p>
    <w:p w14:paraId="0EC55947" w14:textId="1EFC2F7F" w:rsidR="00E74A70" w:rsidRPr="003054B9" w:rsidRDefault="005F2897" w:rsidP="005F2897">
      <w:pPr>
        <w:spacing w:after="240" w:line="360" w:lineRule="auto"/>
        <w:ind w:firstLine="709"/>
        <w:jc w:val="cente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b/>
          <w:bCs/>
          <w:sz w:val="28"/>
          <w:szCs w:val="28"/>
          <w:lang w:val="uk-UA"/>
        </w:rPr>
        <w:lastRenderedPageBreak/>
        <w:t>ВСТУП</w:t>
      </w:r>
    </w:p>
    <w:p w14:paraId="49116F6C" w14:textId="2B20A34E" w:rsidR="00910D20" w:rsidRPr="003054B9"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сучасному світі цифрових технологій комп’ютерні ігри займають одну з провідних позицій у сфері розваг, навчання та соціальної взаємодії. Популярність ігор невпинно зростає, і разом із цим зростає потреба у створенні не лише якісного ігрового контенту, але й у відповідних сервісах підтримки, які забезпечують гравцям комфортну взаємодію з грою, а розробникам — ефективне управління контентом і користувачами. У цьому контексті розробка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для підтримки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набуває особливої актуальності, оскільки дозволяє поєднати інтерактивність, зручність та сучасні технології для створення екосистеми навколо ігрового продукту.</w:t>
      </w:r>
    </w:p>
    <w:p w14:paraId="3CEC53D5" w14:textId="4D9AB6D7" w:rsidR="00910D20" w:rsidRPr="003054B9"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Метою цієї роботи є створення повнофункціонального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який реалізує можливості реєстрації та авторизації користувачів, управління інформацією про гру, взаємодію з контентом, зокрема через систему новин і відгуків, а також </w:t>
      </w:r>
      <w:proofErr w:type="spellStart"/>
      <w:r w:rsidRPr="003054B9">
        <w:rPr>
          <w:rFonts w:ascii="Times New Roman" w:eastAsia="Times New Roman" w:hAnsi="Times New Roman" w:cs="Times New Roman"/>
          <w:sz w:val="28"/>
          <w:szCs w:val="28"/>
          <w:lang w:val="uk-UA"/>
        </w:rPr>
        <w:t>надасть</w:t>
      </w:r>
      <w:proofErr w:type="spellEnd"/>
      <w:r w:rsidRPr="003054B9">
        <w:rPr>
          <w:rFonts w:ascii="Times New Roman" w:eastAsia="Times New Roman" w:hAnsi="Times New Roman" w:cs="Times New Roman"/>
          <w:sz w:val="28"/>
          <w:szCs w:val="28"/>
          <w:lang w:val="uk-UA"/>
        </w:rPr>
        <w:t xml:space="preserve"> адміністративні інструменти для підтримки й </w:t>
      </w:r>
      <w:proofErr w:type="spellStart"/>
      <w:r w:rsidRPr="003054B9">
        <w:rPr>
          <w:rFonts w:ascii="Times New Roman" w:eastAsia="Times New Roman" w:hAnsi="Times New Roman" w:cs="Times New Roman"/>
          <w:sz w:val="28"/>
          <w:szCs w:val="28"/>
          <w:lang w:val="uk-UA"/>
        </w:rPr>
        <w:t>модерування</w:t>
      </w:r>
      <w:proofErr w:type="spellEnd"/>
      <w:r w:rsidRPr="003054B9">
        <w:rPr>
          <w:rFonts w:ascii="Times New Roman" w:eastAsia="Times New Roman" w:hAnsi="Times New Roman" w:cs="Times New Roman"/>
          <w:sz w:val="28"/>
          <w:szCs w:val="28"/>
          <w:lang w:val="uk-UA"/>
        </w:rPr>
        <w:t xml:space="preserve"> спільноти. Розробка такого сервісу не лише сприятиме підвищенню задоволеності користувачів і залученню нових гравців, а й створить умови для масштабування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w:t>
      </w:r>
      <w:proofErr w:type="spellEnd"/>
      <w:r w:rsidRPr="003054B9">
        <w:rPr>
          <w:rFonts w:ascii="Times New Roman" w:eastAsia="Times New Roman" w:hAnsi="Times New Roman" w:cs="Times New Roman"/>
          <w:sz w:val="28"/>
          <w:szCs w:val="28"/>
          <w:lang w:val="uk-UA"/>
        </w:rPr>
        <w:t xml:space="preserve"> та гнучкого впровадження нових функціональних можливостей.</w:t>
      </w:r>
    </w:p>
    <w:p w14:paraId="5158E4CD" w14:textId="1E25B9FC" w:rsidR="00910D20" w:rsidRPr="003054B9"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В процесі виконання поставленої мети необхідно вирішити низку завдань, серед яких глибокий аналіз предметної галузі та існуючих аналогів, розробка архітектури та технічного дизайну системи, а також реалізація </w:t>
      </w:r>
      <w:proofErr w:type="spellStart"/>
      <w:r w:rsidRPr="003054B9">
        <w:rPr>
          <w:rFonts w:ascii="Times New Roman" w:eastAsia="Times New Roman" w:hAnsi="Times New Roman" w:cs="Times New Roman"/>
          <w:sz w:val="28"/>
          <w:szCs w:val="28"/>
          <w:lang w:val="uk-UA"/>
        </w:rPr>
        <w:t>фронтенд</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бекенд</w:t>
      </w:r>
      <w:proofErr w:type="spellEnd"/>
      <w:r w:rsidRPr="003054B9">
        <w:rPr>
          <w:rFonts w:ascii="Times New Roman" w:eastAsia="Times New Roman" w:hAnsi="Times New Roman" w:cs="Times New Roman"/>
          <w:sz w:val="28"/>
          <w:szCs w:val="28"/>
          <w:lang w:val="uk-UA"/>
        </w:rPr>
        <w:t>-частин із дотриманням сучасних стандартів безпеки, продуктивності й зручності користування. Особливу увагу приділено питанню забезпечення якісної взаємодії користувачів із сервісом, що досягається завдяки інтуїтивному інтерфейсу, адаптивному дизайну і надійній системі управління даними.</w:t>
      </w:r>
    </w:p>
    <w:p w14:paraId="5A4E5ED1" w14:textId="19F33F5A" w:rsidR="00910D20" w:rsidRPr="003054B9" w:rsidRDefault="00037421" w:rsidP="00E74A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Результати роботи можуть бути використані у сфері розробки ігрових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платформ, створення спільнот гравців, а також у будь-яких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ах</w:t>
      </w:r>
      <w:proofErr w:type="spellEnd"/>
      <w:r w:rsidRPr="003054B9">
        <w:rPr>
          <w:rFonts w:ascii="Times New Roman" w:eastAsia="Times New Roman" w:hAnsi="Times New Roman" w:cs="Times New Roman"/>
          <w:sz w:val="28"/>
          <w:szCs w:val="28"/>
          <w:lang w:val="uk-UA"/>
        </w:rPr>
        <w:t xml:space="preserve">, де необхідна інтеграція ігрового контенту з веб-сервісами. </w:t>
      </w:r>
    </w:p>
    <w:p w14:paraId="711A949E" w14:textId="2DD62310" w:rsidR="00910D20" w:rsidRPr="003054B9" w:rsidRDefault="00E74A70" w:rsidP="005F2897">
      <w:pPr>
        <w:spacing w:after="240"/>
        <w:jc w:val="cente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sz w:val="28"/>
          <w:szCs w:val="28"/>
          <w:lang w:val="uk-UA"/>
        </w:rPr>
        <w:br w:type="page"/>
      </w:r>
      <w:r w:rsidR="005F2897">
        <w:rPr>
          <w:rFonts w:ascii="Times New Roman" w:eastAsia="Times New Roman" w:hAnsi="Times New Roman" w:cs="Times New Roman"/>
          <w:b/>
          <w:bCs/>
          <w:sz w:val="28"/>
          <w:szCs w:val="28"/>
          <w:lang w:val="uk-UA"/>
        </w:rPr>
        <w:lastRenderedPageBreak/>
        <w:t xml:space="preserve">1 </w:t>
      </w:r>
      <w:r w:rsidR="001955AD" w:rsidRPr="003054B9">
        <w:rPr>
          <w:rFonts w:ascii="Times New Roman" w:eastAsia="Times New Roman" w:hAnsi="Times New Roman" w:cs="Times New Roman"/>
          <w:b/>
          <w:bCs/>
          <w:sz w:val="28"/>
          <w:szCs w:val="28"/>
          <w:lang w:val="uk-UA"/>
        </w:rPr>
        <w:t>АНАЛІЗ ПРЕДМЕТНОЇ ОБЛАСТІ</w:t>
      </w:r>
    </w:p>
    <w:p w14:paraId="23C466E3" w14:textId="78598D33"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1.1 Аналіз предметної галузі</w:t>
      </w:r>
    </w:p>
    <w:p w14:paraId="1E8AD258" w14:textId="77777777" w:rsidR="001955AD" w:rsidRPr="003054B9" w:rsidRDefault="001955AD" w:rsidP="001955AD">
      <w:pPr>
        <w:spacing w:line="360" w:lineRule="auto"/>
        <w:ind w:firstLine="709"/>
        <w:jc w:val="both"/>
        <w:rPr>
          <w:rFonts w:ascii="Times New Roman" w:eastAsia="Times New Roman" w:hAnsi="Times New Roman" w:cs="Times New Roman"/>
          <w:sz w:val="28"/>
          <w:szCs w:val="28"/>
          <w:lang w:val="uk-UA"/>
        </w:rPr>
      </w:pPr>
    </w:p>
    <w:p w14:paraId="40ABE51C" w14:textId="4C9B17A4"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Сучасна індустрія комп’ютерних ігор переживає період стрімкого розвитку та трансформації, у центрі якого опинилися не лише безпосередньо ігрові продукти, а й супутні сервіси, що забезпечують підтримку, комунікацію та взаємодію гравців.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застосунки для ігор стають невід’ємною частиною ігрової екосистеми, адже саме через них формується спільнота, здійснюється управління контентом, відбуваються оновлення, і реалізується маркетингова підтримка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w:t>
      </w:r>
      <w:proofErr w:type="spellEnd"/>
      <w:r w:rsidRPr="003054B9">
        <w:rPr>
          <w:rFonts w:ascii="Times New Roman" w:eastAsia="Times New Roman" w:hAnsi="Times New Roman" w:cs="Times New Roman"/>
          <w:sz w:val="28"/>
          <w:szCs w:val="28"/>
          <w:lang w:val="uk-UA"/>
        </w:rPr>
        <w:t>.</w:t>
      </w:r>
    </w:p>
    <w:p w14:paraId="1D814A6D" w14:textId="0EE5AE9E"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цій галузі особливого значення набуває забезпечення стабільного та зручного доступу користувачів до актуальної інформації про гру, можливість швидко отримувати оновлення, брати участь у форумах і подіях, а також отримувати технічну підтримку.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застосунки, що супроводжують ігри, здебільшого мають багатофункціональність: від авторизації та реєстрації користувачів до персоналізованих кабінетів, стрічок новин, систем </w:t>
      </w:r>
      <w:proofErr w:type="spellStart"/>
      <w:r w:rsidRPr="003054B9">
        <w:rPr>
          <w:rFonts w:ascii="Times New Roman" w:eastAsia="Times New Roman" w:hAnsi="Times New Roman" w:cs="Times New Roman"/>
          <w:sz w:val="28"/>
          <w:szCs w:val="28"/>
          <w:lang w:val="uk-UA"/>
        </w:rPr>
        <w:t>донатів</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модерації</w:t>
      </w:r>
      <w:proofErr w:type="spellEnd"/>
      <w:r w:rsidRPr="003054B9">
        <w:rPr>
          <w:rFonts w:ascii="Times New Roman" w:eastAsia="Times New Roman" w:hAnsi="Times New Roman" w:cs="Times New Roman"/>
          <w:sz w:val="28"/>
          <w:szCs w:val="28"/>
          <w:lang w:val="uk-UA"/>
        </w:rPr>
        <w:t xml:space="preserve"> відгуків, адміністрування контенту і ролей користувачів.</w:t>
      </w:r>
    </w:p>
    <w:p w14:paraId="0410F69E"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Особливість цієї сфери полягає в тому, що такі застосунки повинні не лише бути технічно надійними та безпечними, але й мати приємний і інтуїтивний інтерфейс, що відповідає стилістиці самої гри та створює позитивний користувацький досвід. Забезпечення швидкого доступу до різноманітного функціоналу зручно організованими сторінками та меню є ключовим фактором, що визначає лояльність та залучення гравців.</w:t>
      </w:r>
    </w:p>
    <w:p w14:paraId="19D1B5A9" w14:textId="1C68A6E9"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Нині існує широкий спектр технологій для реалізації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застосунків у цій галузі — від традиційних монолітних рішень до сучасних клієнт-серверних </w:t>
      </w:r>
      <w:proofErr w:type="spellStart"/>
      <w:r w:rsidRPr="003054B9">
        <w:rPr>
          <w:rFonts w:ascii="Times New Roman" w:eastAsia="Times New Roman" w:hAnsi="Times New Roman" w:cs="Times New Roman"/>
          <w:sz w:val="28"/>
          <w:szCs w:val="28"/>
          <w:lang w:val="uk-UA"/>
        </w:rPr>
        <w:t>архітектур</w:t>
      </w:r>
      <w:proofErr w:type="spellEnd"/>
      <w:r w:rsidRPr="003054B9">
        <w:rPr>
          <w:rFonts w:ascii="Times New Roman" w:eastAsia="Times New Roman" w:hAnsi="Times New Roman" w:cs="Times New Roman"/>
          <w:sz w:val="28"/>
          <w:szCs w:val="28"/>
          <w:lang w:val="uk-UA"/>
        </w:rPr>
        <w:t xml:space="preserve"> з розділенням </w:t>
      </w:r>
      <w:proofErr w:type="spellStart"/>
      <w:r w:rsidRPr="003054B9">
        <w:rPr>
          <w:rFonts w:ascii="Times New Roman" w:eastAsia="Times New Roman" w:hAnsi="Times New Roman" w:cs="Times New Roman"/>
          <w:sz w:val="28"/>
          <w:szCs w:val="28"/>
          <w:lang w:val="uk-UA"/>
        </w:rPr>
        <w:t>фронтенду</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бекенду</w:t>
      </w:r>
      <w:proofErr w:type="spellEnd"/>
      <w:r w:rsidRPr="003054B9">
        <w:rPr>
          <w:rFonts w:ascii="Times New Roman" w:eastAsia="Times New Roman" w:hAnsi="Times New Roman" w:cs="Times New Roman"/>
          <w:sz w:val="28"/>
          <w:szCs w:val="28"/>
          <w:lang w:val="uk-UA"/>
        </w:rPr>
        <w:t>. Популярність набирають SPA (</w:t>
      </w:r>
      <w:proofErr w:type="spellStart"/>
      <w:r w:rsidRPr="003054B9">
        <w:rPr>
          <w:rFonts w:ascii="Times New Roman" w:eastAsia="Times New Roman" w:hAnsi="Times New Roman" w:cs="Times New Roman"/>
          <w:sz w:val="28"/>
          <w:szCs w:val="28"/>
          <w:lang w:val="uk-UA"/>
        </w:rPr>
        <w:t>single-page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applications</w:t>
      </w:r>
      <w:proofErr w:type="spellEnd"/>
      <w:r w:rsidRPr="003054B9">
        <w:rPr>
          <w:rFonts w:ascii="Times New Roman" w:eastAsia="Times New Roman" w:hAnsi="Times New Roman" w:cs="Times New Roman"/>
          <w:sz w:val="28"/>
          <w:szCs w:val="28"/>
          <w:lang w:val="uk-UA"/>
        </w:rPr>
        <w:t>) та PWA (</w:t>
      </w:r>
      <w:proofErr w:type="spellStart"/>
      <w:r w:rsidRPr="003054B9">
        <w:rPr>
          <w:rFonts w:ascii="Times New Roman" w:eastAsia="Times New Roman" w:hAnsi="Times New Roman" w:cs="Times New Roman"/>
          <w:sz w:val="28"/>
          <w:szCs w:val="28"/>
          <w:lang w:val="uk-UA"/>
        </w:rPr>
        <w:t>progressive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web</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applications</w:t>
      </w:r>
      <w:proofErr w:type="spellEnd"/>
      <w:r w:rsidRPr="003054B9">
        <w:rPr>
          <w:rFonts w:ascii="Times New Roman" w:eastAsia="Times New Roman" w:hAnsi="Times New Roman" w:cs="Times New Roman"/>
          <w:sz w:val="28"/>
          <w:szCs w:val="28"/>
          <w:lang w:val="uk-UA"/>
        </w:rPr>
        <w:t xml:space="preserve">), які дозволяють забезпечити швидку реакцію інтерфейсу та комфортну роботу на різних пристроях. Вибір технологій напряму впливає на масштабованість, безпеку, продуктивність та подальший розвиток </w:t>
      </w:r>
      <w:proofErr w:type="spellStart"/>
      <w:r w:rsidRPr="003054B9">
        <w:rPr>
          <w:rFonts w:ascii="Times New Roman" w:eastAsia="Times New Roman" w:hAnsi="Times New Roman" w:cs="Times New Roman"/>
          <w:sz w:val="28"/>
          <w:szCs w:val="28"/>
          <w:lang w:val="uk-UA"/>
        </w:rPr>
        <w:t>проєкту</w:t>
      </w:r>
      <w:proofErr w:type="spellEnd"/>
      <w:r w:rsidRPr="003054B9">
        <w:rPr>
          <w:rFonts w:ascii="Times New Roman" w:eastAsia="Times New Roman" w:hAnsi="Times New Roman" w:cs="Times New Roman"/>
          <w:sz w:val="28"/>
          <w:szCs w:val="28"/>
          <w:lang w:val="uk-UA"/>
        </w:rPr>
        <w:t>.</w:t>
      </w:r>
    </w:p>
    <w:p w14:paraId="1D32D8F5" w14:textId="536D1082"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Для ігрових платформ важливо враховувати і соціальний аспект — інтеграцію з популярними соціальними мережами, системами аутентифікації, можливість залишати відгуки, оцінки, здійснювати пожертви (</w:t>
      </w:r>
      <w:proofErr w:type="spellStart"/>
      <w:r w:rsidRPr="003054B9">
        <w:rPr>
          <w:rFonts w:ascii="Times New Roman" w:eastAsia="Times New Roman" w:hAnsi="Times New Roman" w:cs="Times New Roman"/>
          <w:sz w:val="28"/>
          <w:szCs w:val="28"/>
          <w:lang w:val="uk-UA"/>
        </w:rPr>
        <w:t>донати</w:t>
      </w:r>
      <w:proofErr w:type="spellEnd"/>
      <w:r w:rsidRPr="003054B9">
        <w:rPr>
          <w:rFonts w:ascii="Times New Roman" w:eastAsia="Times New Roman" w:hAnsi="Times New Roman" w:cs="Times New Roman"/>
          <w:sz w:val="28"/>
          <w:szCs w:val="28"/>
          <w:lang w:val="uk-UA"/>
        </w:rPr>
        <w:t xml:space="preserve">), що стимулює активність користувачів та фінансову підтримку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w:t>
      </w:r>
      <w:proofErr w:type="spellEnd"/>
      <w:r w:rsidRPr="003054B9">
        <w:rPr>
          <w:rFonts w:ascii="Times New Roman" w:eastAsia="Times New Roman" w:hAnsi="Times New Roman" w:cs="Times New Roman"/>
          <w:sz w:val="28"/>
          <w:szCs w:val="28"/>
          <w:lang w:val="uk-UA"/>
        </w:rPr>
        <w:t xml:space="preserve">. </w:t>
      </w:r>
      <w:r w:rsidR="00141AF3">
        <w:rPr>
          <w:rFonts w:ascii="Times New Roman" w:eastAsia="Times New Roman" w:hAnsi="Times New Roman" w:cs="Times New Roman"/>
          <w:sz w:val="28"/>
          <w:szCs w:val="28"/>
          <w:lang w:val="uk-UA"/>
        </w:rPr>
        <w:t>Веб застосунок</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стає точкою дотику між розробниками та аудиторією, підтримуючи довготривалу взаємодію.</w:t>
      </w:r>
    </w:p>
    <w:p w14:paraId="42B9EA33" w14:textId="3B47A788"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Отже, предметна галузь веб</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застосунків для ігор — це поєднання сучасних IT-технологій, UX-дизайну, соціальних інтеграцій і високих стандартів безпеки, що забезпечують ефективне та зручне середовище для геймерів та адміністраторів ігрових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ів</w:t>
      </w:r>
      <w:proofErr w:type="spellEnd"/>
      <w:r w:rsidRPr="003054B9">
        <w:rPr>
          <w:rFonts w:ascii="Times New Roman" w:eastAsia="Times New Roman" w:hAnsi="Times New Roman" w:cs="Times New Roman"/>
          <w:sz w:val="28"/>
          <w:szCs w:val="28"/>
          <w:lang w:val="uk-UA"/>
        </w:rPr>
        <w:t>.</w:t>
      </w:r>
    </w:p>
    <w:p w14:paraId="3E04C87A" w14:textId="77777777" w:rsidR="001955AD" w:rsidRPr="003054B9" w:rsidRDefault="001955AD" w:rsidP="001955AD">
      <w:pPr>
        <w:spacing w:line="360" w:lineRule="auto"/>
        <w:ind w:firstLine="709"/>
        <w:jc w:val="both"/>
        <w:rPr>
          <w:rFonts w:ascii="Times New Roman" w:eastAsia="Times New Roman" w:hAnsi="Times New Roman" w:cs="Times New Roman"/>
          <w:sz w:val="28"/>
          <w:szCs w:val="28"/>
          <w:lang w:val="uk-UA"/>
        </w:rPr>
      </w:pPr>
    </w:p>
    <w:p w14:paraId="715A6D08" w14:textId="04E6484E"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1.2 Виявлення та вирішення проблем</w:t>
      </w:r>
    </w:p>
    <w:p w14:paraId="11707BDB" w14:textId="77777777" w:rsidR="001955AD" w:rsidRPr="003054B9" w:rsidRDefault="001955AD" w:rsidP="001955AD">
      <w:pPr>
        <w:spacing w:line="360" w:lineRule="auto"/>
        <w:ind w:firstLine="709"/>
        <w:jc w:val="both"/>
        <w:rPr>
          <w:rFonts w:ascii="Times New Roman" w:eastAsia="Times New Roman" w:hAnsi="Times New Roman" w:cs="Times New Roman"/>
          <w:sz w:val="28"/>
          <w:szCs w:val="28"/>
          <w:lang w:val="uk-UA"/>
        </w:rPr>
      </w:pPr>
    </w:p>
    <w:p w14:paraId="3515C930" w14:textId="13C5403E"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Незважаючи на стрімкий розвиток ігрової індустрії та супутніх веб</w:t>
      </w:r>
      <w:r w:rsidR="000E49A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технологій, існує ряд суттєвих викликів і проблем, які постають перед розробниками веб</w:t>
      </w:r>
      <w:r w:rsidR="000E49A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застосунків для ігор, що потребують ефективних та інноваційних рішень.</w:t>
      </w:r>
    </w:p>
    <w:p w14:paraId="1FD404E4"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Перш за все, проблемою є забезпечення високої продуктивності та масштабованості системи. Зростання аудиторії гравців тягне за собою збільшення навантаження на сервери та бази даних, що без належної архітектури призводить до уповільнень, перебоїв у роботі та погіршення користувацького досвіду. Багато існуючих рішень базуються на застарілих монолітних </w:t>
      </w:r>
      <w:proofErr w:type="spellStart"/>
      <w:r w:rsidRPr="003054B9">
        <w:rPr>
          <w:rFonts w:ascii="Times New Roman" w:eastAsia="Times New Roman" w:hAnsi="Times New Roman" w:cs="Times New Roman"/>
          <w:sz w:val="28"/>
          <w:szCs w:val="28"/>
          <w:lang w:val="uk-UA"/>
        </w:rPr>
        <w:t>архітектурах</w:t>
      </w:r>
      <w:proofErr w:type="spellEnd"/>
      <w:r w:rsidRPr="003054B9">
        <w:rPr>
          <w:rFonts w:ascii="Times New Roman" w:eastAsia="Times New Roman" w:hAnsi="Times New Roman" w:cs="Times New Roman"/>
          <w:sz w:val="28"/>
          <w:szCs w:val="28"/>
          <w:lang w:val="uk-UA"/>
        </w:rPr>
        <w:t>, які ускладнюють масштабування і технічне обслуговування.</w:t>
      </w:r>
    </w:p>
    <w:p w14:paraId="23CC5920" w14:textId="465808D3"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Другим викликом є складність інтеграції різних функцій</w:t>
      </w:r>
      <w:r w:rsidR="00F73156">
        <w:rPr>
          <w:rFonts w:ascii="Times New Roman" w:eastAsia="Times New Roman" w:hAnsi="Times New Roman" w:cs="Times New Roman"/>
          <w:sz w:val="28"/>
          <w:szCs w:val="28"/>
          <w:lang w:val="en-GB"/>
        </w:rPr>
        <w:t>,</w:t>
      </w:r>
      <w:r w:rsidRPr="003054B9">
        <w:rPr>
          <w:rFonts w:ascii="Times New Roman" w:eastAsia="Times New Roman" w:hAnsi="Times New Roman" w:cs="Times New Roman"/>
          <w:sz w:val="28"/>
          <w:szCs w:val="28"/>
          <w:lang w:val="uk-UA"/>
        </w:rPr>
        <w:t xml:space="preserve"> від аутентифікації, управління контентом, відгуків, до адміністративних інструментів. Часто ці компоненти реалізуються окремо і не мають єдиного узгодженого інтерфейсу, що створює дискомфорт для користувачів і адміністрації. Відсутність централізованого контролю ускладнює підтримку та розвиток системи.</w:t>
      </w:r>
    </w:p>
    <w:p w14:paraId="7183E03D" w14:textId="71607A92"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Ще одним важливим аспектом є безпека. Ігрові платформи приваблюють численних користувачів, у тому числі й потенційних зловмисників, які можуть </w:t>
      </w:r>
      <w:r w:rsidRPr="003054B9">
        <w:rPr>
          <w:rFonts w:ascii="Times New Roman" w:eastAsia="Times New Roman" w:hAnsi="Times New Roman" w:cs="Times New Roman"/>
          <w:sz w:val="28"/>
          <w:szCs w:val="28"/>
          <w:lang w:val="uk-UA"/>
        </w:rPr>
        <w:lastRenderedPageBreak/>
        <w:t xml:space="preserve">здійснювати атаки на сервери, викрадати дані або порушувати роботу сервісів. Багато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ів</w:t>
      </w:r>
      <w:proofErr w:type="spellEnd"/>
      <w:r w:rsidRPr="003054B9">
        <w:rPr>
          <w:rFonts w:ascii="Times New Roman" w:eastAsia="Times New Roman" w:hAnsi="Times New Roman" w:cs="Times New Roman"/>
          <w:sz w:val="28"/>
          <w:szCs w:val="28"/>
          <w:lang w:val="uk-UA"/>
        </w:rPr>
        <w:t xml:space="preserve"> недостатньо уваги приділяють впровадженню сучасних механізмів захисту, таких як багатофакторна аутентифікація, шифрування даних, захист від </w:t>
      </w:r>
      <w:proofErr w:type="spellStart"/>
      <w:r w:rsidRPr="003054B9">
        <w:rPr>
          <w:rFonts w:ascii="Times New Roman" w:eastAsia="Times New Roman" w:hAnsi="Times New Roman" w:cs="Times New Roman"/>
          <w:sz w:val="28"/>
          <w:szCs w:val="28"/>
          <w:lang w:val="uk-UA"/>
        </w:rPr>
        <w:t>DDoS</w:t>
      </w:r>
      <w:proofErr w:type="spellEnd"/>
      <w:r w:rsidRPr="003054B9">
        <w:rPr>
          <w:rFonts w:ascii="Times New Roman" w:eastAsia="Times New Roman" w:hAnsi="Times New Roman" w:cs="Times New Roman"/>
          <w:sz w:val="28"/>
          <w:szCs w:val="28"/>
          <w:lang w:val="uk-UA"/>
        </w:rPr>
        <w:t>-атак.</w:t>
      </w:r>
    </w:p>
    <w:p w14:paraId="6B3E662A"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Також помітним недоліком багатьох систем є слабка підтримка мобільних пристроїв та адаптивність інтерфейсу. Враховуючи популярність мобільного геймінгу, цей фактор значно впливає на рівень залученості та задоволення користувачів.</w:t>
      </w:r>
    </w:p>
    <w:p w14:paraId="53E24993" w14:textId="18333EEA"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Для вирішення цих проблем наш </w:t>
      </w:r>
      <w:r w:rsidR="00141AF3">
        <w:rPr>
          <w:rFonts w:ascii="Times New Roman" w:eastAsia="Times New Roman" w:hAnsi="Times New Roman" w:cs="Times New Roman"/>
          <w:sz w:val="28"/>
          <w:szCs w:val="28"/>
          <w:lang w:val="uk-UA"/>
        </w:rPr>
        <w:t>веб застосунок</w:t>
      </w:r>
      <w:r w:rsidR="005F289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побудований на сучасній клієнт-серверній архітектурі, що дозволяє </w:t>
      </w:r>
      <w:proofErr w:type="spellStart"/>
      <w:r w:rsidRPr="003054B9">
        <w:rPr>
          <w:rFonts w:ascii="Times New Roman" w:eastAsia="Times New Roman" w:hAnsi="Times New Roman" w:cs="Times New Roman"/>
          <w:sz w:val="28"/>
          <w:szCs w:val="28"/>
          <w:lang w:val="uk-UA"/>
        </w:rPr>
        <w:t>гнучко</w:t>
      </w:r>
      <w:proofErr w:type="spellEnd"/>
      <w:r w:rsidRPr="003054B9">
        <w:rPr>
          <w:rFonts w:ascii="Times New Roman" w:eastAsia="Times New Roman" w:hAnsi="Times New Roman" w:cs="Times New Roman"/>
          <w:sz w:val="28"/>
          <w:szCs w:val="28"/>
          <w:lang w:val="uk-UA"/>
        </w:rPr>
        <w:t xml:space="preserve"> масштабувати систему, розподіляти навантаження і забезпечувати стабільну роботу. Впроваджено централізовану систему управління користувачами, відгуками, новинами, що підвищує зручність адміністрування та покращує користувацький досвід.</w:t>
      </w:r>
    </w:p>
    <w:p w14:paraId="2B2D7108"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Безпека забезпечується використанням шифрування паролів, сесійної аутентифікації, а також планується інтеграція додаткових механізмів захисту. Інтерфейс розроблено з урахуванням адаптивності та UX-стандартів, що гарантує комфортну роботу як на десктопах, так і на мобільних пристроях.</w:t>
      </w:r>
    </w:p>
    <w:p w14:paraId="09561793" w14:textId="588BBB79"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Таким чином, описані проблеми враховані при розробці, що робить наше рішення сучасним, зручним та безпечним, готовим до подальшого розвитку та інтеграції нових функцій.</w:t>
      </w:r>
    </w:p>
    <w:p w14:paraId="03A3F1EB" w14:textId="77777777" w:rsidR="001955AD" w:rsidRPr="003054B9" w:rsidRDefault="001955AD" w:rsidP="001955AD">
      <w:pPr>
        <w:spacing w:line="360" w:lineRule="auto"/>
        <w:ind w:firstLine="709"/>
        <w:jc w:val="both"/>
        <w:rPr>
          <w:rFonts w:ascii="Times New Roman" w:eastAsia="Times New Roman" w:hAnsi="Times New Roman" w:cs="Times New Roman"/>
          <w:sz w:val="28"/>
          <w:szCs w:val="28"/>
          <w:lang w:val="uk-UA"/>
        </w:rPr>
      </w:pPr>
    </w:p>
    <w:p w14:paraId="46D329CF" w14:textId="4384797F" w:rsidR="00910D20" w:rsidRPr="003054B9" w:rsidRDefault="00037421" w:rsidP="001955AD">
      <w:pPr>
        <w:spacing w:line="360" w:lineRule="auto"/>
        <w:ind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1.3 Аналіз аналогів програмного забезпечення</w:t>
      </w:r>
    </w:p>
    <w:p w14:paraId="4C35CEA9" w14:textId="77777777" w:rsidR="001955AD" w:rsidRPr="003054B9" w:rsidRDefault="001955AD" w:rsidP="001955AD">
      <w:pPr>
        <w:spacing w:line="360" w:lineRule="auto"/>
        <w:ind w:firstLine="709"/>
        <w:rPr>
          <w:rFonts w:ascii="Times New Roman" w:eastAsia="Times New Roman" w:hAnsi="Times New Roman" w:cs="Times New Roman"/>
          <w:sz w:val="28"/>
          <w:szCs w:val="28"/>
          <w:lang w:val="uk-UA"/>
        </w:rPr>
      </w:pPr>
    </w:p>
    <w:p w14:paraId="2DF7C803" w14:textId="3560CDDB"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Аналіз існуючих аналогів є важливим етапом для визначення сильних і слабких сторін сучасних рішень, а також для пошуку натхнення і уникнення повторення помилок. У контексті розробки веб</w:t>
      </w:r>
      <w:r w:rsidR="001B010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застосунку для ігрової платформи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ми розглянули декілька популярних та успішних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ів</w:t>
      </w:r>
      <w:proofErr w:type="spellEnd"/>
      <w:r w:rsidRPr="003054B9">
        <w:rPr>
          <w:rFonts w:ascii="Times New Roman" w:eastAsia="Times New Roman" w:hAnsi="Times New Roman" w:cs="Times New Roman"/>
          <w:sz w:val="28"/>
          <w:szCs w:val="28"/>
          <w:lang w:val="uk-UA"/>
        </w:rPr>
        <w:t>, що виконують схожі функції з управлінням контентом, користувачами,</w:t>
      </w:r>
      <w:r w:rsidR="00440D1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та інтерактивною взаємодією.</w:t>
      </w:r>
    </w:p>
    <w:p w14:paraId="15C0DE74"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Першим і найближчим за функціоналом є офіційний сайт гри «</w:t>
      </w:r>
      <w:proofErr w:type="spellStart"/>
      <w:r w:rsidRPr="003054B9">
        <w:rPr>
          <w:rFonts w:ascii="Times New Roman" w:eastAsia="Times New Roman" w:hAnsi="Times New Roman" w:cs="Times New Roman"/>
          <w:sz w:val="28"/>
          <w:szCs w:val="28"/>
          <w:lang w:val="uk-UA"/>
        </w:rPr>
        <w:t>Minecraft</w:t>
      </w:r>
      <w:proofErr w:type="spellEnd"/>
      <w:r w:rsidRPr="003054B9">
        <w:rPr>
          <w:rFonts w:ascii="Times New Roman" w:eastAsia="Times New Roman" w:hAnsi="Times New Roman" w:cs="Times New Roman"/>
          <w:sz w:val="28"/>
          <w:szCs w:val="28"/>
          <w:lang w:val="uk-UA"/>
        </w:rPr>
        <w:t xml:space="preserve">», який пропонує інтеграцію новин, форуму, облікових записів користувачів, а також можливості для </w:t>
      </w:r>
      <w:proofErr w:type="spellStart"/>
      <w:r w:rsidRPr="003054B9">
        <w:rPr>
          <w:rFonts w:ascii="Times New Roman" w:eastAsia="Times New Roman" w:hAnsi="Times New Roman" w:cs="Times New Roman"/>
          <w:sz w:val="28"/>
          <w:szCs w:val="28"/>
          <w:lang w:val="uk-UA"/>
        </w:rPr>
        <w:t>донатів</w:t>
      </w:r>
      <w:proofErr w:type="spellEnd"/>
      <w:r w:rsidRPr="003054B9">
        <w:rPr>
          <w:rFonts w:ascii="Times New Roman" w:eastAsia="Times New Roman" w:hAnsi="Times New Roman" w:cs="Times New Roman"/>
          <w:sz w:val="28"/>
          <w:szCs w:val="28"/>
          <w:lang w:val="uk-UA"/>
        </w:rPr>
        <w:t xml:space="preserve"> і адміністрування. Перевагами цього рішення є зручний інтерфейс, добре продумана система авторизації та підтримка великої кількості користувачів. Однак, складність коду і велика кількість функціоналу створюють виклики в адаптації та підтримці, особливо для менших команд розробників.</w:t>
      </w:r>
    </w:p>
    <w:p w14:paraId="2322C6EF" w14:textId="6D523950"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Другий приклад – «</w:t>
      </w:r>
      <w:proofErr w:type="spellStart"/>
      <w:r w:rsidRPr="003054B9">
        <w:rPr>
          <w:rFonts w:ascii="Times New Roman" w:eastAsia="Times New Roman" w:hAnsi="Times New Roman" w:cs="Times New Roman"/>
          <w:sz w:val="28"/>
          <w:szCs w:val="28"/>
          <w:lang w:val="uk-UA"/>
        </w:rPr>
        <w:t>Steam</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Community</w:t>
      </w:r>
      <w:proofErr w:type="spellEnd"/>
      <w:r w:rsidRPr="003054B9">
        <w:rPr>
          <w:rFonts w:ascii="Times New Roman" w:eastAsia="Times New Roman" w:hAnsi="Times New Roman" w:cs="Times New Roman"/>
          <w:sz w:val="28"/>
          <w:szCs w:val="28"/>
          <w:lang w:val="uk-UA"/>
        </w:rPr>
        <w:t xml:space="preserve">», яка виконує роль платформи для взаємодії гравців, включно з відгуками, рейтингами, новинами та іншими соціальними функціями. Ця платформа демонструє високий рівень масштабованості і інтеграції з різними ігровими продуктами. З недоліків можна відзначити складність системи та вимогу потужних серверних ресурсів, що не завжди підходить для невеликих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ів</w:t>
      </w:r>
      <w:proofErr w:type="spellEnd"/>
      <w:r w:rsidRPr="003054B9">
        <w:rPr>
          <w:rFonts w:ascii="Times New Roman" w:eastAsia="Times New Roman" w:hAnsi="Times New Roman" w:cs="Times New Roman"/>
          <w:sz w:val="28"/>
          <w:szCs w:val="28"/>
          <w:lang w:val="uk-UA"/>
        </w:rPr>
        <w:t>.</w:t>
      </w:r>
    </w:p>
    <w:p w14:paraId="08367A8C" w14:textId="6D16BF85"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Ще одним популярним рішенням є офіційні веб</w:t>
      </w:r>
      <w:r w:rsidR="00141AF3">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портали інших </w:t>
      </w:r>
      <w:proofErr w:type="spellStart"/>
      <w:r w:rsidRPr="003054B9">
        <w:rPr>
          <w:rFonts w:ascii="Times New Roman" w:eastAsia="Times New Roman" w:hAnsi="Times New Roman" w:cs="Times New Roman"/>
          <w:sz w:val="28"/>
          <w:szCs w:val="28"/>
          <w:lang w:val="uk-UA"/>
        </w:rPr>
        <w:t>інді</w:t>
      </w:r>
      <w:proofErr w:type="spellEnd"/>
      <w:r w:rsidRPr="003054B9">
        <w:rPr>
          <w:rFonts w:ascii="Times New Roman" w:eastAsia="Times New Roman" w:hAnsi="Times New Roman" w:cs="Times New Roman"/>
          <w:sz w:val="28"/>
          <w:szCs w:val="28"/>
          <w:lang w:val="uk-UA"/>
        </w:rPr>
        <w:t>-ігор, таких як «</w:t>
      </w:r>
      <w:proofErr w:type="spellStart"/>
      <w:r w:rsidRPr="003054B9">
        <w:rPr>
          <w:rFonts w:ascii="Times New Roman" w:eastAsia="Times New Roman" w:hAnsi="Times New Roman" w:cs="Times New Roman"/>
          <w:sz w:val="28"/>
          <w:szCs w:val="28"/>
          <w:lang w:val="uk-UA"/>
        </w:rPr>
        <w:t>Hollow</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Knight</w:t>
      </w:r>
      <w:proofErr w:type="spellEnd"/>
      <w:r w:rsidRPr="003054B9">
        <w:rPr>
          <w:rFonts w:ascii="Times New Roman" w:eastAsia="Times New Roman" w:hAnsi="Times New Roman" w:cs="Times New Roman"/>
          <w:sz w:val="28"/>
          <w:szCs w:val="28"/>
          <w:lang w:val="uk-UA"/>
        </w:rPr>
        <w:t>» або «</w:t>
      </w:r>
      <w:proofErr w:type="spellStart"/>
      <w:r w:rsidRPr="003054B9">
        <w:rPr>
          <w:rFonts w:ascii="Times New Roman" w:eastAsia="Times New Roman" w:hAnsi="Times New Roman" w:cs="Times New Roman"/>
          <w:sz w:val="28"/>
          <w:szCs w:val="28"/>
          <w:lang w:val="uk-UA"/>
        </w:rPr>
        <w:t>Celeste</w:t>
      </w:r>
      <w:proofErr w:type="spellEnd"/>
      <w:r w:rsidRPr="003054B9">
        <w:rPr>
          <w:rFonts w:ascii="Times New Roman" w:eastAsia="Times New Roman" w:hAnsi="Times New Roman" w:cs="Times New Roman"/>
          <w:sz w:val="28"/>
          <w:szCs w:val="28"/>
          <w:lang w:val="uk-UA"/>
        </w:rPr>
        <w:t xml:space="preserve">», які зазвичай мають спрощений дизайн, але реалізують основний набір функцій: новини, підтримка, відгуки та інтеграція з платіжними системами для </w:t>
      </w:r>
      <w:proofErr w:type="spellStart"/>
      <w:r w:rsidRPr="003054B9">
        <w:rPr>
          <w:rFonts w:ascii="Times New Roman" w:eastAsia="Times New Roman" w:hAnsi="Times New Roman" w:cs="Times New Roman"/>
          <w:sz w:val="28"/>
          <w:szCs w:val="28"/>
          <w:lang w:val="uk-UA"/>
        </w:rPr>
        <w:t>донатів</w:t>
      </w:r>
      <w:proofErr w:type="spellEnd"/>
      <w:r w:rsidRPr="003054B9">
        <w:rPr>
          <w:rFonts w:ascii="Times New Roman" w:eastAsia="Times New Roman" w:hAnsi="Times New Roman" w:cs="Times New Roman"/>
          <w:sz w:val="28"/>
          <w:szCs w:val="28"/>
          <w:lang w:val="uk-UA"/>
        </w:rPr>
        <w:t>. Такі платформи є зразком ефективної простоти та зручності, проте часто не мають розширених адміністративних інструментів.</w:t>
      </w:r>
    </w:p>
    <w:p w14:paraId="4BF38D85" w14:textId="0E8A5CCC" w:rsidR="001955AD"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Наш веб</w:t>
      </w:r>
      <w:r w:rsidR="00141AF3">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застосунок, орієнтований на специфіку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поєднує переваги зазначених рішень, одночасно зберігаючи простоту і доступність. Ми акцентуємо увагу на чіткій структурі, легкості масштабування та безпеці, зосереджуючись на тих функціях, які є критично важливими для цільової аудиторії. Унікальною особливістю є зручна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-панель, що дозволяє </w:t>
      </w:r>
      <w:proofErr w:type="spellStart"/>
      <w:r w:rsidRPr="003054B9">
        <w:rPr>
          <w:rFonts w:ascii="Times New Roman" w:eastAsia="Times New Roman" w:hAnsi="Times New Roman" w:cs="Times New Roman"/>
          <w:sz w:val="28"/>
          <w:szCs w:val="28"/>
          <w:lang w:val="uk-UA"/>
        </w:rPr>
        <w:t>оперативно</w:t>
      </w:r>
      <w:proofErr w:type="spellEnd"/>
      <w:r w:rsidRPr="003054B9">
        <w:rPr>
          <w:rFonts w:ascii="Times New Roman" w:eastAsia="Times New Roman" w:hAnsi="Times New Roman" w:cs="Times New Roman"/>
          <w:sz w:val="28"/>
          <w:szCs w:val="28"/>
          <w:lang w:val="uk-UA"/>
        </w:rPr>
        <w:t xml:space="preserve"> керувати користувачами, новинами та відгуками, а також гнучка система </w:t>
      </w:r>
      <w:proofErr w:type="spellStart"/>
      <w:r w:rsidRPr="003054B9">
        <w:rPr>
          <w:rFonts w:ascii="Times New Roman" w:eastAsia="Times New Roman" w:hAnsi="Times New Roman" w:cs="Times New Roman"/>
          <w:sz w:val="28"/>
          <w:szCs w:val="28"/>
          <w:lang w:val="uk-UA"/>
        </w:rPr>
        <w:t>донатів</w:t>
      </w:r>
      <w:proofErr w:type="spellEnd"/>
      <w:r w:rsidRPr="003054B9">
        <w:rPr>
          <w:rFonts w:ascii="Times New Roman" w:eastAsia="Times New Roman" w:hAnsi="Times New Roman" w:cs="Times New Roman"/>
          <w:sz w:val="28"/>
          <w:szCs w:val="28"/>
          <w:lang w:val="uk-UA"/>
        </w:rPr>
        <w:t xml:space="preserve"> з підтримкою різних сценаріїв взаємодії.</w:t>
      </w:r>
    </w:p>
    <w:p w14:paraId="79CA1882" w14:textId="77777777" w:rsidR="001955AD" w:rsidRPr="003054B9" w:rsidRDefault="001955AD" w:rsidP="001955AD">
      <w:pPr>
        <w:spacing w:before="240" w:after="240"/>
        <w:jc w:val="both"/>
        <w:rPr>
          <w:rFonts w:ascii="Times New Roman" w:eastAsia="Times New Roman" w:hAnsi="Times New Roman" w:cs="Times New Roman"/>
          <w:sz w:val="28"/>
          <w:szCs w:val="28"/>
          <w:lang w:val="uk-UA"/>
        </w:rPr>
      </w:pPr>
    </w:p>
    <w:p w14:paraId="6A357352" w14:textId="77777777" w:rsidR="001955AD" w:rsidRPr="003054B9" w:rsidRDefault="001955AD">
      <w:pP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br w:type="page"/>
      </w:r>
    </w:p>
    <w:p w14:paraId="48EAEC49" w14:textId="23EB1F45" w:rsidR="001955AD" w:rsidRPr="003054B9" w:rsidRDefault="005F2897" w:rsidP="005F2897">
      <w:pPr>
        <w:spacing w:after="24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 xml:space="preserve">2 </w:t>
      </w:r>
      <w:r w:rsidR="00037421" w:rsidRPr="003054B9">
        <w:rPr>
          <w:rFonts w:ascii="Times New Roman" w:eastAsia="Times New Roman" w:hAnsi="Times New Roman" w:cs="Times New Roman"/>
          <w:b/>
          <w:bCs/>
          <w:sz w:val="28"/>
          <w:szCs w:val="28"/>
          <w:lang w:val="uk-UA"/>
        </w:rPr>
        <w:t>П</w:t>
      </w:r>
      <w:r w:rsidR="001955AD" w:rsidRPr="003054B9">
        <w:rPr>
          <w:rFonts w:ascii="Times New Roman" w:eastAsia="Times New Roman" w:hAnsi="Times New Roman" w:cs="Times New Roman"/>
          <w:b/>
          <w:bCs/>
          <w:sz w:val="28"/>
          <w:szCs w:val="28"/>
          <w:lang w:val="uk-UA"/>
        </w:rPr>
        <w:t>ОСТАНОВКА ЗАДАЧІ</w:t>
      </w:r>
    </w:p>
    <w:p w14:paraId="3E012527" w14:textId="5B187966"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межах розробки веб</w:t>
      </w:r>
      <w:r w:rsidR="001B010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застосунку для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виникла необхідність чітко окреслити задачі, які має реалізовувати програмне забезпечення. Враховуючи специфіку сучасної ігрової індустрії, де важливим фактором є не лише якість самого продукту, але й його супровід, комунікація з гравцями та прозорість взаємодії, постало завдання створити веб</w:t>
      </w:r>
      <w:r w:rsidR="001B010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інтерфейс, який би об’єднував ці складові. Розробка мала враховувати потреби як потенційних користувачів гри, так і самої команди розробників, що повинні мати змогу керувати вмістом сайту, реагувати на відгуки та оновлювати контент.</w:t>
      </w:r>
    </w:p>
    <w:p w14:paraId="4CFB11FF" w14:textId="54F616F5"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Основною метою цієї роботи є створення сучасного, динамічного, локалізованого та масштабованого веб</w:t>
      </w:r>
      <w:r w:rsidR="001B010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застосунку, який виступатиме як інформаційний та функціональний майданчик гри. Цей застосунок повинен забезпечити як інформування потенційних гравців про гру, так і забезпечити зворотний зв’язок, дозволити адмініструвати вміст та користувачів, а також організовувати взаємодію між різними ролями в системі.</w:t>
      </w:r>
    </w:p>
    <w:p w14:paraId="56EE52C1" w14:textId="09FAD168"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Насамперед, потрібно було розробити логічну архітектуру, яка дозволяє розділити застосунок на незалежні модулі. Це включало </w:t>
      </w:r>
      <w:proofErr w:type="spellStart"/>
      <w:r w:rsidRPr="003054B9">
        <w:rPr>
          <w:rFonts w:ascii="Times New Roman" w:eastAsia="Times New Roman" w:hAnsi="Times New Roman" w:cs="Times New Roman"/>
          <w:sz w:val="28"/>
          <w:szCs w:val="28"/>
          <w:lang w:val="uk-UA"/>
        </w:rPr>
        <w:t>проєктування</w:t>
      </w:r>
      <w:proofErr w:type="spellEnd"/>
      <w:r w:rsidRPr="003054B9">
        <w:rPr>
          <w:rFonts w:ascii="Times New Roman" w:eastAsia="Times New Roman" w:hAnsi="Times New Roman" w:cs="Times New Roman"/>
          <w:sz w:val="28"/>
          <w:szCs w:val="28"/>
          <w:lang w:val="uk-UA"/>
        </w:rPr>
        <w:t xml:space="preserve"> взаємодії між клієнтською та серверною частинами, реалізацію API для обробки запитів та відповідей, а також побудову структури бази даних, яка б задовольняла потреби всіх функціональних компонентів</w:t>
      </w:r>
      <w:r w:rsidR="001B010D">
        <w:rPr>
          <w:rFonts w:ascii="Times New Roman" w:eastAsia="Times New Roman" w:hAnsi="Times New Roman" w:cs="Times New Roman"/>
          <w:sz w:val="28"/>
          <w:szCs w:val="28"/>
          <w:lang w:val="en-GB"/>
        </w:rPr>
        <w:t>[1]</w:t>
      </w:r>
      <w:r w:rsidRPr="003054B9">
        <w:rPr>
          <w:rFonts w:ascii="Times New Roman" w:eastAsia="Times New Roman" w:hAnsi="Times New Roman" w:cs="Times New Roman"/>
          <w:sz w:val="28"/>
          <w:szCs w:val="28"/>
          <w:lang w:val="uk-UA"/>
        </w:rPr>
        <w:t>.</w:t>
      </w:r>
    </w:p>
    <w:p w14:paraId="0FE99E44"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Особлива увага приділялася реалізації системи реєстрації та автентифікації користувачів. Оскільки платформа має підтримувати різні типи користувачів (звичайний користувач, адміністратор, автор збору), необхідно було впровадити рольову модель, яка б дозволяла </w:t>
      </w:r>
      <w:proofErr w:type="spellStart"/>
      <w:r w:rsidRPr="003054B9">
        <w:rPr>
          <w:rFonts w:ascii="Times New Roman" w:eastAsia="Times New Roman" w:hAnsi="Times New Roman" w:cs="Times New Roman"/>
          <w:sz w:val="28"/>
          <w:szCs w:val="28"/>
          <w:lang w:val="uk-UA"/>
        </w:rPr>
        <w:t>гнучко</w:t>
      </w:r>
      <w:proofErr w:type="spellEnd"/>
      <w:r w:rsidRPr="003054B9">
        <w:rPr>
          <w:rFonts w:ascii="Times New Roman" w:eastAsia="Times New Roman" w:hAnsi="Times New Roman" w:cs="Times New Roman"/>
          <w:sz w:val="28"/>
          <w:szCs w:val="28"/>
          <w:lang w:val="uk-UA"/>
        </w:rPr>
        <w:t xml:space="preserve"> керувати правами доступу. Кожна роль отримує доступ лише до відповідного функціоналу, що зменшує ризики несанкціонованого втручання в роботу системи.</w:t>
      </w:r>
    </w:p>
    <w:p w14:paraId="3512B892" w14:textId="77777777"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Крім того, необхідно було реалізувати функціонал публікації та перегляду відгуків користувачів. Це включає обробку реакцій на відгуки (схвалення або несхвалення), можливість редагування власного допису, а також видалення. Така </w:t>
      </w:r>
      <w:r w:rsidRPr="003054B9">
        <w:rPr>
          <w:rFonts w:ascii="Times New Roman" w:eastAsia="Times New Roman" w:hAnsi="Times New Roman" w:cs="Times New Roman"/>
          <w:sz w:val="28"/>
          <w:szCs w:val="28"/>
          <w:lang w:val="uk-UA"/>
        </w:rPr>
        <w:lastRenderedPageBreak/>
        <w:t>взаємодія формує довіру користувачів до платформи та стимулює активність у межах спільноти.</w:t>
      </w:r>
    </w:p>
    <w:p w14:paraId="2A3F8219" w14:textId="1972A2E1"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Складовою системи також стала панель адміністратора, яка відкриває доступ до керування користувачами, відгук</w:t>
      </w:r>
      <w:r w:rsidR="00AF6DCC" w:rsidRPr="003054B9">
        <w:rPr>
          <w:rFonts w:ascii="Times New Roman" w:eastAsia="Times New Roman" w:hAnsi="Times New Roman" w:cs="Times New Roman"/>
          <w:sz w:val="28"/>
          <w:szCs w:val="28"/>
          <w:lang w:val="uk-UA"/>
        </w:rPr>
        <w:t>ами</w:t>
      </w:r>
      <w:r w:rsidRPr="003054B9">
        <w:rPr>
          <w:rFonts w:ascii="Times New Roman" w:eastAsia="Times New Roman" w:hAnsi="Times New Roman" w:cs="Times New Roman"/>
          <w:sz w:val="28"/>
          <w:szCs w:val="28"/>
          <w:lang w:val="uk-UA"/>
        </w:rPr>
        <w:t xml:space="preserve">, перевіркою авторів зборів, </w:t>
      </w:r>
      <w:proofErr w:type="spellStart"/>
      <w:r w:rsidRPr="003054B9">
        <w:rPr>
          <w:rFonts w:ascii="Times New Roman" w:eastAsia="Times New Roman" w:hAnsi="Times New Roman" w:cs="Times New Roman"/>
          <w:sz w:val="28"/>
          <w:szCs w:val="28"/>
          <w:lang w:val="uk-UA"/>
        </w:rPr>
        <w:t>модерацією</w:t>
      </w:r>
      <w:proofErr w:type="spellEnd"/>
      <w:r w:rsidRPr="003054B9">
        <w:rPr>
          <w:rFonts w:ascii="Times New Roman" w:eastAsia="Times New Roman" w:hAnsi="Times New Roman" w:cs="Times New Roman"/>
          <w:sz w:val="28"/>
          <w:szCs w:val="28"/>
          <w:lang w:val="uk-UA"/>
        </w:rPr>
        <w:t xml:space="preserve"> новин. Адміністратор має змогу шукати конкретного користувача, змінювати його статус верифікації, видаляти чи змінювати записи.</w:t>
      </w:r>
    </w:p>
    <w:p w14:paraId="616EB061" w14:textId="36770DD1"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Ще однією суттєвою вимогою стала підтримка багатомовності. З огляду на потенційне розширення аудиторії гри на міжнародний рівень, веб</w:t>
      </w:r>
      <w:r w:rsidR="001B010D">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 xml:space="preserve">застосунок одразу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увався</w:t>
      </w:r>
      <w:proofErr w:type="spellEnd"/>
      <w:r w:rsidRPr="003054B9">
        <w:rPr>
          <w:rFonts w:ascii="Times New Roman" w:eastAsia="Times New Roman" w:hAnsi="Times New Roman" w:cs="Times New Roman"/>
          <w:sz w:val="28"/>
          <w:szCs w:val="28"/>
          <w:lang w:val="uk-UA"/>
        </w:rPr>
        <w:t xml:space="preserve"> з урахуванням локалізації. В інтерфейс були інтегровані механізми перемикання мови, а текстові елементи були винесені у файли перекладу, що значно спрощує подальше розширення </w:t>
      </w:r>
      <w:proofErr w:type="spellStart"/>
      <w:r w:rsidRPr="003054B9">
        <w:rPr>
          <w:rFonts w:ascii="Times New Roman" w:eastAsia="Times New Roman" w:hAnsi="Times New Roman" w:cs="Times New Roman"/>
          <w:sz w:val="28"/>
          <w:szCs w:val="28"/>
          <w:lang w:val="uk-UA"/>
        </w:rPr>
        <w:t>мовної</w:t>
      </w:r>
      <w:proofErr w:type="spellEnd"/>
      <w:r w:rsidRPr="003054B9">
        <w:rPr>
          <w:rFonts w:ascii="Times New Roman" w:eastAsia="Times New Roman" w:hAnsi="Times New Roman" w:cs="Times New Roman"/>
          <w:sz w:val="28"/>
          <w:szCs w:val="28"/>
          <w:lang w:val="uk-UA"/>
        </w:rPr>
        <w:t xml:space="preserve"> підтримки</w:t>
      </w:r>
      <w:r w:rsidR="001B010D">
        <w:rPr>
          <w:rFonts w:ascii="Times New Roman" w:eastAsia="Times New Roman" w:hAnsi="Times New Roman" w:cs="Times New Roman"/>
          <w:sz w:val="28"/>
          <w:szCs w:val="28"/>
          <w:lang w:val="en-GB"/>
        </w:rPr>
        <w:t>[2]</w:t>
      </w:r>
      <w:r w:rsidRPr="003054B9">
        <w:rPr>
          <w:rFonts w:ascii="Times New Roman" w:eastAsia="Times New Roman" w:hAnsi="Times New Roman" w:cs="Times New Roman"/>
          <w:sz w:val="28"/>
          <w:szCs w:val="28"/>
          <w:lang w:val="uk-UA"/>
        </w:rPr>
        <w:t>.</w:t>
      </w:r>
    </w:p>
    <w:p w14:paraId="6E715506" w14:textId="6A09218B"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Не менш важливим етапом стало впровадження </w:t>
      </w:r>
      <w:r w:rsidR="00AF6DCC" w:rsidRPr="003054B9">
        <w:rPr>
          <w:rFonts w:ascii="Times New Roman" w:eastAsia="Times New Roman" w:hAnsi="Times New Roman" w:cs="Times New Roman"/>
          <w:sz w:val="28"/>
          <w:szCs w:val="28"/>
          <w:lang w:val="uk-UA"/>
        </w:rPr>
        <w:t xml:space="preserve">розсилки на </w:t>
      </w:r>
      <w:r w:rsidRPr="003054B9">
        <w:rPr>
          <w:rFonts w:ascii="Times New Roman" w:eastAsia="Times New Roman" w:hAnsi="Times New Roman" w:cs="Times New Roman"/>
          <w:sz w:val="28"/>
          <w:szCs w:val="28"/>
          <w:lang w:val="uk-UA"/>
        </w:rPr>
        <w:t>електронн</w:t>
      </w:r>
      <w:r w:rsidR="00AF6DCC" w:rsidRPr="003054B9">
        <w:rPr>
          <w:rFonts w:ascii="Times New Roman" w:eastAsia="Times New Roman" w:hAnsi="Times New Roman" w:cs="Times New Roman"/>
          <w:sz w:val="28"/>
          <w:szCs w:val="28"/>
          <w:lang w:val="uk-UA"/>
        </w:rPr>
        <w:t>і</w:t>
      </w:r>
      <w:r w:rsidRPr="003054B9">
        <w:rPr>
          <w:rFonts w:ascii="Times New Roman" w:eastAsia="Times New Roman" w:hAnsi="Times New Roman" w:cs="Times New Roman"/>
          <w:sz w:val="28"/>
          <w:szCs w:val="28"/>
          <w:lang w:val="uk-UA"/>
        </w:rPr>
        <w:t xml:space="preserve"> пошти. З метою інформування користувачів про важливі події, підтвердження дій або доставки матеріалів, було обрано інтеграцію з </w:t>
      </w:r>
      <w:proofErr w:type="spellStart"/>
      <w:r w:rsidRPr="003054B9">
        <w:rPr>
          <w:rFonts w:ascii="Times New Roman" w:eastAsia="Times New Roman" w:hAnsi="Times New Roman" w:cs="Times New Roman"/>
          <w:sz w:val="28"/>
          <w:szCs w:val="28"/>
          <w:lang w:val="uk-UA"/>
        </w:rPr>
        <w:t>SendGrid</w:t>
      </w:r>
      <w:proofErr w:type="spellEnd"/>
      <w:r w:rsidR="001B010D">
        <w:rPr>
          <w:rFonts w:ascii="Times New Roman" w:eastAsia="Times New Roman" w:hAnsi="Times New Roman" w:cs="Times New Roman"/>
          <w:sz w:val="28"/>
          <w:szCs w:val="28"/>
          <w:lang w:val="en-GB"/>
        </w:rPr>
        <w:t>[3]</w:t>
      </w:r>
      <w:r w:rsidRPr="003054B9">
        <w:rPr>
          <w:rFonts w:ascii="Times New Roman" w:eastAsia="Times New Roman" w:hAnsi="Times New Roman" w:cs="Times New Roman"/>
          <w:sz w:val="28"/>
          <w:szCs w:val="28"/>
          <w:lang w:val="uk-UA"/>
        </w:rPr>
        <w:t>. Цей сервіс дозволяє реалізувати функціонал надсилання листів з підтвердженням або інформуванням, і вже на цьому етапі веб</w:t>
      </w:r>
      <w:r w:rsidR="00141AF3">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застосунок включає базову реалізацію відправки листа з посиланням на завантаження гри.</w:t>
      </w:r>
    </w:p>
    <w:p w14:paraId="0CD7B494" w14:textId="059B483F"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Останньою, проте важливою вимогою стало створення інтерфейсу, який відповідає сучасним стандартам UI/UX</w:t>
      </w:r>
      <w:r w:rsidR="001B010D">
        <w:rPr>
          <w:rFonts w:ascii="Times New Roman" w:eastAsia="Times New Roman" w:hAnsi="Times New Roman" w:cs="Times New Roman"/>
          <w:sz w:val="28"/>
          <w:szCs w:val="28"/>
          <w:lang w:val="en-GB"/>
        </w:rPr>
        <w:t>[4]</w:t>
      </w:r>
      <w:r w:rsidRPr="003054B9">
        <w:rPr>
          <w:rFonts w:ascii="Times New Roman" w:eastAsia="Times New Roman" w:hAnsi="Times New Roman" w:cs="Times New Roman"/>
          <w:sz w:val="28"/>
          <w:szCs w:val="28"/>
          <w:lang w:val="uk-UA"/>
        </w:rPr>
        <w:t>. Це включало адаптивність дизайну, просту навігацію, логічне розташування елементів, а також приємний візуальний стиль.</w:t>
      </w:r>
    </w:p>
    <w:p w14:paraId="4A374CBC" w14:textId="67F0E540" w:rsidR="00910D20" w:rsidRPr="003054B9" w:rsidRDefault="00037421" w:rsidP="001955A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Загалом, набір поставлених задач у </w:t>
      </w:r>
      <w:proofErr w:type="spellStart"/>
      <w:r w:rsidRPr="003054B9">
        <w:rPr>
          <w:rFonts w:ascii="Times New Roman" w:eastAsia="Times New Roman" w:hAnsi="Times New Roman" w:cs="Times New Roman"/>
          <w:sz w:val="28"/>
          <w:szCs w:val="28"/>
          <w:lang w:val="uk-UA"/>
        </w:rPr>
        <w:t>проєкті</w:t>
      </w:r>
      <w:proofErr w:type="spellEnd"/>
      <w:r w:rsidRPr="003054B9">
        <w:rPr>
          <w:rFonts w:ascii="Times New Roman" w:eastAsia="Times New Roman" w:hAnsi="Times New Roman" w:cs="Times New Roman"/>
          <w:sz w:val="28"/>
          <w:szCs w:val="28"/>
          <w:lang w:val="uk-UA"/>
        </w:rPr>
        <w:t xml:space="preserve"> був орієнтований як на функціональність, так і на зручність користувача, безпеку, розширюваність та подальше масштабування системи. Саме така постановка задач дозволила сформувати комплексне бачення архітектури та функціоналу, необхідного для успішного запуску веб</w:t>
      </w:r>
      <w:r w:rsidR="008E1E27">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платформи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w:t>
      </w:r>
    </w:p>
    <w:p w14:paraId="3A78E924" w14:textId="77777777" w:rsidR="00AF6DCC" w:rsidRPr="003054B9" w:rsidRDefault="00AF6DCC">
      <w:pP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br w:type="page"/>
      </w:r>
    </w:p>
    <w:p w14:paraId="52671A77" w14:textId="77F2D22B" w:rsidR="00A46160" w:rsidRPr="003054B9" w:rsidRDefault="003C4DB0" w:rsidP="003C4DB0">
      <w:pPr>
        <w:spacing w:after="240" w:line="360" w:lineRule="auto"/>
        <w:ind w:firstLine="709"/>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 xml:space="preserve">3 </w:t>
      </w:r>
      <w:r w:rsidR="00AF6DCC" w:rsidRPr="003054B9">
        <w:rPr>
          <w:rFonts w:ascii="Times New Roman" w:eastAsia="Times New Roman" w:hAnsi="Times New Roman" w:cs="Times New Roman"/>
          <w:b/>
          <w:bCs/>
          <w:sz w:val="28"/>
          <w:szCs w:val="28"/>
          <w:lang w:val="uk-UA"/>
        </w:rPr>
        <w:t>АРХІТЕКТУРА ТА ПРОЄКТУВАННЯ ПРОГРАМНОГО ЗАБЕЗПЕЧЕННЯ</w:t>
      </w:r>
    </w:p>
    <w:p w14:paraId="71B38701" w14:textId="63006C81" w:rsidR="00AF6DCC" w:rsidRPr="003054B9" w:rsidRDefault="00AF6DCC" w:rsidP="00AF6DCC">
      <w:pPr>
        <w:spacing w:line="360" w:lineRule="auto"/>
        <w:ind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3.1 UML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ування</w:t>
      </w:r>
      <w:proofErr w:type="spellEnd"/>
      <w:r w:rsidRPr="003054B9">
        <w:rPr>
          <w:rFonts w:ascii="Times New Roman" w:eastAsia="Times New Roman" w:hAnsi="Times New Roman" w:cs="Times New Roman"/>
          <w:sz w:val="28"/>
          <w:szCs w:val="28"/>
          <w:lang w:val="uk-UA"/>
        </w:rPr>
        <w:t xml:space="preserve"> ПЗ</w:t>
      </w:r>
    </w:p>
    <w:p w14:paraId="0F4F3431" w14:textId="77777777" w:rsidR="00AF6DCC" w:rsidRPr="003054B9" w:rsidRDefault="00AF6DCC" w:rsidP="00AF6DCC">
      <w:pPr>
        <w:spacing w:line="360" w:lineRule="auto"/>
        <w:ind w:firstLine="709"/>
        <w:rPr>
          <w:rFonts w:ascii="Times New Roman" w:eastAsia="Times New Roman" w:hAnsi="Times New Roman" w:cs="Times New Roman"/>
          <w:sz w:val="28"/>
          <w:szCs w:val="28"/>
          <w:lang w:val="uk-UA"/>
        </w:rPr>
      </w:pPr>
    </w:p>
    <w:p w14:paraId="366FBEA3" w14:textId="07EBB9BC" w:rsidR="00AF6DCC" w:rsidRPr="003054B9" w:rsidRDefault="00AF6DCC" w:rsidP="00A4616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На цьому етапі здійснюється логічне структурування функціональності веб</w:t>
      </w:r>
      <w:r w:rsidR="001B010D">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застосунку для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Основною метою є формалізація всіх випадків взаємодії користувача з системою, що дозволяє забезпечити чітке розуміння вимог до функціональності.</w:t>
      </w:r>
    </w:p>
    <w:p w14:paraId="7E28EF23" w14:textId="7F849363" w:rsidR="00AF6DCC" w:rsidRPr="003054B9" w:rsidRDefault="00AF6DCC" w:rsidP="00A4616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Однією з ключових UML-діаграм, яка буде використана, є діаграма прецедентів (</w:t>
      </w:r>
      <w:r w:rsidR="005C396B" w:rsidRPr="003054B9">
        <w:rPr>
          <w:rFonts w:ascii="Times New Roman" w:eastAsia="Times New Roman" w:hAnsi="Times New Roman" w:cs="Times New Roman"/>
          <w:sz w:val="28"/>
          <w:szCs w:val="28"/>
          <w:lang w:val="uk-UA"/>
        </w:rPr>
        <w:t>див.рис.1.1)</w:t>
      </w:r>
      <w:r w:rsidRPr="003054B9">
        <w:rPr>
          <w:rFonts w:ascii="Times New Roman" w:eastAsia="Times New Roman" w:hAnsi="Times New Roman" w:cs="Times New Roman"/>
          <w:sz w:val="28"/>
          <w:szCs w:val="28"/>
          <w:lang w:val="uk-UA"/>
        </w:rPr>
        <w:t>. На ній буде відображено основні ролі (актори) у системі:</w:t>
      </w:r>
    </w:p>
    <w:p w14:paraId="3A6ADAD9" w14:textId="703F52C1" w:rsidR="00AF6DCC" w:rsidRPr="003054B9" w:rsidRDefault="00AF6DCC" w:rsidP="00A46160">
      <w:pPr>
        <w:pStyle w:val="a8"/>
        <w:numPr>
          <w:ilvl w:val="0"/>
          <w:numId w:val="7"/>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Гість (неавторизований користувач);</w:t>
      </w:r>
    </w:p>
    <w:p w14:paraId="368CBD81" w14:textId="4856A801" w:rsidR="00AF6DCC" w:rsidRPr="003054B9" w:rsidRDefault="00AF6DCC" w:rsidP="00A46160">
      <w:pPr>
        <w:pStyle w:val="a8"/>
        <w:numPr>
          <w:ilvl w:val="0"/>
          <w:numId w:val="7"/>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Зареєстрований користувач;</w:t>
      </w:r>
    </w:p>
    <w:p w14:paraId="2B190E6D" w14:textId="09EF8AE3" w:rsidR="00A46160" w:rsidRPr="003054B9" w:rsidRDefault="00AF6DCC" w:rsidP="00A46160">
      <w:pPr>
        <w:pStyle w:val="a8"/>
        <w:numPr>
          <w:ilvl w:val="0"/>
          <w:numId w:val="7"/>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Адміністратор.</w:t>
      </w:r>
    </w:p>
    <w:p w14:paraId="5F330F8E" w14:textId="7E760B2B" w:rsidR="00AF6DCC" w:rsidRPr="003054B9" w:rsidRDefault="00AF6DCC" w:rsidP="005C396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Кожен з акторів має свій набір взаємодій з системою. Наприклад, гість може переглядати новини, відгуки, кампанії збору коштів та проходити реєстрацію. Зареєстрований користувач має змогу залишити відгук, редагувати профіль. Адміністратор, у свою чергу, має доступ до панелі управління користувачами та кампаніями, імпорту/експорту даних та управління контентом.</w:t>
      </w:r>
    </w:p>
    <w:p w14:paraId="77F64E37" w14:textId="4F43C10C" w:rsidR="00AF6DCC" w:rsidRPr="003054B9" w:rsidRDefault="005C396B" w:rsidP="005C396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0" distB="0" distL="0" distR="0" wp14:anchorId="0A4DDB23" wp14:editId="50A3F0FB">
            <wp:extent cx="6279265" cy="6493934"/>
            <wp:effectExtent l="0" t="0" r="762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207" cy="6509387"/>
                    </a:xfrm>
                    <a:prstGeom prst="rect">
                      <a:avLst/>
                    </a:prstGeom>
                    <a:noFill/>
                    <a:ln>
                      <a:noFill/>
                    </a:ln>
                  </pic:spPr>
                </pic:pic>
              </a:graphicData>
            </a:graphic>
          </wp:inline>
        </w:drawing>
      </w:r>
    </w:p>
    <w:p w14:paraId="7551B82E" w14:textId="0A4950A2" w:rsidR="005C396B" w:rsidRDefault="005C396B" w:rsidP="005C396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Рисунок </w:t>
      </w:r>
      <w:r w:rsidR="00AE2B7B" w:rsidRPr="003054B9">
        <w:rPr>
          <w:rFonts w:ascii="Times New Roman" w:eastAsia="Times New Roman" w:hAnsi="Times New Roman" w:cs="Times New Roman"/>
          <w:sz w:val="28"/>
          <w:szCs w:val="28"/>
          <w:lang w:val="uk-UA"/>
        </w:rPr>
        <w:t>3</w:t>
      </w:r>
      <w:r w:rsidRPr="003054B9">
        <w:rPr>
          <w:rFonts w:ascii="Times New Roman" w:eastAsia="Times New Roman" w:hAnsi="Times New Roman" w:cs="Times New Roman"/>
          <w:sz w:val="28"/>
          <w:szCs w:val="28"/>
          <w:lang w:val="uk-UA"/>
        </w:rPr>
        <w:t xml:space="preserve">.1 – </w:t>
      </w:r>
      <w:proofErr w:type="spellStart"/>
      <w:r w:rsidRPr="003054B9">
        <w:rPr>
          <w:rFonts w:ascii="Times New Roman" w:eastAsia="Times New Roman" w:hAnsi="Times New Roman" w:cs="Times New Roman"/>
          <w:sz w:val="28"/>
          <w:szCs w:val="28"/>
          <w:lang w:val="uk-UA"/>
        </w:rPr>
        <w:t>Use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Case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Diagram</w:t>
      </w:r>
      <w:proofErr w:type="spellEnd"/>
    </w:p>
    <w:p w14:paraId="39A70502" w14:textId="77777777" w:rsidR="003C4DB0" w:rsidRPr="003054B9" w:rsidRDefault="003C4DB0" w:rsidP="005C396B">
      <w:pPr>
        <w:spacing w:line="360" w:lineRule="auto"/>
        <w:jc w:val="center"/>
        <w:rPr>
          <w:rFonts w:ascii="Times New Roman" w:eastAsia="Times New Roman" w:hAnsi="Times New Roman" w:cs="Times New Roman"/>
          <w:sz w:val="28"/>
          <w:szCs w:val="28"/>
          <w:lang w:val="uk-UA"/>
        </w:rPr>
      </w:pPr>
    </w:p>
    <w:p w14:paraId="3F23875F" w14:textId="5D486F06" w:rsidR="00AF6DCC" w:rsidRPr="003054B9" w:rsidRDefault="00AF6DCC" w:rsidP="005C396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Додатково, доцільно побудувати діаграми </w:t>
      </w:r>
      <w:proofErr w:type="spellStart"/>
      <w:r w:rsidRPr="003054B9">
        <w:rPr>
          <w:rFonts w:ascii="Times New Roman" w:eastAsia="Times New Roman" w:hAnsi="Times New Roman" w:cs="Times New Roman"/>
          <w:sz w:val="28"/>
          <w:szCs w:val="28"/>
          <w:lang w:val="uk-UA"/>
        </w:rPr>
        <w:t>активностей</w:t>
      </w:r>
      <w:proofErr w:type="spellEnd"/>
      <w:r w:rsidRPr="003054B9">
        <w:rPr>
          <w:rFonts w:ascii="Times New Roman" w:eastAsia="Times New Roman" w:hAnsi="Times New Roman" w:cs="Times New Roman"/>
          <w:sz w:val="28"/>
          <w:szCs w:val="28"/>
          <w:lang w:val="uk-UA"/>
        </w:rPr>
        <w:t xml:space="preserve">, що відображають логіку сценаріїв: процес реєстрації користувача, </w:t>
      </w:r>
      <w:r w:rsidR="005C396B" w:rsidRPr="003054B9">
        <w:rPr>
          <w:rFonts w:ascii="Times New Roman" w:eastAsia="Times New Roman" w:hAnsi="Times New Roman" w:cs="Times New Roman"/>
          <w:sz w:val="28"/>
          <w:szCs w:val="28"/>
          <w:lang w:val="uk-UA"/>
        </w:rPr>
        <w:t xml:space="preserve">створення відгуку, </w:t>
      </w:r>
      <w:proofErr w:type="spellStart"/>
      <w:r w:rsidR="005C396B" w:rsidRPr="003054B9">
        <w:rPr>
          <w:rFonts w:ascii="Times New Roman" w:eastAsia="Times New Roman" w:hAnsi="Times New Roman" w:cs="Times New Roman"/>
          <w:sz w:val="28"/>
          <w:szCs w:val="28"/>
          <w:lang w:val="uk-UA"/>
        </w:rPr>
        <w:t>адмін</w:t>
      </w:r>
      <w:proofErr w:type="spellEnd"/>
      <w:r w:rsidR="005C396B" w:rsidRPr="003054B9">
        <w:rPr>
          <w:rFonts w:ascii="Times New Roman" w:eastAsia="Times New Roman" w:hAnsi="Times New Roman" w:cs="Times New Roman"/>
          <w:sz w:val="28"/>
          <w:szCs w:val="28"/>
          <w:lang w:val="uk-UA"/>
        </w:rPr>
        <w:t xml:space="preserve"> панель. </w:t>
      </w:r>
      <w:r w:rsidRPr="003054B9">
        <w:rPr>
          <w:rFonts w:ascii="Times New Roman" w:eastAsia="Times New Roman" w:hAnsi="Times New Roman" w:cs="Times New Roman"/>
          <w:sz w:val="28"/>
          <w:szCs w:val="28"/>
          <w:lang w:val="uk-UA"/>
        </w:rPr>
        <w:t>Ці діаграми дають чітке уявлення про етапи обробки кожної з дій у системі.</w:t>
      </w:r>
    </w:p>
    <w:p w14:paraId="2F956026" w14:textId="539C771F" w:rsidR="00AF6DCC" w:rsidRPr="003054B9" w:rsidRDefault="005C396B" w:rsidP="005C396B">
      <w:pPr>
        <w:spacing w:line="360" w:lineRule="auto"/>
        <w:jc w:val="cente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69368CD7" wp14:editId="6CC601DF">
            <wp:extent cx="5731200" cy="48768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876800"/>
                    </a:xfrm>
                    <a:prstGeom prst="rect">
                      <a:avLst/>
                    </a:prstGeom>
                    <a:ln/>
                  </pic:spPr>
                </pic:pic>
              </a:graphicData>
            </a:graphic>
          </wp:inline>
        </w:drawing>
      </w:r>
    </w:p>
    <w:p w14:paraId="759B8425" w14:textId="652F870E" w:rsidR="005C396B" w:rsidRPr="003054B9" w:rsidRDefault="005C396B" w:rsidP="005C396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Рисунок </w:t>
      </w:r>
      <w:r w:rsidR="00AE2B7B" w:rsidRPr="003054B9">
        <w:rPr>
          <w:rFonts w:ascii="Times New Roman" w:eastAsia="Times New Roman" w:hAnsi="Times New Roman" w:cs="Times New Roman"/>
          <w:sz w:val="28"/>
          <w:szCs w:val="28"/>
          <w:lang w:val="uk-UA"/>
        </w:rPr>
        <w:t>3</w:t>
      </w:r>
      <w:r w:rsidRPr="003054B9">
        <w:rPr>
          <w:rFonts w:ascii="Times New Roman" w:eastAsia="Times New Roman" w:hAnsi="Times New Roman" w:cs="Times New Roman"/>
          <w:sz w:val="28"/>
          <w:szCs w:val="28"/>
          <w:lang w:val="uk-UA"/>
        </w:rPr>
        <w:t>.2 – Діаграма активності, сценарій відгук</w:t>
      </w:r>
    </w:p>
    <w:p w14:paraId="09C5C3C9" w14:textId="77777777" w:rsidR="00AE2B7B" w:rsidRPr="003054B9" w:rsidRDefault="00AE2B7B" w:rsidP="005C396B">
      <w:pPr>
        <w:spacing w:line="360" w:lineRule="auto"/>
        <w:jc w:val="center"/>
        <w:rPr>
          <w:rFonts w:ascii="Times New Roman" w:eastAsia="Times New Roman" w:hAnsi="Times New Roman" w:cs="Times New Roman"/>
          <w:sz w:val="28"/>
          <w:szCs w:val="28"/>
          <w:lang w:val="uk-UA"/>
        </w:rPr>
      </w:pPr>
    </w:p>
    <w:p w14:paraId="32E5D490" w14:textId="48DD7AC7" w:rsidR="005C396B" w:rsidRPr="003054B9" w:rsidRDefault="005C396B" w:rsidP="005C396B">
      <w:pPr>
        <w:spacing w:line="360" w:lineRule="auto"/>
        <w:jc w:val="cente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60A40D93" wp14:editId="03D2CBB4">
            <wp:extent cx="5212080" cy="3177540"/>
            <wp:effectExtent l="0" t="0" r="7620" b="381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212382" cy="3177724"/>
                    </a:xfrm>
                    <a:prstGeom prst="rect">
                      <a:avLst/>
                    </a:prstGeom>
                    <a:ln/>
                  </pic:spPr>
                </pic:pic>
              </a:graphicData>
            </a:graphic>
          </wp:inline>
        </w:drawing>
      </w:r>
    </w:p>
    <w:p w14:paraId="73BBFB95" w14:textId="69EADA3E" w:rsidR="005C396B" w:rsidRPr="003054B9" w:rsidRDefault="005C396B" w:rsidP="005C396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Рисунок </w:t>
      </w:r>
      <w:r w:rsidR="00AE2B7B" w:rsidRPr="003054B9">
        <w:rPr>
          <w:rFonts w:ascii="Times New Roman" w:eastAsia="Times New Roman" w:hAnsi="Times New Roman" w:cs="Times New Roman"/>
          <w:sz w:val="28"/>
          <w:szCs w:val="28"/>
          <w:lang w:val="uk-UA"/>
        </w:rPr>
        <w:t>3</w:t>
      </w:r>
      <w:r w:rsidRPr="003054B9">
        <w:rPr>
          <w:rFonts w:ascii="Times New Roman" w:eastAsia="Times New Roman" w:hAnsi="Times New Roman" w:cs="Times New Roman"/>
          <w:sz w:val="28"/>
          <w:szCs w:val="28"/>
          <w:lang w:val="uk-UA"/>
        </w:rPr>
        <w:t>.3 – Діаграма активності, сценарій отримання гри</w:t>
      </w:r>
    </w:p>
    <w:p w14:paraId="2D9C61A7" w14:textId="48D9AD8A" w:rsidR="005C396B" w:rsidRPr="003054B9" w:rsidRDefault="005C396B" w:rsidP="005C396B">
      <w:pPr>
        <w:spacing w:line="360" w:lineRule="auto"/>
        <w:jc w:val="cente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1BB93A04" wp14:editId="2BF366F3">
            <wp:extent cx="5731200" cy="365760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1200" cy="3657600"/>
                    </a:xfrm>
                    <a:prstGeom prst="rect">
                      <a:avLst/>
                    </a:prstGeom>
                    <a:ln/>
                  </pic:spPr>
                </pic:pic>
              </a:graphicData>
            </a:graphic>
          </wp:inline>
        </w:drawing>
      </w:r>
    </w:p>
    <w:p w14:paraId="61E35A14" w14:textId="6F283032" w:rsidR="005C396B" w:rsidRPr="003054B9" w:rsidRDefault="005C396B" w:rsidP="005C396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Рисунок </w:t>
      </w:r>
      <w:r w:rsidR="00AE2B7B" w:rsidRPr="003054B9">
        <w:rPr>
          <w:rFonts w:ascii="Times New Roman" w:eastAsia="Times New Roman" w:hAnsi="Times New Roman" w:cs="Times New Roman"/>
          <w:sz w:val="28"/>
          <w:szCs w:val="28"/>
          <w:lang w:val="uk-UA"/>
        </w:rPr>
        <w:t>3</w:t>
      </w:r>
      <w:r w:rsidRPr="003054B9">
        <w:rPr>
          <w:rFonts w:ascii="Times New Roman" w:eastAsia="Times New Roman" w:hAnsi="Times New Roman" w:cs="Times New Roman"/>
          <w:sz w:val="28"/>
          <w:szCs w:val="28"/>
          <w:lang w:val="uk-UA"/>
        </w:rPr>
        <w:t xml:space="preserve">.4 – Діаграма активності, сценарій –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 панель</w:t>
      </w:r>
    </w:p>
    <w:p w14:paraId="7A22E6C4" w14:textId="2B16B961" w:rsidR="005C396B" w:rsidRPr="003054B9" w:rsidRDefault="005C396B" w:rsidP="000E49AD">
      <w:pPr>
        <w:spacing w:line="360" w:lineRule="auto"/>
        <w:rPr>
          <w:rFonts w:ascii="Times New Roman" w:eastAsia="Times New Roman" w:hAnsi="Times New Roman" w:cs="Times New Roman"/>
          <w:b/>
          <w:bCs/>
          <w:sz w:val="28"/>
          <w:szCs w:val="28"/>
          <w:lang w:val="uk-UA"/>
        </w:rPr>
      </w:pPr>
    </w:p>
    <w:p w14:paraId="21D28F2A" w14:textId="24157860" w:rsidR="005C396B" w:rsidRPr="003054B9" w:rsidRDefault="005C396B">
      <w:pPr>
        <w:spacing w:line="360" w:lineRule="auto"/>
        <w:jc w:val="center"/>
        <w:rPr>
          <w:rFonts w:ascii="Times New Roman" w:eastAsia="Times New Roman" w:hAnsi="Times New Roman" w:cs="Times New Roman"/>
          <w:b/>
          <w:bCs/>
          <w:sz w:val="28"/>
          <w:szCs w:val="28"/>
          <w:lang w:val="uk-UA"/>
        </w:rPr>
        <w:pPrChange w:id="1" w:author="Igor Balitskyi" w:date="2025-06-20T00:09:00Z">
          <w:pPr>
            <w:spacing w:line="360" w:lineRule="auto"/>
          </w:pPr>
        </w:pPrChange>
      </w:pPr>
      <w:r w:rsidRPr="003054B9">
        <w:rPr>
          <w:rFonts w:ascii="Times New Roman" w:eastAsia="Times New Roman" w:hAnsi="Times New Roman" w:cs="Times New Roman"/>
          <w:noProof/>
          <w:sz w:val="28"/>
          <w:szCs w:val="28"/>
          <w:lang w:val="uk-UA"/>
        </w:rPr>
        <w:drawing>
          <wp:inline distT="114300" distB="114300" distL="114300" distR="114300" wp14:anchorId="76A57F96" wp14:editId="461C8BDD">
            <wp:extent cx="5731200" cy="34798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31200" cy="3479800"/>
                    </a:xfrm>
                    <a:prstGeom prst="rect">
                      <a:avLst/>
                    </a:prstGeom>
                    <a:ln/>
                  </pic:spPr>
                </pic:pic>
              </a:graphicData>
            </a:graphic>
          </wp:inline>
        </w:drawing>
      </w:r>
    </w:p>
    <w:p w14:paraId="66B7C3DA" w14:textId="3A4A8B6B" w:rsidR="005C396B" w:rsidRPr="003054B9" w:rsidRDefault="005C396B">
      <w:pPr>
        <w:spacing w:line="360" w:lineRule="auto"/>
        <w:jc w:val="center"/>
        <w:rPr>
          <w:rFonts w:ascii="Times New Roman" w:eastAsia="Times New Roman" w:hAnsi="Times New Roman" w:cs="Times New Roman"/>
          <w:b/>
          <w:bCs/>
          <w:sz w:val="28"/>
          <w:szCs w:val="28"/>
          <w:lang w:val="uk-UA"/>
        </w:rPr>
        <w:pPrChange w:id="2" w:author="Igor Balitskyi" w:date="2025-06-20T00:09:00Z">
          <w:pPr>
            <w:spacing w:line="360" w:lineRule="auto"/>
          </w:pPr>
        </w:pPrChange>
      </w:pPr>
      <w:r w:rsidRPr="003054B9">
        <w:rPr>
          <w:rFonts w:ascii="Times New Roman" w:eastAsia="Times New Roman" w:hAnsi="Times New Roman" w:cs="Times New Roman"/>
          <w:sz w:val="28"/>
          <w:szCs w:val="28"/>
          <w:lang w:val="uk-UA"/>
        </w:rPr>
        <w:t xml:space="preserve">Рисунок </w:t>
      </w:r>
      <w:r w:rsidR="00AE2B7B" w:rsidRPr="003054B9">
        <w:rPr>
          <w:rFonts w:ascii="Times New Roman" w:eastAsia="Times New Roman" w:hAnsi="Times New Roman" w:cs="Times New Roman"/>
          <w:sz w:val="28"/>
          <w:szCs w:val="28"/>
          <w:lang w:val="uk-UA"/>
        </w:rPr>
        <w:t>3</w:t>
      </w:r>
      <w:r w:rsidRPr="003054B9">
        <w:rPr>
          <w:rFonts w:ascii="Times New Roman" w:eastAsia="Times New Roman" w:hAnsi="Times New Roman" w:cs="Times New Roman"/>
          <w:sz w:val="28"/>
          <w:szCs w:val="28"/>
          <w:lang w:val="uk-UA"/>
        </w:rPr>
        <w:t>.</w:t>
      </w:r>
      <w:ins w:id="3" w:author="Igor Balitskyi" w:date="2025-06-20T00:09:00Z">
        <w:r w:rsidRPr="003054B9">
          <w:rPr>
            <w:rFonts w:ascii="Times New Roman" w:eastAsia="Times New Roman" w:hAnsi="Times New Roman" w:cs="Times New Roman"/>
            <w:sz w:val="28"/>
            <w:szCs w:val="28"/>
            <w:lang w:val="uk-UA"/>
          </w:rPr>
          <w:t>5</w:t>
        </w:r>
      </w:ins>
      <w:del w:id="4" w:author="Igor Balitskyi" w:date="2025-06-20T00:09:00Z">
        <w:r w:rsidRPr="003054B9" w:rsidDel="005C396B">
          <w:rPr>
            <w:rFonts w:ascii="Times New Roman" w:eastAsia="Times New Roman" w:hAnsi="Times New Roman" w:cs="Times New Roman"/>
            <w:sz w:val="28"/>
            <w:szCs w:val="28"/>
            <w:lang w:val="uk-UA"/>
          </w:rPr>
          <w:delText>4</w:delText>
        </w:r>
      </w:del>
      <w:r w:rsidRPr="003054B9">
        <w:rPr>
          <w:rFonts w:ascii="Times New Roman" w:eastAsia="Times New Roman" w:hAnsi="Times New Roman" w:cs="Times New Roman"/>
          <w:sz w:val="28"/>
          <w:szCs w:val="28"/>
          <w:lang w:val="uk-UA"/>
        </w:rPr>
        <w:t xml:space="preserve"> – Діаграма активності, сценарій</w:t>
      </w:r>
      <w:ins w:id="5" w:author="Igor Balitskyi" w:date="2025-06-20T00:09:00Z">
        <w:r w:rsidRPr="003054B9">
          <w:rPr>
            <w:rFonts w:ascii="Times New Roman" w:eastAsia="Times New Roman" w:hAnsi="Times New Roman" w:cs="Times New Roman"/>
            <w:sz w:val="28"/>
            <w:szCs w:val="28"/>
            <w:lang w:val="uk-UA"/>
          </w:rPr>
          <w:t xml:space="preserve"> – редагування профілю</w:t>
        </w:r>
      </w:ins>
    </w:p>
    <w:p w14:paraId="16000E0B" w14:textId="1F0AFE04" w:rsidR="005C396B" w:rsidRPr="003054B9" w:rsidRDefault="005C396B" w:rsidP="00A46160">
      <w:pPr>
        <w:spacing w:line="360" w:lineRule="auto"/>
        <w:rPr>
          <w:rFonts w:ascii="Times New Roman" w:eastAsia="Times New Roman" w:hAnsi="Times New Roman" w:cs="Times New Roman"/>
          <w:b/>
          <w:bCs/>
          <w:sz w:val="28"/>
          <w:szCs w:val="28"/>
          <w:lang w:val="uk-UA"/>
        </w:rPr>
      </w:pPr>
    </w:p>
    <w:p w14:paraId="03BFAFB5" w14:textId="77777777" w:rsidR="005C396B" w:rsidRPr="003054B9" w:rsidRDefault="005C396B" w:rsidP="00A46160">
      <w:pPr>
        <w:spacing w:line="360" w:lineRule="auto"/>
        <w:rPr>
          <w:rFonts w:ascii="Times New Roman" w:eastAsia="Times New Roman" w:hAnsi="Times New Roman" w:cs="Times New Roman"/>
          <w:b/>
          <w:bCs/>
          <w:sz w:val="28"/>
          <w:szCs w:val="28"/>
          <w:lang w:val="uk-UA"/>
        </w:rPr>
      </w:pPr>
    </w:p>
    <w:p w14:paraId="34A010CD" w14:textId="77777777" w:rsidR="005C396B" w:rsidRPr="003054B9" w:rsidRDefault="005C396B" w:rsidP="00A46160">
      <w:pPr>
        <w:spacing w:line="360" w:lineRule="auto"/>
        <w:rPr>
          <w:rFonts w:ascii="Times New Roman" w:eastAsia="Times New Roman" w:hAnsi="Times New Roman" w:cs="Times New Roman"/>
          <w:b/>
          <w:bCs/>
          <w:sz w:val="28"/>
          <w:szCs w:val="28"/>
          <w:lang w:val="uk-UA"/>
        </w:rPr>
      </w:pPr>
    </w:p>
    <w:p w14:paraId="5C1C0D9E" w14:textId="08ECEA3A" w:rsidR="00910D20" w:rsidRPr="003054B9" w:rsidRDefault="00037421" w:rsidP="00AF6DCC">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3.2 </w:t>
      </w:r>
      <w:proofErr w:type="spellStart"/>
      <w:r w:rsidRPr="003054B9">
        <w:rPr>
          <w:rFonts w:ascii="Times New Roman" w:eastAsia="Times New Roman" w:hAnsi="Times New Roman" w:cs="Times New Roman"/>
          <w:sz w:val="28"/>
          <w:szCs w:val="28"/>
          <w:lang w:val="uk-UA"/>
        </w:rPr>
        <w:t>Проєктування</w:t>
      </w:r>
      <w:proofErr w:type="spellEnd"/>
      <w:r w:rsidRPr="003054B9">
        <w:rPr>
          <w:rFonts w:ascii="Times New Roman" w:eastAsia="Times New Roman" w:hAnsi="Times New Roman" w:cs="Times New Roman"/>
          <w:sz w:val="28"/>
          <w:szCs w:val="28"/>
          <w:lang w:val="uk-UA"/>
        </w:rPr>
        <w:t xml:space="preserve"> архітектури програмного забезпечення</w:t>
      </w:r>
    </w:p>
    <w:p w14:paraId="03E2759C" w14:textId="77777777" w:rsidR="00AF6DCC" w:rsidRPr="003054B9" w:rsidRDefault="00AF6DCC" w:rsidP="00AF6DCC">
      <w:pPr>
        <w:spacing w:line="360" w:lineRule="auto"/>
        <w:ind w:firstLine="709"/>
        <w:jc w:val="both"/>
        <w:rPr>
          <w:rFonts w:ascii="Times New Roman" w:eastAsia="Times New Roman" w:hAnsi="Times New Roman" w:cs="Times New Roman"/>
          <w:sz w:val="28"/>
          <w:szCs w:val="28"/>
          <w:lang w:val="uk-UA"/>
        </w:rPr>
      </w:pPr>
    </w:p>
    <w:p w14:paraId="3B435A17" w14:textId="3C60A440" w:rsidR="00910D20" w:rsidRPr="003054B9" w:rsidRDefault="00037421" w:rsidP="00AF6DCC">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Архітектура програмного забезпечення нашого веб</w:t>
      </w:r>
      <w:r w:rsidR="003C4DB0">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застосунку відіграє ключову роль у забезпеченні його надійності, масштабованості та зручності в підтримці. У цьому підрозділі детально розглядаються всі основні складові архітектурного рішення, які були прийняті під час розробки системи, з урахуванням вимог до функціоналу, безпеки, продуктивності та зручності розгортання.</w:t>
      </w:r>
    </w:p>
    <w:p w14:paraId="21E3E937" w14:textId="628A07A3" w:rsidR="00910D20" w:rsidRPr="003054B9" w:rsidRDefault="00037421" w:rsidP="00AF6DCC">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Передусім, слід наголосити на тому, що обраною архітектурною моделлю для даного веб</w:t>
      </w:r>
      <w:r w:rsidR="003C4DB0">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стала класична клієнт-серверна модель. Така модель дозволяє чітко відокремити </w:t>
      </w:r>
      <w:proofErr w:type="spellStart"/>
      <w:r w:rsidRPr="003054B9">
        <w:rPr>
          <w:rFonts w:ascii="Times New Roman" w:eastAsia="Times New Roman" w:hAnsi="Times New Roman" w:cs="Times New Roman"/>
          <w:sz w:val="28"/>
          <w:szCs w:val="28"/>
          <w:lang w:val="uk-UA"/>
        </w:rPr>
        <w:t>інтерфейсну</w:t>
      </w:r>
      <w:proofErr w:type="spellEnd"/>
      <w:r w:rsidRPr="003054B9">
        <w:rPr>
          <w:rFonts w:ascii="Times New Roman" w:eastAsia="Times New Roman" w:hAnsi="Times New Roman" w:cs="Times New Roman"/>
          <w:sz w:val="28"/>
          <w:szCs w:val="28"/>
          <w:lang w:val="uk-UA"/>
        </w:rPr>
        <w:t xml:space="preserve"> частину від серверної логіки, що істотно спрощує підтримку, модернізацію та масштабування системи. Зокрема, клієнтська частина, реалізована з використанням сучасних веб</w:t>
      </w:r>
      <w:r w:rsidR="001B010D">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технологій, взаємодіє з сервером через стандартизовані REST API-запити. Сервер, у свою чергу, обробляє запити, звертається до бази даних, обробляє бізнес-логіку та надсилає відповідь назад клієнту у форматі JSON.</w:t>
      </w:r>
    </w:p>
    <w:p w14:paraId="3F76BA0C" w14:textId="77777777" w:rsidR="00910D20" w:rsidRPr="003054B9" w:rsidRDefault="00037421" w:rsidP="00AF6DCC">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Функціонально система поділена на кілька ключових компонентів:</w:t>
      </w:r>
    </w:p>
    <w:p w14:paraId="48CC3ABF" w14:textId="77777777" w:rsidR="00910D20" w:rsidRPr="003054B9" w:rsidRDefault="00037421" w:rsidP="00AF6DCC">
      <w:pPr>
        <w:numPr>
          <w:ilvl w:val="0"/>
          <w:numId w:val="5"/>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Інтерфейс користувача (</w:t>
      </w:r>
      <w:proofErr w:type="spellStart"/>
      <w:r w:rsidRPr="003054B9">
        <w:rPr>
          <w:rFonts w:ascii="Times New Roman" w:eastAsia="Times New Roman" w:hAnsi="Times New Roman" w:cs="Times New Roman"/>
          <w:sz w:val="28"/>
          <w:szCs w:val="28"/>
          <w:lang w:val="uk-UA"/>
        </w:rPr>
        <w:t>frontend</w:t>
      </w:r>
      <w:proofErr w:type="spellEnd"/>
      <w:r w:rsidRPr="003054B9">
        <w:rPr>
          <w:rFonts w:ascii="Times New Roman" w:eastAsia="Times New Roman" w:hAnsi="Times New Roman" w:cs="Times New Roman"/>
          <w:sz w:val="28"/>
          <w:szCs w:val="28"/>
          <w:lang w:val="uk-UA"/>
        </w:rPr>
        <w:t xml:space="preserve">), що дозволяє авторизованим користувачам переглядати інформацію, залишати відгуки, керувати профілем, а адміністраторам — виконувати </w:t>
      </w:r>
      <w:proofErr w:type="spellStart"/>
      <w:r w:rsidRPr="003054B9">
        <w:rPr>
          <w:rFonts w:ascii="Times New Roman" w:eastAsia="Times New Roman" w:hAnsi="Times New Roman" w:cs="Times New Roman"/>
          <w:sz w:val="28"/>
          <w:szCs w:val="28"/>
          <w:lang w:val="uk-UA"/>
        </w:rPr>
        <w:t>модерацію</w:t>
      </w:r>
      <w:proofErr w:type="spellEnd"/>
      <w:r w:rsidRPr="003054B9">
        <w:rPr>
          <w:rFonts w:ascii="Times New Roman" w:eastAsia="Times New Roman" w:hAnsi="Times New Roman" w:cs="Times New Roman"/>
          <w:sz w:val="28"/>
          <w:szCs w:val="28"/>
          <w:lang w:val="uk-UA"/>
        </w:rPr>
        <w:t xml:space="preserve"> та управління контентом;</w:t>
      </w:r>
    </w:p>
    <w:p w14:paraId="5DF689CD" w14:textId="77777777" w:rsidR="00910D20" w:rsidRPr="003054B9" w:rsidRDefault="00037421" w:rsidP="00AF6DCC">
      <w:pPr>
        <w:numPr>
          <w:ilvl w:val="0"/>
          <w:numId w:val="5"/>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Серверна логіка (</w:t>
      </w:r>
      <w:proofErr w:type="spellStart"/>
      <w:r w:rsidRPr="003054B9">
        <w:rPr>
          <w:rFonts w:ascii="Times New Roman" w:eastAsia="Times New Roman" w:hAnsi="Times New Roman" w:cs="Times New Roman"/>
          <w:sz w:val="28"/>
          <w:szCs w:val="28"/>
          <w:lang w:val="uk-UA"/>
        </w:rPr>
        <w:t>backend</w:t>
      </w:r>
      <w:proofErr w:type="spellEnd"/>
      <w:r w:rsidRPr="003054B9">
        <w:rPr>
          <w:rFonts w:ascii="Times New Roman" w:eastAsia="Times New Roman" w:hAnsi="Times New Roman" w:cs="Times New Roman"/>
          <w:sz w:val="28"/>
          <w:szCs w:val="28"/>
          <w:lang w:val="uk-UA"/>
        </w:rPr>
        <w:t xml:space="preserve">), яка відповідає за обробку запитів, реалізацію контролерів, аутентифікацію, авторизацію, </w:t>
      </w:r>
      <w:proofErr w:type="spellStart"/>
      <w:r w:rsidRPr="003054B9">
        <w:rPr>
          <w:rFonts w:ascii="Times New Roman" w:eastAsia="Times New Roman" w:hAnsi="Times New Roman" w:cs="Times New Roman"/>
          <w:sz w:val="28"/>
          <w:szCs w:val="28"/>
          <w:lang w:val="uk-UA"/>
        </w:rPr>
        <w:t>валідацію</w:t>
      </w:r>
      <w:proofErr w:type="spellEnd"/>
      <w:r w:rsidRPr="003054B9">
        <w:rPr>
          <w:rFonts w:ascii="Times New Roman" w:eastAsia="Times New Roman" w:hAnsi="Times New Roman" w:cs="Times New Roman"/>
          <w:sz w:val="28"/>
          <w:szCs w:val="28"/>
          <w:lang w:val="uk-UA"/>
        </w:rPr>
        <w:t xml:space="preserve"> даних та логіку зберігання;</w:t>
      </w:r>
    </w:p>
    <w:p w14:paraId="56116433" w14:textId="7E779736" w:rsidR="00910D20" w:rsidRPr="003054B9" w:rsidRDefault="00037421" w:rsidP="00AF6DCC">
      <w:pPr>
        <w:numPr>
          <w:ilvl w:val="0"/>
          <w:numId w:val="5"/>
        </w:numPr>
        <w:spacing w:line="360" w:lineRule="auto"/>
        <w:ind w:left="993" w:hanging="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База даних, яка забезпечує надійне зберігання структурованої інформації про користувачів, відгуки, збори, новини тощо</w:t>
      </w:r>
      <w:r w:rsidR="003C4DB0">
        <w:rPr>
          <w:rFonts w:ascii="Times New Roman" w:eastAsia="Times New Roman" w:hAnsi="Times New Roman" w:cs="Times New Roman"/>
          <w:sz w:val="28"/>
          <w:szCs w:val="28"/>
          <w:lang w:val="uk-UA"/>
        </w:rPr>
        <w:t>.</w:t>
      </w:r>
    </w:p>
    <w:p w14:paraId="743DD37D" w14:textId="77777777" w:rsidR="00910D20" w:rsidRPr="003054B9" w:rsidRDefault="00037421" w:rsidP="003C4DB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Між компонентами встановлено чітку комунікацію через протокол HTTPS. Основною формою взаємодії між клієнтом і сервером є REST-запити, що передаються у форматі JSON. Завдяки такому підходу система залишається відкритою до інтеграції з іншими додатками та сервісами в майбутньому.</w:t>
      </w:r>
    </w:p>
    <w:p w14:paraId="02E74FE2" w14:textId="1DB19087" w:rsidR="00910D20" w:rsidRPr="003054B9" w:rsidRDefault="00037421" w:rsidP="003C4DB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На діаграмі компонентів</w:t>
      </w:r>
      <w:r w:rsidR="00AE2B7B" w:rsidRPr="003054B9">
        <w:rPr>
          <w:rFonts w:ascii="Times New Roman" w:eastAsia="Times New Roman" w:hAnsi="Times New Roman" w:cs="Times New Roman"/>
          <w:sz w:val="28"/>
          <w:szCs w:val="28"/>
          <w:lang w:val="uk-UA"/>
        </w:rPr>
        <w:t>(див.рис.3.6)</w:t>
      </w:r>
      <w:r w:rsidRPr="003054B9">
        <w:rPr>
          <w:rFonts w:ascii="Times New Roman" w:eastAsia="Times New Roman" w:hAnsi="Times New Roman" w:cs="Times New Roman"/>
          <w:sz w:val="28"/>
          <w:szCs w:val="28"/>
          <w:lang w:val="uk-UA"/>
        </w:rPr>
        <w:t xml:space="preserve"> представлені основні модулі системи. Цей рівень абстракції дає змогу легко розширювати </w:t>
      </w:r>
      <w:proofErr w:type="spellStart"/>
      <w:r w:rsidRPr="003054B9">
        <w:rPr>
          <w:rFonts w:ascii="Times New Roman" w:eastAsia="Times New Roman" w:hAnsi="Times New Roman" w:cs="Times New Roman"/>
          <w:sz w:val="28"/>
          <w:szCs w:val="28"/>
          <w:lang w:val="uk-UA"/>
        </w:rPr>
        <w:t>проєкт</w:t>
      </w:r>
      <w:proofErr w:type="spellEnd"/>
      <w:r w:rsidRPr="003054B9">
        <w:rPr>
          <w:rFonts w:ascii="Times New Roman" w:eastAsia="Times New Roman" w:hAnsi="Times New Roman" w:cs="Times New Roman"/>
          <w:sz w:val="28"/>
          <w:szCs w:val="28"/>
          <w:lang w:val="uk-UA"/>
        </w:rPr>
        <w:t xml:space="preserve"> у майбутньому</w:t>
      </w:r>
      <w:r w:rsidR="003C4DB0">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t xml:space="preserve"> наприклад, додавати нові типи зборів або інші види користувачів без масштабної переробки основної логіки.</w:t>
      </w:r>
    </w:p>
    <w:p w14:paraId="7EF0531C" w14:textId="58D3611C" w:rsidR="00910D20" w:rsidRPr="003054B9" w:rsidRDefault="00037421" w:rsidP="00AE2B7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6C0AF404" wp14:editId="7B403842">
            <wp:extent cx="5731200" cy="500380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1200" cy="5003800"/>
                    </a:xfrm>
                    <a:prstGeom prst="rect">
                      <a:avLst/>
                    </a:prstGeom>
                    <a:ln/>
                  </pic:spPr>
                </pic:pic>
              </a:graphicData>
            </a:graphic>
          </wp:inline>
        </w:drawing>
      </w:r>
    </w:p>
    <w:p w14:paraId="404155D3" w14:textId="6EC56CD0" w:rsidR="00AE2B7B" w:rsidRPr="003054B9" w:rsidRDefault="00AE2B7B" w:rsidP="00AE2B7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Рисунок 3.6 - UML-діаграма компонентів</w:t>
      </w:r>
    </w:p>
    <w:p w14:paraId="7FB851FE" w14:textId="113E3E87" w:rsidR="00910D20" w:rsidRPr="003054B9" w:rsidRDefault="00037421" w:rsidP="00B15BE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Компоненти розгортаються на окремих вузлах у залежності від сценарію використання. У локальній розробці всі компоненти розгортаються на одному пристрої, однак у майбутньому передбачено розгортання на віртуальному сервері, де </w:t>
      </w:r>
      <w:proofErr w:type="spellStart"/>
      <w:r w:rsidRPr="003054B9">
        <w:rPr>
          <w:rFonts w:ascii="Times New Roman" w:eastAsia="Times New Roman" w:hAnsi="Times New Roman" w:cs="Times New Roman"/>
          <w:sz w:val="28"/>
          <w:szCs w:val="28"/>
          <w:lang w:val="uk-UA"/>
        </w:rPr>
        <w:t>frontend</w:t>
      </w:r>
      <w:proofErr w:type="spellEnd"/>
      <w:r w:rsidRPr="003054B9">
        <w:rPr>
          <w:rFonts w:ascii="Times New Roman" w:eastAsia="Times New Roman" w:hAnsi="Times New Roman" w:cs="Times New Roman"/>
          <w:sz w:val="28"/>
          <w:szCs w:val="28"/>
          <w:lang w:val="uk-UA"/>
        </w:rPr>
        <w:t xml:space="preserve"> буде обслуговуватися окремим веб</w:t>
      </w:r>
      <w:r w:rsidR="000E49A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сервером (наприклад, </w:t>
      </w:r>
      <w:proofErr w:type="spellStart"/>
      <w:r w:rsidRPr="003054B9">
        <w:rPr>
          <w:rFonts w:ascii="Times New Roman" w:eastAsia="Times New Roman" w:hAnsi="Times New Roman" w:cs="Times New Roman"/>
          <w:sz w:val="28"/>
          <w:szCs w:val="28"/>
          <w:lang w:val="uk-UA"/>
        </w:rPr>
        <w:t>Nginx</w:t>
      </w:r>
      <w:proofErr w:type="spellEnd"/>
      <w:r w:rsidRPr="003054B9">
        <w:rPr>
          <w:rFonts w:ascii="Times New Roman" w:eastAsia="Times New Roman" w:hAnsi="Times New Roman" w:cs="Times New Roman"/>
          <w:sz w:val="28"/>
          <w:szCs w:val="28"/>
          <w:lang w:val="uk-UA"/>
        </w:rPr>
        <w:t xml:space="preserve">), а </w:t>
      </w:r>
      <w:proofErr w:type="spellStart"/>
      <w:r w:rsidRPr="003054B9">
        <w:rPr>
          <w:rFonts w:ascii="Times New Roman" w:eastAsia="Times New Roman" w:hAnsi="Times New Roman" w:cs="Times New Roman"/>
          <w:sz w:val="28"/>
          <w:szCs w:val="28"/>
          <w:lang w:val="uk-UA"/>
        </w:rPr>
        <w:t>backend</w:t>
      </w:r>
      <w:proofErr w:type="spellEnd"/>
      <w:r w:rsidRPr="003054B9">
        <w:rPr>
          <w:rFonts w:ascii="Times New Roman" w:eastAsia="Times New Roman" w:hAnsi="Times New Roman" w:cs="Times New Roman"/>
          <w:sz w:val="28"/>
          <w:szCs w:val="28"/>
          <w:lang w:val="uk-UA"/>
        </w:rPr>
        <w:t xml:space="preserve"> — додатком на </w:t>
      </w: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xml:space="preserve">, який запускається через </w:t>
      </w:r>
      <w:proofErr w:type="spellStart"/>
      <w:r w:rsidRPr="003054B9">
        <w:rPr>
          <w:rFonts w:ascii="Times New Roman" w:eastAsia="Times New Roman" w:hAnsi="Times New Roman" w:cs="Times New Roman"/>
          <w:sz w:val="28"/>
          <w:szCs w:val="28"/>
          <w:lang w:val="uk-UA"/>
        </w:rPr>
        <w:t>Gunicorn</w:t>
      </w:r>
      <w:proofErr w:type="spellEnd"/>
      <w:r w:rsidRPr="003054B9">
        <w:rPr>
          <w:rFonts w:ascii="Times New Roman" w:eastAsia="Times New Roman" w:hAnsi="Times New Roman" w:cs="Times New Roman"/>
          <w:sz w:val="28"/>
          <w:szCs w:val="28"/>
          <w:lang w:val="uk-UA"/>
        </w:rPr>
        <w:t xml:space="preserve"> або </w:t>
      </w:r>
      <w:proofErr w:type="spellStart"/>
      <w:r w:rsidRPr="003054B9">
        <w:rPr>
          <w:rFonts w:ascii="Times New Roman" w:eastAsia="Times New Roman" w:hAnsi="Times New Roman" w:cs="Times New Roman"/>
          <w:sz w:val="28"/>
          <w:szCs w:val="28"/>
          <w:lang w:val="uk-UA"/>
        </w:rPr>
        <w:t>Uvicorn</w:t>
      </w:r>
      <w:proofErr w:type="spellEnd"/>
      <w:r w:rsidRPr="003054B9">
        <w:rPr>
          <w:rFonts w:ascii="Times New Roman" w:eastAsia="Times New Roman" w:hAnsi="Times New Roman" w:cs="Times New Roman"/>
          <w:sz w:val="28"/>
          <w:szCs w:val="28"/>
          <w:lang w:val="uk-UA"/>
        </w:rPr>
        <w:t xml:space="preserve">. База даних, у свою чергу, може бути підключена окремо як локально, так і через хмарні сервіси типу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Remote</w:t>
      </w:r>
      <w:proofErr w:type="spellEnd"/>
      <w:r w:rsidRPr="003054B9">
        <w:rPr>
          <w:rFonts w:ascii="Times New Roman" w:eastAsia="Times New Roman" w:hAnsi="Times New Roman" w:cs="Times New Roman"/>
          <w:sz w:val="28"/>
          <w:szCs w:val="28"/>
          <w:lang w:val="uk-UA"/>
        </w:rPr>
        <w:t xml:space="preserve"> або </w:t>
      </w:r>
      <w:proofErr w:type="spellStart"/>
      <w:r w:rsidRPr="003054B9">
        <w:rPr>
          <w:rFonts w:ascii="Times New Roman" w:eastAsia="Times New Roman" w:hAnsi="Times New Roman" w:cs="Times New Roman"/>
          <w:sz w:val="28"/>
          <w:szCs w:val="28"/>
          <w:lang w:val="uk-UA"/>
        </w:rPr>
        <w:t>PostgreSQL</w:t>
      </w:r>
      <w:proofErr w:type="spellEnd"/>
      <w:r w:rsidRPr="003054B9">
        <w:rPr>
          <w:rFonts w:ascii="Times New Roman" w:eastAsia="Times New Roman" w:hAnsi="Times New Roman" w:cs="Times New Roman"/>
          <w:sz w:val="28"/>
          <w:szCs w:val="28"/>
          <w:lang w:val="uk-UA"/>
        </w:rPr>
        <w:t>-</w:t>
      </w:r>
      <w:proofErr w:type="spellStart"/>
      <w:r w:rsidRPr="003054B9">
        <w:rPr>
          <w:rFonts w:ascii="Times New Roman" w:eastAsia="Times New Roman" w:hAnsi="Times New Roman" w:cs="Times New Roman"/>
          <w:sz w:val="28"/>
          <w:szCs w:val="28"/>
          <w:lang w:val="uk-UA"/>
        </w:rPr>
        <w:t>as</w:t>
      </w:r>
      <w:proofErr w:type="spellEnd"/>
      <w:r w:rsidRPr="003054B9">
        <w:rPr>
          <w:rFonts w:ascii="Times New Roman" w:eastAsia="Times New Roman" w:hAnsi="Times New Roman" w:cs="Times New Roman"/>
          <w:sz w:val="28"/>
          <w:szCs w:val="28"/>
          <w:lang w:val="uk-UA"/>
        </w:rPr>
        <w:t>-a-</w:t>
      </w:r>
      <w:proofErr w:type="spellStart"/>
      <w:r w:rsidRPr="003054B9">
        <w:rPr>
          <w:rFonts w:ascii="Times New Roman" w:eastAsia="Times New Roman" w:hAnsi="Times New Roman" w:cs="Times New Roman"/>
          <w:sz w:val="28"/>
          <w:szCs w:val="28"/>
          <w:lang w:val="uk-UA"/>
        </w:rPr>
        <w:t>Service</w:t>
      </w:r>
      <w:proofErr w:type="spellEnd"/>
    </w:p>
    <w:p w14:paraId="5D2E7370" w14:textId="64F734A6" w:rsidR="00910D20" w:rsidRPr="003054B9" w:rsidRDefault="00037421" w:rsidP="00B15BE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На діаграмі розгортання</w:t>
      </w:r>
      <w:r w:rsidR="00AE2B7B" w:rsidRPr="003054B9">
        <w:rPr>
          <w:rFonts w:ascii="Times New Roman" w:eastAsia="Times New Roman" w:hAnsi="Times New Roman" w:cs="Times New Roman"/>
          <w:sz w:val="28"/>
          <w:szCs w:val="28"/>
          <w:lang w:val="uk-UA"/>
        </w:rPr>
        <w:t xml:space="preserve">(див.рис.3.7) </w:t>
      </w:r>
      <w:proofErr w:type="spellStart"/>
      <w:r w:rsidRPr="003054B9">
        <w:rPr>
          <w:rFonts w:ascii="Times New Roman" w:eastAsia="Times New Roman" w:hAnsi="Times New Roman" w:cs="Times New Roman"/>
          <w:sz w:val="28"/>
          <w:szCs w:val="28"/>
          <w:lang w:val="uk-UA"/>
        </w:rPr>
        <w:t>візуалізовані</w:t>
      </w:r>
      <w:proofErr w:type="spellEnd"/>
      <w:r w:rsidRPr="003054B9">
        <w:rPr>
          <w:rFonts w:ascii="Times New Roman" w:eastAsia="Times New Roman" w:hAnsi="Times New Roman" w:cs="Times New Roman"/>
          <w:sz w:val="28"/>
          <w:szCs w:val="28"/>
          <w:lang w:val="uk-UA"/>
        </w:rPr>
        <w:t xml:space="preserve"> такі вузли: клієнтський пристрій користувача (браузер), </w:t>
      </w:r>
      <w:proofErr w:type="spellStart"/>
      <w:r w:rsidRPr="003054B9">
        <w:rPr>
          <w:rFonts w:ascii="Times New Roman" w:eastAsia="Times New Roman" w:hAnsi="Times New Roman" w:cs="Times New Roman"/>
          <w:sz w:val="28"/>
          <w:szCs w:val="28"/>
          <w:lang w:val="uk-UA"/>
        </w:rPr>
        <w:t>вебсервер</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frontend</w:t>
      </w:r>
      <w:proofErr w:type="spellEnd"/>
      <w:r w:rsidRPr="003054B9">
        <w:rPr>
          <w:rFonts w:ascii="Times New Roman" w:eastAsia="Times New Roman" w:hAnsi="Times New Roman" w:cs="Times New Roman"/>
          <w:sz w:val="28"/>
          <w:szCs w:val="28"/>
          <w:lang w:val="uk-UA"/>
        </w:rPr>
        <w:t>), сервер додатку (</w:t>
      </w: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xml:space="preserve">), база даних </w:t>
      </w:r>
      <w:proofErr w:type="spellStart"/>
      <w:r w:rsidRPr="003054B9">
        <w:rPr>
          <w:rFonts w:ascii="Times New Roman" w:eastAsia="Times New Roman" w:hAnsi="Times New Roman" w:cs="Times New Roman"/>
          <w:sz w:val="28"/>
          <w:szCs w:val="28"/>
          <w:lang w:val="uk-UA"/>
        </w:rPr>
        <w:t>SQLite</w:t>
      </w:r>
      <w:proofErr w:type="spellEnd"/>
      <w:r w:rsidR="008E1E27">
        <w:rPr>
          <w:rFonts w:ascii="Times New Roman" w:eastAsia="Times New Roman" w:hAnsi="Times New Roman" w:cs="Times New Roman"/>
          <w:sz w:val="28"/>
          <w:szCs w:val="28"/>
          <w:lang w:val="en-GB"/>
        </w:rPr>
        <w:t>[5]</w:t>
      </w:r>
      <w:r w:rsidRPr="003054B9">
        <w:rPr>
          <w:rFonts w:ascii="Times New Roman" w:eastAsia="Times New Roman" w:hAnsi="Times New Roman" w:cs="Times New Roman"/>
          <w:sz w:val="28"/>
          <w:szCs w:val="28"/>
          <w:lang w:val="uk-UA"/>
        </w:rPr>
        <w:t xml:space="preserve"> та зовнішні сервіси, зокрема сторонні API (наприклад, поштові служби для верифікації або надсилання повідомлень).</w:t>
      </w:r>
    </w:p>
    <w:p w14:paraId="5A0F6B53" w14:textId="77777777" w:rsidR="00910D20" w:rsidRPr="003054B9" w:rsidRDefault="00910D20">
      <w:pPr>
        <w:spacing w:before="240" w:after="240"/>
        <w:rPr>
          <w:rFonts w:ascii="Times New Roman" w:eastAsia="Times New Roman" w:hAnsi="Times New Roman" w:cs="Times New Roman"/>
          <w:sz w:val="28"/>
          <w:szCs w:val="28"/>
          <w:lang w:val="uk-UA"/>
        </w:rPr>
      </w:pPr>
    </w:p>
    <w:p w14:paraId="1C952E9D" w14:textId="77777777" w:rsidR="00910D20" w:rsidRPr="003054B9" w:rsidRDefault="00037421" w:rsidP="00AE2B7B">
      <w:pPr>
        <w:spacing w:line="36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69BB3116" wp14:editId="4D571599">
            <wp:extent cx="5731200" cy="44577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731200" cy="4457700"/>
                    </a:xfrm>
                    <a:prstGeom prst="rect">
                      <a:avLst/>
                    </a:prstGeom>
                    <a:ln/>
                  </pic:spPr>
                </pic:pic>
              </a:graphicData>
            </a:graphic>
          </wp:inline>
        </w:drawing>
      </w:r>
    </w:p>
    <w:p w14:paraId="64BAFFBE" w14:textId="40024915" w:rsidR="00AE2B7B" w:rsidRDefault="00AE2B7B" w:rsidP="00AE2B7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Рисунок 3.</w:t>
      </w:r>
      <w:r w:rsidR="003054B9" w:rsidRPr="003054B9">
        <w:rPr>
          <w:rFonts w:ascii="Times New Roman" w:eastAsia="Times New Roman" w:hAnsi="Times New Roman" w:cs="Times New Roman"/>
          <w:sz w:val="28"/>
          <w:szCs w:val="28"/>
          <w:lang w:val="uk-UA"/>
        </w:rPr>
        <w:t>7</w:t>
      </w:r>
      <w:r w:rsidRPr="003054B9">
        <w:rPr>
          <w:rFonts w:ascii="Times New Roman" w:eastAsia="Times New Roman" w:hAnsi="Times New Roman" w:cs="Times New Roman"/>
          <w:sz w:val="28"/>
          <w:szCs w:val="28"/>
          <w:lang w:val="uk-UA"/>
        </w:rPr>
        <w:t xml:space="preserve"> - UML-діаграма розгортання</w:t>
      </w:r>
    </w:p>
    <w:p w14:paraId="32BA93C1" w14:textId="77777777" w:rsidR="003C4DB0" w:rsidRPr="003054B9" w:rsidRDefault="003C4DB0" w:rsidP="00AE2B7B">
      <w:pPr>
        <w:spacing w:line="360" w:lineRule="auto"/>
        <w:jc w:val="center"/>
        <w:rPr>
          <w:rFonts w:ascii="Times New Roman" w:eastAsia="Times New Roman" w:hAnsi="Times New Roman" w:cs="Times New Roman"/>
          <w:sz w:val="28"/>
          <w:szCs w:val="28"/>
          <w:lang w:val="uk-UA"/>
        </w:rPr>
      </w:pPr>
    </w:p>
    <w:p w14:paraId="4058481B" w14:textId="77777777" w:rsidR="00910D20" w:rsidRPr="003054B9" w:rsidRDefault="00037421" w:rsidP="00AE2B7B">
      <w:pPr>
        <w:spacing w:line="360" w:lineRule="auto"/>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Важливою складовою архітектурного рішення є нефункціональні вимоги. Система має забезпечувати стабільну роботу навіть при значній кількості одночасних запитів, тому реалізовано </w:t>
      </w:r>
      <w:proofErr w:type="spellStart"/>
      <w:r w:rsidRPr="003054B9">
        <w:rPr>
          <w:rFonts w:ascii="Times New Roman" w:eastAsia="Times New Roman" w:hAnsi="Times New Roman" w:cs="Times New Roman"/>
          <w:sz w:val="28"/>
          <w:szCs w:val="28"/>
          <w:lang w:val="uk-UA"/>
        </w:rPr>
        <w:t>кешування</w:t>
      </w:r>
      <w:proofErr w:type="spellEnd"/>
      <w:r w:rsidRPr="003054B9">
        <w:rPr>
          <w:rFonts w:ascii="Times New Roman" w:eastAsia="Times New Roman" w:hAnsi="Times New Roman" w:cs="Times New Roman"/>
          <w:sz w:val="28"/>
          <w:szCs w:val="28"/>
          <w:lang w:val="uk-UA"/>
        </w:rPr>
        <w:t xml:space="preserve">, відкладену обробку деяких запитів, а також структуровану обробку помилок. Усі критичні дії </w:t>
      </w:r>
      <w:proofErr w:type="spellStart"/>
      <w:r w:rsidRPr="003054B9">
        <w:rPr>
          <w:rFonts w:ascii="Times New Roman" w:eastAsia="Times New Roman" w:hAnsi="Times New Roman" w:cs="Times New Roman"/>
          <w:sz w:val="28"/>
          <w:szCs w:val="28"/>
          <w:lang w:val="uk-UA"/>
        </w:rPr>
        <w:t>логуються</w:t>
      </w:r>
      <w:proofErr w:type="spellEnd"/>
      <w:r w:rsidRPr="003054B9">
        <w:rPr>
          <w:rFonts w:ascii="Times New Roman" w:eastAsia="Times New Roman" w:hAnsi="Times New Roman" w:cs="Times New Roman"/>
          <w:sz w:val="28"/>
          <w:szCs w:val="28"/>
          <w:lang w:val="uk-UA"/>
        </w:rPr>
        <w:t xml:space="preserve">, що дає змогу швидко виявляти проблеми. Надійність також забезпечується через застосування </w:t>
      </w:r>
      <w:proofErr w:type="spellStart"/>
      <w:r w:rsidRPr="003054B9">
        <w:rPr>
          <w:rFonts w:ascii="Times New Roman" w:eastAsia="Times New Roman" w:hAnsi="Times New Roman" w:cs="Times New Roman"/>
          <w:sz w:val="28"/>
          <w:szCs w:val="28"/>
          <w:lang w:val="uk-UA"/>
        </w:rPr>
        <w:t>авторизаційних</w:t>
      </w:r>
      <w:proofErr w:type="spellEnd"/>
      <w:r w:rsidRPr="003054B9">
        <w:rPr>
          <w:rFonts w:ascii="Times New Roman" w:eastAsia="Times New Roman" w:hAnsi="Times New Roman" w:cs="Times New Roman"/>
          <w:sz w:val="28"/>
          <w:szCs w:val="28"/>
          <w:lang w:val="uk-UA"/>
        </w:rPr>
        <w:t xml:space="preserve"> токенів, перевірку сесій, </w:t>
      </w:r>
      <w:proofErr w:type="spellStart"/>
      <w:r w:rsidRPr="003054B9">
        <w:rPr>
          <w:rFonts w:ascii="Times New Roman" w:eastAsia="Times New Roman" w:hAnsi="Times New Roman" w:cs="Times New Roman"/>
          <w:sz w:val="28"/>
          <w:szCs w:val="28"/>
          <w:lang w:val="uk-UA"/>
        </w:rPr>
        <w:t>валідацію</w:t>
      </w:r>
      <w:proofErr w:type="spellEnd"/>
      <w:r w:rsidRPr="003054B9">
        <w:rPr>
          <w:rFonts w:ascii="Times New Roman" w:eastAsia="Times New Roman" w:hAnsi="Times New Roman" w:cs="Times New Roman"/>
          <w:sz w:val="28"/>
          <w:szCs w:val="28"/>
          <w:lang w:val="uk-UA"/>
        </w:rPr>
        <w:t xml:space="preserve"> вхідних даних як на клієнті, так і на сервері.</w:t>
      </w:r>
    </w:p>
    <w:p w14:paraId="15D2F7C5" w14:textId="25042BA7" w:rsidR="00910D20" w:rsidRPr="003054B9" w:rsidRDefault="00037421" w:rsidP="00AE2B7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Щодо ризиків, які можуть виникнути в майбутньому, варто відзначити можливі проблеми з масштабуванням у випадку збільшення навантаження, а також необхідність переходу на більш потужну базу даних або сервер при зростанні кількості користувачів. Щоб мінімізувати ці ризики, архітектура </w:t>
      </w:r>
      <w:proofErr w:type="spellStart"/>
      <w:r w:rsidRPr="003054B9">
        <w:rPr>
          <w:rFonts w:ascii="Times New Roman" w:eastAsia="Times New Roman" w:hAnsi="Times New Roman" w:cs="Times New Roman"/>
          <w:sz w:val="28"/>
          <w:szCs w:val="28"/>
          <w:lang w:val="uk-UA"/>
        </w:rPr>
        <w:t>спроєктована</w:t>
      </w:r>
      <w:proofErr w:type="spellEnd"/>
      <w:r w:rsidRPr="003054B9">
        <w:rPr>
          <w:rFonts w:ascii="Times New Roman" w:eastAsia="Times New Roman" w:hAnsi="Times New Roman" w:cs="Times New Roman"/>
          <w:sz w:val="28"/>
          <w:szCs w:val="28"/>
          <w:lang w:val="uk-UA"/>
        </w:rPr>
        <w:t xml:space="preserve"> таким чином, що заміна окремих компонентів (наприклад,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на </w:t>
      </w:r>
      <w:proofErr w:type="spellStart"/>
      <w:r w:rsidRPr="003054B9">
        <w:rPr>
          <w:rFonts w:ascii="Times New Roman" w:eastAsia="Times New Roman" w:hAnsi="Times New Roman" w:cs="Times New Roman"/>
          <w:sz w:val="28"/>
          <w:szCs w:val="28"/>
          <w:lang w:val="uk-UA"/>
        </w:rPr>
        <w:t>PostgreSQL</w:t>
      </w:r>
      <w:proofErr w:type="spellEnd"/>
      <w:r w:rsidRPr="003054B9">
        <w:rPr>
          <w:rFonts w:ascii="Times New Roman" w:eastAsia="Times New Roman" w:hAnsi="Times New Roman" w:cs="Times New Roman"/>
          <w:sz w:val="28"/>
          <w:szCs w:val="28"/>
          <w:lang w:val="uk-UA"/>
        </w:rPr>
        <w:t xml:space="preserve">) не потребуватиме суттєвого переписування коду. Безпека даних гарантується використанням HTTPS, захищеного зберігання паролів (через хешування), регулярними оновленнями </w:t>
      </w:r>
      <w:proofErr w:type="spellStart"/>
      <w:r w:rsidRPr="003054B9">
        <w:rPr>
          <w:rFonts w:ascii="Times New Roman" w:eastAsia="Times New Roman" w:hAnsi="Times New Roman" w:cs="Times New Roman"/>
          <w:sz w:val="28"/>
          <w:szCs w:val="28"/>
          <w:lang w:val="uk-UA"/>
        </w:rPr>
        <w:t>залежностей</w:t>
      </w:r>
      <w:proofErr w:type="spellEnd"/>
      <w:r w:rsidRPr="003054B9">
        <w:rPr>
          <w:rFonts w:ascii="Times New Roman" w:eastAsia="Times New Roman" w:hAnsi="Times New Roman" w:cs="Times New Roman"/>
          <w:sz w:val="28"/>
          <w:szCs w:val="28"/>
          <w:lang w:val="uk-UA"/>
        </w:rPr>
        <w:t xml:space="preserve"> та перевіркою запитів на наявність шкідливих ін’єкцій.</w:t>
      </w:r>
    </w:p>
    <w:p w14:paraId="0B908E5B" w14:textId="1EFF5096" w:rsidR="00AE2B7B" w:rsidRPr="003054B9" w:rsidRDefault="00037421" w:rsidP="00AE2B7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підсумку, розроблена архітектура забезпечує гнучкість, надійність та масштабованість системи, що дозволяє з упевненістю планувати її подальший розвиток. Сформовані діаграми компонентів і розгортання надають візуальне уявлення про структуру системи та взаємозв’язки між її частинами, а їх відповідність описаним вимогам гарантує ефективне впровадження на практиці.</w:t>
      </w:r>
    </w:p>
    <w:p w14:paraId="43C34C48" w14:textId="77777777" w:rsidR="00AE2B7B" w:rsidRPr="003054B9" w:rsidRDefault="00AE2B7B" w:rsidP="00AE2B7B">
      <w:pPr>
        <w:spacing w:line="360" w:lineRule="auto"/>
        <w:ind w:firstLine="709"/>
        <w:jc w:val="both"/>
        <w:rPr>
          <w:rFonts w:ascii="Times New Roman" w:eastAsia="Times New Roman" w:hAnsi="Times New Roman" w:cs="Times New Roman"/>
          <w:sz w:val="28"/>
          <w:szCs w:val="28"/>
          <w:lang w:val="uk-UA"/>
        </w:rPr>
      </w:pPr>
    </w:p>
    <w:p w14:paraId="646A9579" w14:textId="36522C11" w:rsidR="00910D20" w:rsidRPr="003054B9" w:rsidRDefault="00037421" w:rsidP="00AE2B7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3.3 </w:t>
      </w:r>
      <w:proofErr w:type="spellStart"/>
      <w:r w:rsidRPr="003054B9">
        <w:rPr>
          <w:rFonts w:ascii="Times New Roman" w:eastAsia="Times New Roman" w:hAnsi="Times New Roman" w:cs="Times New Roman"/>
          <w:sz w:val="28"/>
          <w:szCs w:val="28"/>
          <w:lang w:val="uk-UA"/>
        </w:rPr>
        <w:t>Проєктування</w:t>
      </w:r>
      <w:proofErr w:type="spellEnd"/>
      <w:r w:rsidRPr="003054B9">
        <w:rPr>
          <w:rFonts w:ascii="Times New Roman" w:eastAsia="Times New Roman" w:hAnsi="Times New Roman" w:cs="Times New Roman"/>
          <w:sz w:val="28"/>
          <w:szCs w:val="28"/>
          <w:lang w:val="uk-UA"/>
        </w:rPr>
        <w:t xml:space="preserve"> структури зберігання даних</w:t>
      </w:r>
    </w:p>
    <w:p w14:paraId="09714DB7" w14:textId="77777777" w:rsidR="00AE2B7B" w:rsidRPr="003054B9" w:rsidRDefault="00AE2B7B" w:rsidP="00AE2B7B">
      <w:pPr>
        <w:spacing w:line="360" w:lineRule="auto"/>
        <w:ind w:firstLine="709"/>
        <w:jc w:val="both"/>
        <w:rPr>
          <w:rFonts w:ascii="Times New Roman" w:eastAsia="Times New Roman" w:hAnsi="Times New Roman" w:cs="Times New Roman"/>
          <w:sz w:val="28"/>
          <w:szCs w:val="28"/>
          <w:lang w:val="uk-UA"/>
        </w:rPr>
      </w:pPr>
    </w:p>
    <w:p w14:paraId="67F52F00" w14:textId="1BF176C5" w:rsidR="00910D20" w:rsidRPr="003054B9" w:rsidRDefault="00037421" w:rsidP="003054B9">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процесі розробки веб</w:t>
      </w:r>
      <w:r w:rsidR="000E49A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особливу увагу було приділено організації надійного, масштабованого та </w:t>
      </w:r>
      <w:proofErr w:type="spellStart"/>
      <w:r w:rsidRPr="003054B9">
        <w:rPr>
          <w:rFonts w:ascii="Times New Roman" w:eastAsia="Times New Roman" w:hAnsi="Times New Roman" w:cs="Times New Roman"/>
          <w:sz w:val="28"/>
          <w:szCs w:val="28"/>
          <w:lang w:val="uk-UA"/>
        </w:rPr>
        <w:t>логічно</w:t>
      </w:r>
      <w:proofErr w:type="spellEnd"/>
      <w:r w:rsidRPr="003054B9">
        <w:rPr>
          <w:rFonts w:ascii="Times New Roman" w:eastAsia="Times New Roman" w:hAnsi="Times New Roman" w:cs="Times New Roman"/>
          <w:sz w:val="28"/>
          <w:szCs w:val="28"/>
          <w:lang w:val="uk-UA"/>
        </w:rPr>
        <w:t xml:space="preserve"> обґрунтованого сховища даних, яке забезпечуватиме швидкий доступ до інформації, підтримку взаємозв’язків між сутностями та цілісність даних навіть за умов високих навантажень. Для досягнення цього було обрано реляційну модель бази даних, реалізовану на основі системи керування базами даних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що добре підходить для локального і середнього рівня навантаження, особливо під час активної фази розробки.</w:t>
      </w:r>
    </w:p>
    <w:p w14:paraId="1095487B" w14:textId="1966201C" w:rsidR="00910D20" w:rsidRPr="003054B9" w:rsidRDefault="00037421" w:rsidP="003054B9">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Розробка структури зберігання даних розпочалася з детального аналізу предметної області сайту, який супроводжує ігровий </w:t>
      </w:r>
      <w:proofErr w:type="spellStart"/>
      <w:r w:rsidRPr="003054B9">
        <w:rPr>
          <w:rFonts w:ascii="Times New Roman" w:eastAsia="Times New Roman" w:hAnsi="Times New Roman" w:cs="Times New Roman"/>
          <w:sz w:val="28"/>
          <w:szCs w:val="28"/>
          <w:lang w:val="uk-UA"/>
        </w:rPr>
        <w:t>проєкт</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Основними об’єктами даних виступають користувачі, профілі, новини про гру, відгуки, голосування за контент, а також адміністративна аналітика. Всі ці об’єкти мають власні унікальні характеристики, але між ними існують чіткі логічні зв’язки, які й було покладено в основу побудови бази даних.</w:t>
      </w:r>
    </w:p>
    <w:p w14:paraId="4A0A4CDB" w14:textId="7DEAA304" w:rsidR="00910D20" w:rsidRPr="003054B9" w:rsidRDefault="00037421" w:rsidP="003054B9">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Загалом, під час </w:t>
      </w:r>
      <w:proofErr w:type="spellStart"/>
      <w:r w:rsidRPr="003054B9">
        <w:rPr>
          <w:rFonts w:ascii="Times New Roman" w:eastAsia="Times New Roman" w:hAnsi="Times New Roman" w:cs="Times New Roman"/>
          <w:sz w:val="28"/>
          <w:szCs w:val="28"/>
          <w:lang w:val="uk-UA"/>
        </w:rPr>
        <w:t>проєктування</w:t>
      </w:r>
      <w:proofErr w:type="spellEnd"/>
      <w:r w:rsidRPr="003054B9">
        <w:rPr>
          <w:rFonts w:ascii="Times New Roman" w:eastAsia="Times New Roman" w:hAnsi="Times New Roman" w:cs="Times New Roman"/>
          <w:sz w:val="28"/>
          <w:szCs w:val="28"/>
          <w:lang w:val="uk-UA"/>
        </w:rPr>
        <w:t xml:space="preserve"> було визначено низку сутностей, які описують ключові елементи взаємодії користувача з веб</w:t>
      </w:r>
      <w:r w:rsidR="000E49A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платформою. Наприклад, користувач має профіль, може залишати відгуки, оцінювати їх за допомогою </w:t>
      </w:r>
      <w:proofErr w:type="spellStart"/>
      <w:r w:rsidRPr="003054B9">
        <w:rPr>
          <w:rFonts w:ascii="Times New Roman" w:eastAsia="Times New Roman" w:hAnsi="Times New Roman" w:cs="Times New Roman"/>
          <w:sz w:val="28"/>
          <w:szCs w:val="28"/>
          <w:lang w:val="uk-UA"/>
        </w:rPr>
        <w:t>лайків</w:t>
      </w:r>
      <w:proofErr w:type="spellEnd"/>
      <w:r w:rsidRPr="003054B9">
        <w:rPr>
          <w:rFonts w:ascii="Times New Roman" w:eastAsia="Times New Roman" w:hAnsi="Times New Roman" w:cs="Times New Roman"/>
          <w:sz w:val="28"/>
          <w:szCs w:val="28"/>
          <w:lang w:val="uk-UA"/>
        </w:rPr>
        <w:t>/</w:t>
      </w:r>
      <w:proofErr w:type="spellStart"/>
      <w:r w:rsidRPr="003054B9">
        <w:rPr>
          <w:rFonts w:ascii="Times New Roman" w:eastAsia="Times New Roman" w:hAnsi="Times New Roman" w:cs="Times New Roman"/>
          <w:sz w:val="28"/>
          <w:szCs w:val="28"/>
          <w:lang w:val="uk-UA"/>
        </w:rPr>
        <w:t>дизлайків</w:t>
      </w:r>
      <w:proofErr w:type="spellEnd"/>
      <w:r w:rsidRPr="003054B9">
        <w:rPr>
          <w:rFonts w:ascii="Times New Roman" w:eastAsia="Times New Roman" w:hAnsi="Times New Roman" w:cs="Times New Roman"/>
          <w:sz w:val="28"/>
          <w:szCs w:val="28"/>
          <w:lang w:val="uk-UA"/>
        </w:rPr>
        <w:t xml:space="preserve">, а також взаємодіяти з новинами, створеними через </w:t>
      </w:r>
      <w:proofErr w:type="spellStart"/>
      <w:r w:rsidRPr="003054B9">
        <w:rPr>
          <w:rFonts w:ascii="Times New Roman" w:eastAsia="Times New Roman" w:hAnsi="Times New Roman" w:cs="Times New Roman"/>
          <w:sz w:val="28"/>
          <w:szCs w:val="28"/>
          <w:lang w:val="uk-UA"/>
        </w:rPr>
        <w:t>адмінпанель</w:t>
      </w:r>
      <w:proofErr w:type="spellEnd"/>
      <w:r w:rsidRPr="003054B9">
        <w:rPr>
          <w:rFonts w:ascii="Times New Roman" w:eastAsia="Times New Roman" w:hAnsi="Times New Roman" w:cs="Times New Roman"/>
          <w:sz w:val="28"/>
          <w:szCs w:val="28"/>
          <w:lang w:val="uk-UA"/>
        </w:rPr>
        <w:t>, користувачем який має роль адміністратора. Самі ж новини можуть бути  прив’язані до певних ігрових подій або етапів розробки.</w:t>
      </w:r>
    </w:p>
    <w:p w14:paraId="10848D65" w14:textId="77777777" w:rsidR="003054B9" w:rsidRPr="003054B9" w:rsidRDefault="00037421" w:rsidP="003C4DB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На етапі логічного моделювання для точного уявлення про структуру було розроблено ER-діаграму, яка дозволяє візуально уявити зв’язки між сутностями.</w:t>
      </w:r>
    </w:p>
    <w:p w14:paraId="54D6FDB3" w14:textId="367DBB3B" w:rsidR="00910D20" w:rsidRPr="003054B9" w:rsidRDefault="00037421" w:rsidP="003C4DB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Наприклад, сутність </w:t>
      </w:r>
      <w:proofErr w:type="spellStart"/>
      <w:r w:rsidRPr="003054B9">
        <w:rPr>
          <w:rFonts w:ascii="Times New Roman" w:eastAsia="Times New Roman" w:hAnsi="Times New Roman" w:cs="Times New Roman"/>
          <w:sz w:val="28"/>
          <w:szCs w:val="28"/>
          <w:lang w:val="uk-UA"/>
        </w:rPr>
        <w:t>User</w:t>
      </w:r>
      <w:proofErr w:type="spellEnd"/>
      <w:r w:rsidRPr="003054B9">
        <w:rPr>
          <w:rFonts w:ascii="Times New Roman" w:eastAsia="Times New Roman" w:hAnsi="Times New Roman" w:cs="Times New Roman"/>
          <w:sz w:val="28"/>
          <w:szCs w:val="28"/>
          <w:lang w:val="uk-UA"/>
        </w:rPr>
        <w:t xml:space="preserve"> має первинний ключ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що пов’язується із зовнішніми ключами у таблицях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Likes</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News</w:t>
      </w:r>
      <w:proofErr w:type="spellEnd"/>
      <w:r w:rsidRPr="003054B9">
        <w:rPr>
          <w:rFonts w:ascii="Times New Roman" w:eastAsia="Times New Roman" w:hAnsi="Times New Roman" w:cs="Times New Roman"/>
          <w:sz w:val="28"/>
          <w:szCs w:val="28"/>
          <w:lang w:val="uk-UA"/>
        </w:rPr>
        <w:t xml:space="preserve">, забезпечуючи логічну цілісність даних. Аналогічно, сутність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xml:space="preserve"> прив’язана до </w:t>
      </w:r>
      <w:proofErr w:type="spellStart"/>
      <w:r w:rsidRPr="003054B9">
        <w:rPr>
          <w:rFonts w:ascii="Times New Roman" w:eastAsia="Times New Roman" w:hAnsi="Times New Roman" w:cs="Times New Roman"/>
          <w:sz w:val="28"/>
          <w:szCs w:val="28"/>
          <w:lang w:val="uk-UA"/>
        </w:rPr>
        <w:t>User</w:t>
      </w:r>
      <w:proofErr w:type="spellEnd"/>
      <w:r w:rsidRPr="003054B9">
        <w:rPr>
          <w:rFonts w:ascii="Times New Roman" w:eastAsia="Times New Roman" w:hAnsi="Times New Roman" w:cs="Times New Roman"/>
          <w:sz w:val="28"/>
          <w:szCs w:val="28"/>
          <w:lang w:val="uk-UA"/>
        </w:rPr>
        <w:t xml:space="preserve">, а також пов’язана з таблицею </w:t>
      </w:r>
      <w:proofErr w:type="spellStart"/>
      <w:r w:rsidRPr="003054B9">
        <w:rPr>
          <w:rFonts w:ascii="Times New Roman" w:eastAsia="Times New Roman" w:hAnsi="Times New Roman" w:cs="Times New Roman"/>
          <w:sz w:val="28"/>
          <w:szCs w:val="28"/>
          <w:lang w:val="uk-UA"/>
        </w:rPr>
        <w:t>Likes</w:t>
      </w:r>
      <w:proofErr w:type="spellEnd"/>
      <w:r w:rsidRPr="003054B9">
        <w:rPr>
          <w:rFonts w:ascii="Times New Roman" w:eastAsia="Times New Roman" w:hAnsi="Times New Roman" w:cs="Times New Roman"/>
          <w:sz w:val="28"/>
          <w:szCs w:val="28"/>
          <w:lang w:val="uk-UA"/>
        </w:rPr>
        <w:t>, яка описує реакцію інших користувачів.</w:t>
      </w:r>
    </w:p>
    <w:p w14:paraId="76982197" w14:textId="6F954B57" w:rsidR="00910D20" w:rsidRPr="003054B9" w:rsidRDefault="00037421" w:rsidP="003054B9">
      <w:pPr>
        <w:spacing w:before="240" w:after="240"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20E46B0C" wp14:editId="75EB6460">
            <wp:extent cx="5731200" cy="40894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4089400"/>
                    </a:xfrm>
                    <a:prstGeom prst="rect">
                      <a:avLst/>
                    </a:prstGeom>
                    <a:ln/>
                  </pic:spPr>
                </pic:pic>
              </a:graphicData>
            </a:graphic>
          </wp:inline>
        </w:drawing>
      </w:r>
    </w:p>
    <w:p w14:paraId="4D7828D0" w14:textId="59D722EF" w:rsidR="003054B9" w:rsidRPr="003054B9" w:rsidRDefault="003054B9" w:rsidP="003054B9">
      <w:pPr>
        <w:spacing w:before="240" w:after="240"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Рисунок 3.8 – ER </w:t>
      </w:r>
      <w:proofErr w:type="spellStart"/>
      <w:r w:rsidRPr="003054B9">
        <w:rPr>
          <w:rFonts w:ascii="Times New Roman" w:eastAsia="Times New Roman" w:hAnsi="Times New Roman" w:cs="Times New Roman"/>
          <w:sz w:val="28"/>
          <w:szCs w:val="28"/>
          <w:lang w:val="uk-UA"/>
        </w:rPr>
        <w:t>diagram</w:t>
      </w:r>
      <w:proofErr w:type="spellEnd"/>
    </w:p>
    <w:p w14:paraId="454D9BCF" w14:textId="77777777" w:rsidR="00910D20" w:rsidRPr="003054B9" w:rsidRDefault="00037421">
      <w:pPr>
        <w:numPr>
          <w:ilvl w:val="0"/>
          <w:numId w:val="6"/>
        </w:numPr>
        <w:spacing w:line="360" w:lineRule="auto"/>
        <w:ind w:left="709"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Сутність «Користувач»</w:t>
      </w:r>
    </w:p>
    <w:p w14:paraId="4D5F3B13" w14:textId="77777777" w:rsidR="00910D20" w:rsidRPr="003054B9" w:rsidRDefault="00037421">
      <w:pPr>
        <w:numPr>
          <w:ilvl w:val="1"/>
          <w:numId w:val="6"/>
        </w:numPr>
        <w:spacing w:line="360" w:lineRule="auto"/>
        <w:ind w:left="1418"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Атрибути:</w:t>
      </w:r>
    </w:p>
    <w:p w14:paraId="596A30CD" w14:textId="3AC326E2" w:rsidR="00910D20" w:rsidRPr="003054B9" w:rsidRDefault="00037421">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#Користувач_id</w:t>
      </w:r>
      <w:r w:rsidR="003C4DB0">
        <w:rPr>
          <w:rFonts w:ascii="Times New Roman" w:eastAsia="Times New Roman" w:hAnsi="Times New Roman" w:cs="Times New Roman"/>
          <w:sz w:val="28"/>
          <w:szCs w:val="28"/>
          <w:lang w:val="en-GB"/>
        </w:rPr>
        <w:t>;</w:t>
      </w:r>
    </w:p>
    <w:p w14:paraId="59DF0DB3" w14:textId="6BB788C9" w:rsidR="00910D20" w:rsidRPr="003054B9" w:rsidRDefault="00037421">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Ім’я</w:t>
      </w:r>
      <w:r w:rsidR="003C4DB0">
        <w:rPr>
          <w:rFonts w:ascii="Times New Roman" w:eastAsia="Times New Roman" w:hAnsi="Times New Roman" w:cs="Times New Roman"/>
          <w:sz w:val="28"/>
          <w:szCs w:val="28"/>
          <w:lang w:val="en-GB"/>
        </w:rPr>
        <w:t>;</w:t>
      </w:r>
    </w:p>
    <w:p w14:paraId="5D1D7513" w14:textId="7B077B4E" w:rsidR="00910D20" w:rsidRPr="003054B9" w:rsidRDefault="00037421">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Пошта</w:t>
      </w:r>
      <w:r w:rsidR="003C4DB0">
        <w:rPr>
          <w:rFonts w:ascii="Times New Roman" w:eastAsia="Times New Roman" w:hAnsi="Times New Roman" w:cs="Times New Roman"/>
          <w:sz w:val="28"/>
          <w:szCs w:val="28"/>
          <w:lang w:val="en-GB"/>
        </w:rPr>
        <w:t>;</w:t>
      </w:r>
    </w:p>
    <w:p w14:paraId="4E214D11" w14:textId="69125BF1" w:rsidR="00910D20" w:rsidRPr="003054B9" w:rsidRDefault="00037421">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Роль (користувач або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w:t>
      </w:r>
      <w:r w:rsidR="003C4DB0">
        <w:rPr>
          <w:rFonts w:ascii="Times New Roman" w:eastAsia="Times New Roman" w:hAnsi="Times New Roman" w:cs="Times New Roman"/>
          <w:sz w:val="28"/>
          <w:szCs w:val="28"/>
          <w:lang w:val="en-GB"/>
        </w:rPr>
        <w:t>;</w:t>
      </w:r>
    </w:p>
    <w:p w14:paraId="6E9665FB" w14:textId="44E24974" w:rsidR="00910D20" w:rsidRPr="003054B9" w:rsidRDefault="00037421">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Дата створення</w:t>
      </w:r>
      <w:r w:rsidR="003C4DB0">
        <w:rPr>
          <w:rFonts w:ascii="Times New Roman" w:eastAsia="Times New Roman" w:hAnsi="Times New Roman" w:cs="Times New Roman"/>
          <w:sz w:val="28"/>
          <w:szCs w:val="28"/>
          <w:lang w:val="en-GB"/>
        </w:rPr>
        <w:t>.</w:t>
      </w:r>
    </w:p>
    <w:p w14:paraId="1AD3421A" w14:textId="77777777" w:rsidR="00910D20" w:rsidRPr="003054B9" w:rsidRDefault="00037421">
      <w:pPr>
        <w:numPr>
          <w:ilvl w:val="1"/>
          <w:numId w:val="6"/>
        </w:numPr>
        <w:spacing w:line="360" w:lineRule="auto"/>
        <w:ind w:left="1418"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Зв'язки:</w:t>
      </w:r>
    </w:p>
    <w:p w14:paraId="359B92EC" w14:textId="3828D13D" w:rsidR="00910D20" w:rsidRPr="003054B9" w:rsidRDefault="00037421">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Один користувач може мати лише один відгук. (один до одного</w:t>
      </w:r>
      <w:r w:rsidR="003C4DB0">
        <w:rPr>
          <w:rFonts w:ascii="Times New Roman" w:eastAsia="Times New Roman" w:hAnsi="Times New Roman" w:cs="Times New Roman"/>
          <w:sz w:val="28"/>
          <w:szCs w:val="28"/>
          <w:lang w:val="en-GB"/>
        </w:rPr>
        <w:t>;</w:t>
      </w:r>
    </w:p>
    <w:p w14:paraId="2C603968" w14:textId="10EFF2CB" w:rsidR="00910D20" w:rsidRPr="003054B9" w:rsidRDefault="00037421">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Один користувач може мати багато </w:t>
      </w:r>
      <w:proofErr w:type="spellStart"/>
      <w:r w:rsidRPr="003054B9">
        <w:rPr>
          <w:rFonts w:ascii="Times New Roman" w:eastAsia="Times New Roman" w:hAnsi="Times New Roman" w:cs="Times New Roman"/>
          <w:sz w:val="28"/>
          <w:szCs w:val="28"/>
          <w:lang w:val="uk-UA"/>
        </w:rPr>
        <w:t>лайків</w:t>
      </w:r>
      <w:proofErr w:type="spellEnd"/>
      <w:r w:rsidRPr="003054B9">
        <w:rPr>
          <w:rFonts w:ascii="Times New Roman" w:eastAsia="Times New Roman" w:hAnsi="Times New Roman" w:cs="Times New Roman"/>
          <w:sz w:val="28"/>
          <w:szCs w:val="28"/>
          <w:lang w:val="uk-UA"/>
        </w:rPr>
        <w:t xml:space="preserve"> (один до багатьох)</w:t>
      </w:r>
      <w:r w:rsidR="003C4DB0">
        <w:rPr>
          <w:rFonts w:ascii="Times New Roman" w:eastAsia="Times New Roman" w:hAnsi="Times New Roman" w:cs="Times New Roman"/>
          <w:sz w:val="28"/>
          <w:szCs w:val="28"/>
          <w:lang w:val="en-GB"/>
        </w:rPr>
        <w:t>;</w:t>
      </w:r>
    </w:p>
    <w:p w14:paraId="0287242D" w14:textId="60422338" w:rsidR="00910D20" w:rsidRPr="003054B9" w:rsidRDefault="00037421">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Один користувач(</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може створити багато новин (один до багатьох)</w:t>
      </w:r>
      <w:r w:rsidR="003C4DB0">
        <w:rPr>
          <w:rFonts w:ascii="Times New Roman" w:eastAsia="Times New Roman" w:hAnsi="Times New Roman" w:cs="Times New Roman"/>
          <w:sz w:val="28"/>
          <w:szCs w:val="28"/>
          <w:lang w:val="en-GB"/>
        </w:rPr>
        <w:t>.</w:t>
      </w:r>
    </w:p>
    <w:p w14:paraId="15837A36" w14:textId="77777777" w:rsidR="00910D20" w:rsidRPr="003054B9" w:rsidRDefault="00037421" w:rsidP="003054B9">
      <w:pPr>
        <w:numPr>
          <w:ilvl w:val="0"/>
          <w:numId w:val="6"/>
        </w:numPr>
        <w:spacing w:line="360" w:lineRule="auto"/>
        <w:ind w:left="709"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Сутність «Новина»</w:t>
      </w:r>
    </w:p>
    <w:p w14:paraId="6FF4355F" w14:textId="77777777" w:rsidR="00910D20" w:rsidRPr="003054B9" w:rsidRDefault="00037421" w:rsidP="003054B9">
      <w:pPr>
        <w:numPr>
          <w:ilvl w:val="1"/>
          <w:numId w:val="6"/>
        </w:numPr>
        <w:spacing w:line="360" w:lineRule="auto"/>
        <w:ind w:left="1418" w:firstLine="28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Атрибути:</w:t>
      </w:r>
    </w:p>
    <w:p w14:paraId="06B0607F" w14:textId="644E1480"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#Новина_id</w:t>
      </w:r>
      <w:r w:rsidR="003C4DB0">
        <w:rPr>
          <w:rFonts w:ascii="Times New Roman" w:eastAsia="Times New Roman" w:hAnsi="Times New Roman" w:cs="Times New Roman"/>
          <w:sz w:val="28"/>
          <w:szCs w:val="28"/>
          <w:lang w:val="en-GB"/>
        </w:rPr>
        <w:t>;</w:t>
      </w:r>
    </w:p>
    <w:p w14:paraId="377299AA" w14:textId="227567B1"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Заголовок</w:t>
      </w:r>
      <w:r w:rsidR="003C4DB0">
        <w:rPr>
          <w:rFonts w:ascii="Times New Roman" w:eastAsia="Times New Roman" w:hAnsi="Times New Roman" w:cs="Times New Roman"/>
          <w:sz w:val="28"/>
          <w:szCs w:val="28"/>
          <w:lang w:val="en-GB"/>
        </w:rPr>
        <w:t>;</w:t>
      </w:r>
    </w:p>
    <w:p w14:paraId="427DEB12" w14:textId="0D17A814"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Контент</w:t>
      </w:r>
      <w:r w:rsidR="003C4DB0">
        <w:rPr>
          <w:rFonts w:ascii="Times New Roman" w:eastAsia="Times New Roman" w:hAnsi="Times New Roman" w:cs="Times New Roman"/>
          <w:sz w:val="28"/>
          <w:szCs w:val="28"/>
          <w:lang w:val="en-GB"/>
        </w:rPr>
        <w:t>;</w:t>
      </w:r>
    </w:p>
    <w:p w14:paraId="73AFE2FC" w14:textId="5F97B246"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Дата створення</w:t>
      </w:r>
      <w:r w:rsidR="003C4DB0">
        <w:rPr>
          <w:rFonts w:ascii="Times New Roman" w:eastAsia="Times New Roman" w:hAnsi="Times New Roman" w:cs="Times New Roman"/>
          <w:sz w:val="28"/>
          <w:szCs w:val="28"/>
          <w:lang w:val="en-GB"/>
        </w:rPr>
        <w:t>.</w:t>
      </w:r>
    </w:p>
    <w:p w14:paraId="3DA3C865" w14:textId="77777777" w:rsidR="00910D20" w:rsidRPr="003054B9" w:rsidRDefault="00037421" w:rsidP="003054B9">
      <w:pPr>
        <w:numPr>
          <w:ilvl w:val="1"/>
          <w:numId w:val="6"/>
        </w:numPr>
        <w:spacing w:line="360" w:lineRule="auto"/>
        <w:ind w:left="1418"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Зв'язки:</w:t>
      </w:r>
    </w:p>
    <w:p w14:paraId="4F4BA56E" w14:textId="599F0B4F" w:rsidR="00910D20" w:rsidRPr="003054B9" w:rsidRDefault="00037421" w:rsidP="003054B9">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Одна новина може мати тільки одного автора (багато до одного)</w:t>
      </w:r>
      <w:r w:rsidR="003C4DB0">
        <w:rPr>
          <w:rFonts w:ascii="Times New Roman" w:eastAsia="Times New Roman" w:hAnsi="Times New Roman" w:cs="Times New Roman"/>
          <w:sz w:val="28"/>
          <w:szCs w:val="28"/>
          <w:lang w:val="en-GB"/>
        </w:rPr>
        <w:t>.</w:t>
      </w:r>
    </w:p>
    <w:p w14:paraId="24164587" w14:textId="77777777" w:rsidR="00910D20" w:rsidRPr="003054B9" w:rsidRDefault="00037421" w:rsidP="003054B9">
      <w:pPr>
        <w:numPr>
          <w:ilvl w:val="0"/>
          <w:numId w:val="6"/>
        </w:numPr>
        <w:spacing w:line="360" w:lineRule="auto"/>
        <w:ind w:left="709"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Сутність «Відгук»</w:t>
      </w:r>
    </w:p>
    <w:p w14:paraId="05761A59" w14:textId="77777777" w:rsidR="00910D20" w:rsidRPr="003054B9" w:rsidRDefault="00037421" w:rsidP="003054B9">
      <w:pPr>
        <w:numPr>
          <w:ilvl w:val="1"/>
          <w:numId w:val="6"/>
        </w:numPr>
        <w:spacing w:line="360" w:lineRule="auto"/>
        <w:ind w:left="1418"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Атрибути:</w:t>
      </w:r>
    </w:p>
    <w:p w14:paraId="1EDD74B1" w14:textId="4581B469"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#Відгук_id</w:t>
      </w:r>
      <w:r w:rsidR="003C4DB0">
        <w:rPr>
          <w:rFonts w:ascii="Times New Roman" w:eastAsia="Times New Roman" w:hAnsi="Times New Roman" w:cs="Times New Roman"/>
          <w:sz w:val="28"/>
          <w:szCs w:val="28"/>
          <w:lang w:val="en-GB"/>
        </w:rPr>
        <w:t>;</w:t>
      </w:r>
    </w:p>
    <w:p w14:paraId="30D27229" w14:textId="1BF2EA67"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Текст</w:t>
      </w:r>
      <w:r w:rsidR="003C4DB0">
        <w:rPr>
          <w:rFonts w:ascii="Times New Roman" w:eastAsia="Times New Roman" w:hAnsi="Times New Roman" w:cs="Times New Roman"/>
          <w:sz w:val="28"/>
          <w:szCs w:val="28"/>
          <w:lang w:val="en-GB"/>
        </w:rPr>
        <w:t>;</w:t>
      </w:r>
    </w:p>
    <w:p w14:paraId="147249CB" w14:textId="5117251E"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Оцінка</w:t>
      </w:r>
      <w:r w:rsidR="003C4DB0">
        <w:rPr>
          <w:rFonts w:ascii="Times New Roman" w:eastAsia="Times New Roman" w:hAnsi="Times New Roman" w:cs="Times New Roman"/>
          <w:sz w:val="28"/>
          <w:szCs w:val="28"/>
          <w:lang w:val="en-GB"/>
        </w:rPr>
        <w:t>;</w:t>
      </w:r>
    </w:p>
    <w:p w14:paraId="7F859B60" w14:textId="7FF7D679"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Дата створення</w:t>
      </w:r>
      <w:r w:rsidR="003C4DB0">
        <w:rPr>
          <w:rFonts w:ascii="Times New Roman" w:eastAsia="Times New Roman" w:hAnsi="Times New Roman" w:cs="Times New Roman"/>
          <w:sz w:val="28"/>
          <w:szCs w:val="28"/>
          <w:lang w:val="en-GB"/>
        </w:rPr>
        <w:t>.</w:t>
      </w:r>
    </w:p>
    <w:p w14:paraId="43A6BFA4" w14:textId="77777777" w:rsidR="00910D20" w:rsidRPr="003054B9" w:rsidRDefault="00037421" w:rsidP="003054B9">
      <w:pPr>
        <w:numPr>
          <w:ilvl w:val="1"/>
          <w:numId w:val="6"/>
        </w:numPr>
        <w:spacing w:line="360" w:lineRule="auto"/>
        <w:ind w:left="1418"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Зв'язки:</w:t>
      </w:r>
    </w:p>
    <w:p w14:paraId="6F12C387" w14:textId="61EBD358" w:rsidR="00910D20" w:rsidRPr="003054B9" w:rsidRDefault="00037421" w:rsidP="003054B9">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Один відгук може бути створений лише одним користувачем (один до одного)</w:t>
      </w:r>
      <w:r w:rsidR="003C4DB0">
        <w:rPr>
          <w:rFonts w:ascii="Times New Roman" w:eastAsia="Times New Roman" w:hAnsi="Times New Roman" w:cs="Times New Roman"/>
          <w:sz w:val="28"/>
          <w:szCs w:val="28"/>
          <w:lang w:val="en-GB"/>
        </w:rPr>
        <w:t>;</w:t>
      </w:r>
    </w:p>
    <w:p w14:paraId="3DE400CA" w14:textId="2F17CCAF" w:rsidR="00910D20" w:rsidRPr="003054B9" w:rsidRDefault="00037421" w:rsidP="003054B9">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Один відгук може мати лише один </w:t>
      </w: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 xml:space="preserve"> від користувача</w:t>
      </w:r>
      <w:r w:rsidR="003C4DB0">
        <w:rPr>
          <w:rFonts w:ascii="Times New Roman" w:eastAsia="Times New Roman" w:hAnsi="Times New Roman" w:cs="Times New Roman"/>
          <w:sz w:val="28"/>
          <w:szCs w:val="28"/>
          <w:lang w:val="en-GB"/>
        </w:rPr>
        <w:t>.</w:t>
      </w:r>
    </w:p>
    <w:p w14:paraId="6EFF0AD7" w14:textId="77777777" w:rsidR="00910D20" w:rsidRPr="003054B9" w:rsidRDefault="00037421" w:rsidP="003054B9">
      <w:pPr>
        <w:numPr>
          <w:ilvl w:val="0"/>
          <w:numId w:val="6"/>
        </w:numPr>
        <w:spacing w:line="360" w:lineRule="auto"/>
        <w:ind w:left="709"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Сутність «</w:t>
      </w: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w:t>
      </w:r>
    </w:p>
    <w:p w14:paraId="494FC28E" w14:textId="77777777" w:rsidR="00910D20" w:rsidRPr="003054B9" w:rsidRDefault="00037421" w:rsidP="003054B9">
      <w:pPr>
        <w:numPr>
          <w:ilvl w:val="1"/>
          <w:numId w:val="6"/>
        </w:numPr>
        <w:spacing w:line="360" w:lineRule="auto"/>
        <w:ind w:left="1418" w:firstLine="28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Атрибути:</w:t>
      </w:r>
    </w:p>
    <w:p w14:paraId="13E7A385" w14:textId="3F1416C3"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#Лайк_id</w:t>
      </w:r>
      <w:r w:rsidR="003C4DB0">
        <w:rPr>
          <w:rFonts w:ascii="Times New Roman" w:eastAsia="Times New Roman" w:hAnsi="Times New Roman" w:cs="Times New Roman"/>
          <w:sz w:val="28"/>
          <w:szCs w:val="28"/>
          <w:lang w:val="en-GB"/>
        </w:rPr>
        <w:t>;</w:t>
      </w:r>
    </w:p>
    <w:p w14:paraId="3878E84E" w14:textId="00BA11BB" w:rsidR="00910D20" w:rsidRPr="003054B9" w:rsidRDefault="00037421" w:rsidP="003054B9">
      <w:pPr>
        <w:numPr>
          <w:ilvl w:val="2"/>
          <w:numId w:val="1"/>
        </w:numPr>
        <w:spacing w:line="360" w:lineRule="auto"/>
        <w:ind w:left="1985" w:firstLine="284"/>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 xml:space="preserve"> чи </w:t>
      </w:r>
      <w:proofErr w:type="spellStart"/>
      <w:r w:rsidRPr="003054B9">
        <w:rPr>
          <w:rFonts w:ascii="Times New Roman" w:eastAsia="Times New Roman" w:hAnsi="Times New Roman" w:cs="Times New Roman"/>
          <w:sz w:val="28"/>
          <w:szCs w:val="28"/>
          <w:lang w:val="uk-UA"/>
        </w:rPr>
        <w:t>дізлайк</w:t>
      </w:r>
      <w:proofErr w:type="spellEnd"/>
      <w:r w:rsidR="003C4DB0">
        <w:rPr>
          <w:rFonts w:ascii="Times New Roman" w:eastAsia="Times New Roman" w:hAnsi="Times New Roman" w:cs="Times New Roman"/>
          <w:sz w:val="28"/>
          <w:szCs w:val="28"/>
          <w:lang w:val="en-GB"/>
        </w:rPr>
        <w:t>.</w:t>
      </w:r>
    </w:p>
    <w:p w14:paraId="1174BAA7" w14:textId="77777777" w:rsidR="00910D20" w:rsidRPr="003054B9" w:rsidRDefault="00037421" w:rsidP="003054B9">
      <w:pPr>
        <w:numPr>
          <w:ilvl w:val="1"/>
          <w:numId w:val="6"/>
        </w:numPr>
        <w:spacing w:line="360" w:lineRule="auto"/>
        <w:ind w:left="1418" w:firstLine="283"/>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Зв'язки:</w:t>
      </w:r>
    </w:p>
    <w:p w14:paraId="462942A1" w14:textId="7D46F312" w:rsidR="00910D20" w:rsidRPr="003054B9" w:rsidRDefault="00037421" w:rsidP="003054B9">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Користувач може поставити лише 1 </w:t>
      </w: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 xml:space="preserve"> на будь-який відгук. (багато до одного)</w:t>
      </w:r>
      <w:r w:rsidR="003C4DB0">
        <w:rPr>
          <w:rFonts w:ascii="Times New Roman" w:eastAsia="Times New Roman" w:hAnsi="Times New Roman" w:cs="Times New Roman"/>
          <w:sz w:val="28"/>
          <w:szCs w:val="28"/>
          <w:lang w:val="en-GB"/>
        </w:rPr>
        <w:t>;</w:t>
      </w:r>
    </w:p>
    <w:p w14:paraId="3D251ED0" w14:textId="25E7E5F7" w:rsidR="00910D20" w:rsidRPr="003054B9" w:rsidRDefault="00037421" w:rsidP="003054B9">
      <w:pPr>
        <w:numPr>
          <w:ilvl w:val="2"/>
          <w:numId w:val="6"/>
        </w:numPr>
        <w:spacing w:line="360" w:lineRule="auto"/>
        <w:ind w:left="1985" w:firstLine="284"/>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Тільки один </w:t>
      </w: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 xml:space="preserve"> від користувача може бути на одному конкретному відгуку</w:t>
      </w:r>
      <w:r w:rsidR="003C4DB0">
        <w:rPr>
          <w:rFonts w:ascii="Times New Roman" w:eastAsia="Times New Roman" w:hAnsi="Times New Roman" w:cs="Times New Roman"/>
          <w:sz w:val="28"/>
          <w:szCs w:val="28"/>
          <w:lang w:val="en-GB"/>
        </w:rPr>
        <w:t>.</w:t>
      </w:r>
    </w:p>
    <w:p w14:paraId="4B03840B"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Після погодження логічної моделі було здійснено побудову фізичної схеми реляційної бази даних, яка вже враховує конкретні атрибути, типи даних, обмеження, первинні та зовнішні ключі. Таблиці структурувалися таким чином, щоб зберегти цілісність при високій нормалізації та забезпечити оптимальність запитів.</w:t>
      </w:r>
    </w:p>
    <w:p w14:paraId="240B3D3F" w14:textId="77777777" w:rsid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Наприклад, таблиця </w:t>
      </w:r>
      <w:proofErr w:type="spellStart"/>
      <w:r w:rsidRPr="003054B9">
        <w:rPr>
          <w:rFonts w:ascii="Times New Roman" w:eastAsia="Times New Roman" w:hAnsi="Times New Roman" w:cs="Times New Roman"/>
          <w:sz w:val="28"/>
          <w:szCs w:val="28"/>
          <w:lang w:val="uk-UA"/>
        </w:rPr>
        <w:t>Users</w:t>
      </w:r>
      <w:proofErr w:type="spellEnd"/>
      <w:r w:rsidRPr="003054B9">
        <w:rPr>
          <w:rFonts w:ascii="Times New Roman" w:eastAsia="Times New Roman" w:hAnsi="Times New Roman" w:cs="Times New Roman"/>
          <w:sz w:val="28"/>
          <w:szCs w:val="28"/>
          <w:lang w:val="uk-UA"/>
        </w:rPr>
        <w:t xml:space="preserve"> містить поля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password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username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is_verified</w:t>
      </w:r>
      <w:proofErr w:type="spellEnd"/>
      <w:r w:rsidRPr="003054B9">
        <w:rPr>
          <w:rFonts w:ascii="Times New Roman" w:eastAsia="Times New Roman" w:hAnsi="Times New Roman" w:cs="Times New Roman"/>
          <w:sz w:val="28"/>
          <w:szCs w:val="28"/>
          <w:lang w:val="uk-UA"/>
        </w:rPr>
        <w:t xml:space="preserve">, що дозволяють реалізувати як звичайну автентифікацію, так і рольову модель керування правами. </w:t>
      </w:r>
    </w:p>
    <w:p w14:paraId="60ED6E24" w14:textId="793FEA44"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Таблиця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xml:space="preserve"> має поля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rating</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text</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created_at</w:t>
      </w:r>
      <w:proofErr w:type="spellEnd"/>
      <w:r w:rsidRPr="003054B9">
        <w:rPr>
          <w:rFonts w:ascii="Times New Roman" w:eastAsia="Times New Roman" w:hAnsi="Times New Roman" w:cs="Times New Roman"/>
          <w:sz w:val="28"/>
          <w:szCs w:val="28"/>
          <w:lang w:val="uk-UA"/>
        </w:rPr>
        <w:t>, що дозволяють зберігати текстові рецензії з часовими мітками та пов’язувати їх з конкретними користувачами.</w:t>
      </w:r>
    </w:p>
    <w:p w14:paraId="0FA7343F"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таблиці </w:t>
      </w:r>
      <w:proofErr w:type="spellStart"/>
      <w:r w:rsidRPr="003054B9">
        <w:rPr>
          <w:rFonts w:ascii="Times New Roman" w:eastAsia="Times New Roman" w:hAnsi="Times New Roman" w:cs="Times New Roman"/>
          <w:sz w:val="28"/>
          <w:szCs w:val="28"/>
          <w:lang w:val="uk-UA"/>
        </w:rPr>
        <w:t>Likes</w:t>
      </w:r>
      <w:proofErr w:type="spellEnd"/>
      <w:r w:rsidRPr="003054B9">
        <w:rPr>
          <w:rFonts w:ascii="Times New Roman" w:eastAsia="Times New Roman" w:hAnsi="Times New Roman" w:cs="Times New Roman"/>
          <w:sz w:val="28"/>
          <w:szCs w:val="28"/>
          <w:lang w:val="uk-UA"/>
        </w:rPr>
        <w:t xml:space="preserve"> врахована складна логіка — користувач може поставити лише одну реакцію до кожного відгуку. Для цього було впроваджено композитний унікальний індекс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feedback_id</w:t>
      </w:r>
      <w:proofErr w:type="spellEnd"/>
      <w:r w:rsidRPr="003054B9">
        <w:rPr>
          <w:rFonts w:ascii="Times New Roman" w:eastAsia="Times New Roman" w:hAnsi="Times New Roman" w:cs="Times New Roman"/>
          <w:sz w:val="28"/>
          <w:szCs w:val="28"/>
          <w:lang w:val="uk-UA"/>
        </w:rPr>
        <w:t>), який не дозволяє дублювання записів, тим самим забезпечуючи логічну цілісність реакцій.</w:t>
      </w:r>
    </w:p>
    <w:p w14:paraId="1C8C0E36" w14:textId="4096EC35"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Кардинальність</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зв’язків</w:t>
      </w:r>
      <w:proofErr w:type="spellEnd"/>
      <w:r w:rsidRPr="003054B9">
        <w:rPr>
          <w:rFonts w:ascii="Times New Roman" w:eastAsia="Times New Roman" w:hAnsi="Times New Roman" w:cs="Times New Roman"/>
          <w:sz w:val="28"/>
          <w:szCs w:val="28"/>
          <w:lang w:val="uk-UA"/>
        </w:rPr>
        <w:t xml:space="preserve"> між таблицями вказується прямо на схемі</w:t>
      </w:r>
      <w:r w:rsidR="00DE6327">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t xml:space="preserve"> наприклад, один користувач може мати 1 відгук (1:1), але кожен відгук належить лише одному користувачу. Зв’язок між відгуками та реакціями є зв’язком типу один до багатьох, з обмеженням на унікальність пар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feedback_id</w:t>
      </w:r>
      <w:proofErr w:type="spellEnd"/>
      <w:r w:rsidRPr="003054B9">
        <w:rPr>
          <w:rFonts w:ascii="Times New Roman" w:eastAsia="Times New Roman" w:hAnsi="Times New Roman" w:cs="Times New Roman"/>
          <w:sz w:val="28"/>
          <w:szCs w:val="28"/>
          <w:lang w:val="uk-UA"/>
        </w:rPr>
        <w:t>.</w:t>
      </w:r>
    </w:p>
    <w:p w14:paraId="4409DF5F" w14:textId="54CC2001" w:rsidR="00910D20" w:rsidRDefault="00037421" w:rsidP="00D460A0">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6276BFD8" wp14:editId="00AA9CCF">
            <wp:extent cx="5731200" cy="3759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35F49F3B" w14:textId="78F079E7" w:rsidR="003054B9" w:rsidRDefault="003054B9" w:rsidP="00D460A0">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Рисунок 3.8 –</w:t>
      </w:r>
      <w:r w:rsidR="00D460A0">
        <w:rPr>
          <w:rFonts w:ascii="Times New Roman" w:eastAsia="Times New Roman" w:hAnsi="Times New Roman" w:cs="Times New Roman"/>
          <w:sz w:val="28"/>
          <w:szCs w:val="28"/>
          <w:lang w:val="uk-UA"/>
        </w:rPr>
        <w:t xml:space="preserve"> Схема </w:t>
      </w:r>
      <w:proofErr w:type="spellStart"/>
      <w:r w:rsidR="00D460A0">
        <w:rPr>
          <w:rFonts w:ascii="Times New Roman" w:eastAsia="Times New Roman" w:hAnsi="Times New Roman" w:cs="Times New Roman"/>
          <w:sz w:val="28"/>
          <w:szCs w:val="28"/>
          <w:lang w:val="uk-UA"/>
        </w:rPr>
        <w:t>Бд</w:t>
      </w:r>
      <w:proofErr w:type="spellEnd"/>
    </w:p>
    <w:p w14:paraId="3C818C27" w14:textId="77777777" w:rsidR="00DE6327" w:rsidRPr="003054B9" w:rsidRDefault="00DE6327" w:rsidP="00D460A0">
      <w:pPr>
        <w:spacing w:line="360" w:lineRule="auto"/>
        <w:jc w:val="center"/>
        <w:rPr>
          <w:rFonts w:ascii="Times New Roman" w:eastAsia="Times New Roman" w:hAnsi="Times New Roman" w:cs="Times New Roman"/>
          <w:sz w:val="28"/>
          <w:szCs w:val="28"/>
          <w:lang w:val="uk-UA"/>
        </w:rPr>
      </w:pPr>
    </w:p>
    <w:p w14:paraId="7A245FC7" w14:textId="77777777" w:rsidR="00D460A0" w:rsidRPr="00D460A0" w:rsidRDefault="00037421" w:rsidP="003039FB">
      <w:pPr>
        <w:spacing w:line="360" w:lineRule="auto"/>
        <w:ind w:firstLine="709"/>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1. Таблиця </w:t>
      </w:r>
      <w:proofErr w:type="spellStart"/>
      <w:r w:rsidRPr="00D460A0">
        <w:rPr>
          <w:rFonts w:ascii="Times New Roman" w:eastAsia="Times New Roman" w:hAnsi="Times New Roman" w:cs="Times New Roman"/>
          <w:sz w:val="28"/>
          <w:szCs w:val="28"/>
          <w:lang w:val="uk-UA"/>
        </w:rPr>
        <w:t>User</w:t>
      </w:r>
      <w:proofErr w:type="spellEnd"/>
    </w:p>
    <w:p w14:paraId="3D262C68" w14:textId="303B41E0" w:rsidR="00910D20" w:rsidRPr="00D460A0" w:rsidRDefault="00037421" w:rsidP="003039FB">
      <w:pPr>
        <w:pStyle w:val="a8"/>
        <w:numPr>
          <w:ilvl w:val="0"/>
          <w:numId w:val="8"/>
        </w:numPr>
        <w:spacing w:line="360" w:lineRule="auto"/>
        <w:ind w:left="993" w:hanging="284"/>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Кожен користувач має унікальний </w:t>
      </w:r>
      <w:proofErr w:type="spellStart"/>
      <w:r w:rsidRPr="00D460A0">
        <w:rPr>
          <w:rFonts w:ascii="Times New Roman" w:eastAsia="Times New Roman" w:hAnsi="Times New Roman" w:cs="Times New Roman"/>
          <w:sz w:val="28"/>
          <w:szCs w:val="28"/>
          <w:lang w:val="uk-UA"/>
        </w:rPr>
        <w:t>id</w:t>
      </w:r>
      <w:proofErr w:type="spellEnd"/>
      <w:r w:rsidRPr="00D460A0">
        <w:rPr>
          <w:rFonts w:ascii="Times New Roman" w:eastAsia="Times New Roman" w:hAnsi="Times New Roman" w:cs="Times New Roman"/>
          <w:sz w:val="28"/>
          <w:szCs w:val="28"/>
          <w:lang w:val="uk-UA"/>
        </w:rPr>
        <w:t>, який слугує первинним ключем</w:t>
      </w:r>
      <w:r w:rsidR="003C4DB0">
        <w:rPr>
          <w:rFonts w:ascii="Times New Roman" w:eastAsia="Times New Roman" w:hAnsi="Times New Roman" w:cs="Times New Roman"/>
          <w:sz w:val="28"/>
          <w:szCs w:val="28"/>
          <w:lang w:val="en-GB"/>
        </w:rPr>
        <w:t>;</w:t>
      </w:r>
    </w:p>
    <w:p w14:paraId="7C8261CD" w14:textId="77777777" w:rsidR="00910D20" w:rsidRPr="00D460A0" w:rsidRDefault="00037421" w:rsidP="003039FB">
      <w:pPr>
        <w:pStyle w:val="a8"/>
        <w:numPr>
          <w:ilvl w:val="0"/>
          <w:numId w:val="8"/>
        </w:numPr>
        <w:spacing w:line="360" w:lineRule="auto"/>
        <w:ind w:left="993" w:hanging="284"/>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Кожен атрибут залежить лише від цього ключа, тому транзитивних </w:t>
      </w:r>
      <w:proofErr w:type="spellStart"/>
      <w:r w:rsidRPr="00D460A0">
        <w:rPr>
          <w:rFonts w:ascii="Times New Roman" w:eastAsia="Times New Roman" w:hAnsi="Times New Roman" w:cs="Times New Roman"/>
          <w:sz w:val="28"/>
          <w:szCs w:val="28"/>
          <w:lang w:val="uk-UA"/>
        </w:rPr>
        <w:t>залежностей</w:t>
      </w:r>
      <w:proofErr w:type="spellEnd"/>
      <w:r w:rsidRPr="00D460A0">
        <w:rPr>
          <w:rFonts w:ascii="Times New Roman" w:eastAsia="Times New Roman" w:hAnsi="Times New Roman" w:cs="Times New Roman"/>
          <w:sz w:val="28"/>
          <w:szCs w:val="28"/>
          <w:lang w:val="uk-UA"/>
        </w:rPr>
        <w:t xml:space="preserve"> немає.</w:t>
      </w:r>
    </w:p>
    <w:p w14:paraId="30EEF560" w14:textId="77777777" w:rsidR="00910D20" w:rsidRPr="00D460A0" w:rsidRDefault="00037421" w:rsidP="003039FB">
      <w:pPr>
        <w:spacing w:line="360" w:lineRule="auto"/>
        <w:ind w:firstLine="709"/>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Функціональні залежності:</w:t>
      </w:r>
    </w:p>
    <w:p w14:paraId="5A48401C" w14:textId="77777777" w:rsidR="00910D20" w:rsidRPr="00D460A0" w:rsidRDefault="00037421" w:rsidP="003039FB">
      <w:pPr>
        <w:spacing w:line="360" w:lineRule="auto"/>
        <w:ind w:firstLine="709"/>
        <w:rPr>
          <w:rFonts w:ascii="Times New Roman" w:eastAsia="Times New Roman" w:hAnsi="Times New Roman" w:cs="Times New Roman"/>
          <w:sz w:val="28"/>
          <w:szCs w:val="28"/>
          <w:lang w:val="uk-UA"/>
        </w:rPr>
      </w:pPr>
      <w:proofErr w:type="spellStart"/>
      <w:r w:rsidRPr="00D460A0">
        <w:rPr>
          <w:rFonts w:ascii="Times New Roman" w:eastAsia="Cardo" w:hAnsi="Times New Roman" w:cs="Times New Roman"/>
          <w:sz w:val="28"/>
          <w:szCs w:val="28"/>
          <w:lang w:val="uk-UA"/>
        </w:rPr>
        <w:t>name</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email</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password</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is_admin</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is_verified</w:t>
      </w:r>
      <w:proofErr w:type="spellEnd"/>
      <w:r w:rsidRPr="00D460A0">
        <w:rPr>
          <w:rFonts w:ascii="Times New Roman" w:eastAsia="Cardo" w:hAnsi="Times New Roman" w:cs="Times New Roman"/>
          <w:sz w:val="28"/>
          <w:szCs w:val="28"/>
          <w:lang w:val="uk-UA"/>
        </w:rPr>
        <w:t xml:space="preserve"> ← #id</w:t>
      </w:r>
    </w:p>
    <w:p w14:paraId="20D06304" w14:textId="77777777" w:rsidR="00910D20" w:rsidRPr="00D460A0" w:rsidRDefault="00037421" w:rsidP="003039FB">
      <w:pPr>
        <w:spacing w:line="360" w:lineRule="auto"/>
        <w:ind w:firstLine="709"/>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2. Таблиця </w:t>
      </w:r>
      <w:proofErr w:type="spellStart"/>
      <w:r w:rsidRPr="00D460A0">
        <w:rPr>
          <w:rFonts w:ascii="Times New Roman" w:eastAsia="Times New Roman" w:hAnsi="Times New Roman" w:cs="Times New Roman"/>
          <w:sz w:val="28"/>
          <w:szCs w:val="28"/>
          <w:lang w:val="uk-UA"/>
        </w:rPr>
        <w:t>Feedback</w:t>
      </w:r>
      <w:proofErr w:type="spellEnd"/>
    </w:p>
    <w:p w14:paraId="7573590E" w14:textId="77777777" w:rsidR="00910D20" w:rsidRPr="00D460A0" w:rsidRDefault="00037421" w:rsidP="003039FB">
      <w:pPr>
        <w:pStyle w:val="a8"/>
        <w:numPr>
          <w:ilvl w:val="0"/>
          <w:numId w:val="9"/>
        </w:numPr>
        <w:spacing w:line="360" w:lineRule="auto"/>
        <w:ind w:left="993" w:hanging="284"/>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Кожен відгук має унікальний </w:t>
      </w:r>
      <w:proofErr w:type="spellStart"/>
      <w:r w:rsidRPr="00D460A0">
        <w:rPr>
          <w:rFonts w:ascii="Times New Roman" w:eastAsia="Times New Roman" w:hAnsi="Times New Roman" w:cs="Times New Roman"/>
          <w:sz w:val="28"/>
          <w:szCs w:val="28"/>
          <w:lang w:val="uk-UA"/>
        </w:rPr>
        <w:t>id</w:t>
      </w:r>
      <w:proofErr w:type="spellEnd"/>
      <w:r w:rsidRPr="00D460A0">
        <w:rPr>
          <w:rFonts w:ascii="Times New Roman" w:eastAsia="Times New Roman" w:hAnsi="Times New Roman" w:cs="Times New Roman"/>
          <w:sz w:val="28"/>
          <w:szCs w:val="28"/>
          <w:lang w:val="uk-UA"/>
        </w:rPr>
        <w:t>, що є первинним ключем. Один користувач може залишити один відгук.</w:t>
      </w:r>
    </w:p>
    <w:p w14:paraId="652C6EA9"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Функціональні залежності:</w:t>
      </w:r>
    </w:p>
    <w:p w14:paraId="75B9D86D" w14:textId="5FE7927B" w:rsidR="00910D20" w:rsidRPr="00D460A0" w:rsidRDefault="00037421" w:rsidP="003039FB">
      <w:pPr>
        <w:spacing w:line="360" w:lineRule="auto"/>
        <w:ind w:firstLine="720"/>
        <w:rPr>
          <w:rFonts w:ascii="Times New Roman" w:eastAsia="Times New Roman" w:hAnsi="Times New Roman" w:cs="Times New Roman"/>
          <w:sz w:val="28"/>
          <w:szCs w:val="28"/>
          <w:lang w:val="uk-UA"/>
        </w:rPr>
      </w:pPr>
      <w:proofErr w:type="spellStart"/>
      <w:r w:rsidRPr="00D460A0">
        <w:rPr>
          <w:rFonts w:ascii="Times New Roman" w:eastAsia="Cardo" w:hAnsi="Times New Roman" w:cs="Times New Roman"/>
          <w:sz w:val="28"/>
          <w:szCs w:val="28"/>
          <w:lang w:val="uk-UA"/>
        </w:rPr>
        <w:t>user_id</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rating</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content</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created_at</w:t>
      </w:r>
      <w:proofErr w:type="spellEnd"/>
      <w:r w:rsidRPr="00D460A0">
        <w:rPr>
          <w:rFonts w:ascii="Times New Roman" w:eastAsia="Cardo" w:hAnsi="Times New Roman" w:cs="Times New Roman"/>
          <w:sz w:val="28"/>
          <w:szCs w:val="28"/>
          <w:lang w:val="uk-UA"/>
        </w:rPr>
        <w:t xml:space="preserve"> ← #id</w:t>
      </w:r>
    </w:p>
    <w:p w14:paraId="75B0C435"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3. Таблиця </w:t>
      </w:r>
      <w:proofErr w:type="spellStart"/>
      <w:r w:rsidRPr="00D460A0">
        <w:rPr>
          <w:rFonts w:ascii="Times New Roman" w:eastAsia="Times New Roman" w:hAnsi="Times New Roman" w:cs="Times New Roman"/>
          <w:sz w:val="28"/>
          <w:szCs w:val="28"/>
          <w:lang w:val="uk-UA"/>
        </w:rPr>
        <w:t>News</w:t>
      </w:r>
      <w:proofErr w:type="spellEnd"/>
    </w:p>
    <w:p w14:paraId="196413C7" w14:textId="77777777" w:rsidR="00910D20" w:rsidRPr="00D460A0" w:rsidRDefault="00037421" w:rsidP="003039FB">
      <w:pPr>
        <w:pStyle w:val="a8"/>
        <w:numPr>
          <w:ilvl w:val="0"/>
          <w:numId w:val="9"/>
        </w:numPr>
        <w:spacing w:line="360" w:lineRule="auto"/>
        <w:ind w:left="993" w:hanging="284"/>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Кожна новина має унікальний </w:t>
      </w:r>
      <w:proofErr w:type="spellStart"/>
      <w:r w:rsidRPr="00D460A0">
        <w:rPr>
          <w:rFonts w:ascii="Times New Roman" w:eastAsia="Times New Roman" w:hAnsi="Times New Roman" w:cs="Times New Roman"/>
          <w:sz w:val="28"/>
          <w:szCs w:val="28"/>
          <w:lang w:val="uk-UA"/>
        </w:rPr>
        <w:t>id</w:t>
      </w:r>
      <w:proofErr w:type="spellEnd"/>
      <w:r w:rsidRPr="00D460A0">
        <w:rPr>
          <w:rFonts w:ascii="Times New Roman" w:eastAsia="Times New Roman" w:hAnsi="Times New Roman" w:cs="Times New Roman"/>
          <w:sz w:val="28"/>
          <w:szCs w:val="28"/>
          <w:lang w:val="uk-UA"/>
        </w:rPr>
        <w:t>. Один користувач (автор) може створити декілька новин.</w:t>
      </w:r>
    </w:p>
    <w:p w14:paraId="2F5769C6"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Функціональні залежності:</w:t>
      </w:r>
    </w:p>
    <w:p w14:paraId="47819869"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proofErr w:type="spellStart"/>
      <w:r w:rsidRPr="00D460A0">
        <w:rPr>
          <w:rFonts w:ascii="Times New Roman" w:eastAsia="Cardo" w:hAnsi="Times New Roman" w:cs="Times New Roman"/>
          <w:sz w:val="28"/>
          <w:szCs w:val="28"/>
          <w:lang w:val="uk-UA"/>
        </w:rPr>
        <w:lastRenderedPageBreak/>
        <w:t>title</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content</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created_at</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author_id</w:t>
      </w:r>
      <w:proofErr w:type="spellEnd"/>
      <w:r w:rsidRPr="00D460A0">
        <w:rPr>
          <w:rFonts w:ascii="Times New Roman" w:eastAsia="Cardo" w:hAnsi="Times New Roman" w:cs="Times New Roman"/>
          <w:sz w:val="28"/>
          <w:szCs w:val="28"/>
          <w:lang w:val="uk-UA"/>
        </w:rPr>
        <w:t xml:space="preserve"> ← #id</w:t>
      </w:r>
    </w:p>
    <w:p w14:paraId="51C0D8EC"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4. Таблиця </w:t>
      </w:r>
      <w:proofErr w:type="spellStart"/>
      <w:r w:rsidRPr="00D460A0">
        <w:rPr>
          <w:rFonts w:ascii="Times New Roman" w:eastAsia="Times New Roman" w:hAnsi="Times New Roman" w:cs="Times New Roman"/>
          <w:sz w:val="28"/>
          <w:szCs w:val="28"/>
          <w:lang w:val="uk-UA"/>
        </w:rPr>
        <w:t>Like</w:t>
      </w:r>
      <w:proofErr w:type="spellEnd"/>
    </w:p>
    <w:p w14:paraId="6E4EBB56" w14:textId="4F0FD8E0" w:rsidR="00910D20" w:rsidRPr="00D460A0" w:rsidRDefault="00037421" w:rsidP="003039FB">
      <w:pPr>
        <w:pStyle w:val="a8"/>
        <w:numPr>
          <w:ilvl w:val="0"/>
          <w:numId w:val="9"/>
        </w:numPr>
        <w:spacing w:line="360" w:lineRule="auto"/>
        <w:ind w:left="993" w:hanging="284"/>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 xml:space="preserve">Кожна реакція має унікальний </w:t>
      </w:r>
      <w:proofErr w:type="spellStart"/>
      <w:r w:rsidRPr="00D460A0">
        <w:rPr>
          <w:rFonts w:ascii="Times New Roman" w:eastAsia="Times New Roman" w:hAnsi="Times New Roman" w:cs="Times New Roman"/>
          <w:sz w:val="28"/>
          <w:szCs w:val="28"/>
          <w:lang w:val="uk-UA"/>
        </w:rPr>
        <w:t>id</w:t>
      </w:r>
      <w:proofErr w:type="spellEnd"/>
      <w:r w:rsidRPr="00D460A0">
        <w:rPr>
          <w:rFonts w:ascii="Times New Roman" w:eastAsia="Times New Roman" w:hAnsi="Times New Roman" w:cs="Times New Roman"/>
          <w:sz w:val="28"/>
          <w:szCs w:val="28"/>
          <w:lang w:val="uk-UA"/>
        </w:rPr>
        <w:t>. Один користувач може оцінити один відгук тільки один раз.</w:t>
      </w:r>
    </w:p>
    <w:p w14:paraId="5D75B7C5" w14:textId="77777777" w:rsidR="00910D20" w:rsidRPr="00D460A0" w:rsidRDefault="00037421" w:rsidP="003039FB">
      <w:pPr>
        <w:spacing w:line="360" w:lineRule="auto"/>
        <w:ind w:firstLine="720"/>
        <w:rPr>
          <w:rFonts w:ascii="Times New Roman" w:eastAsia="Times New Roman" w:hAnsi="Times New Roman" w:cs="Times New Roman"/>
          <w:sz w:val="28"/>
          <w:szCs w:val="28"/>
          <w:lang w:val="uk-UA"/>
        </w:rPr>
      </w:pPr>
      <w:r w:rsidRPr="00D460A0">
        <w:rPr>
          <w:rFonts w:ascii="Times New Roman" w:eastAsia="Times New Roman" w:hAnsi="Times New Roman" w:cs="Times New Roman"/>
          <w:sz w:val="28"/>
          <w:szCs w:val="28"/>
          <w:lang w:val="uk-UA"/>
        </w:rPr>
        <w:t>Функціональні залежності:</w:t>
      </w:r>
    </w:p>
    <w:p w14:paraId="0817DF34" w14:textId="4C288C15" w:rsidR="00910D20" w:rsidRDefault="00037421" w:rsidP="003039FB">
      <w:pPr>
        <w:spacing w:line="360" w:lineRule="auto"/>
        <w:ind w:firstLine="720"/>
        <w:rPr>
          <w:rFonts w:ascii="Times New Roman" w:eastAsia="Cardo" w:hAnsi="Times New Roman" w:cs="Times New Roman"/>
          <w:sz w:val="28"/>
          <w:szCs w:val="28"/>
          <w:lang w:val="uk-UA"/>
        </w:rPr>
      </w:pPr>
      <w:proofErr w:type="spellStart"/>
      <w:r w:rsidRPr="00D460A0">
        <w:rPr>
          <w:rFonts w:ascii="Times New Roman" w:eastAsia="Cardo" w:hAnsi="Times New Roman" w:cs="Times New Roman"/>
          <w:sz w:val="28"/>
          <w:szCs w:val="28"/>
          <w:lang w:val="uk-UA"/>
        </w:rPr>
        <w:t>user_id</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feedback_id</w:t>
      </w:r>
      <w:proofErr w:type="spellEnd"/>
      <w:r w:rsidRPr="00D460A0">
        <w:rPr>
          <w:rFonts w:ascii="Times New Roman" w:eastAsia="Cardo" w:hAnsi="Times New Roman" w:cs="Times New Roman"/>
          <w:sz w:val="28"/>
          <w:szCs w:val="28"/>
          <w:lang w:val="uk-UA"/>
        </w:rPr>
        <w:t xml:space="preserve">, </w:t>
      </w:r>
      <w:proofErr w:type="spellStart"/>
      <w:r w:rsidRPr="00D460A0">
        <w:rPr>
          <w:rFonts w:ascii="Times New Roman" w:eastAsia="Cardo" w:hAnsi="Times New Roman" w:cs="Times New Roman"/>
          <w:sz w:val="28"/>
          <w:szCs w:val="28"/>
          <w:lang w:val="uk-UA"/>
        </w:rPr>
        <w:t>value</w:t>
      </w:r>
      <w:proofErr w:type="spellEnd"/>
      <w:r w:rsidRPr="00D460A0">
        <w:rPr>
          <w:rFonts w:ascii="Times New Roman" w:eastAsia="Cardo" w:hAnsi="Times New Roman" w:cs="Times New Roman"/>
          <w:sz w:val="28"/>
          <w:szCs w:val="28"/>
          <w:lang w:val="uk-UA"/>
        </w:rPr>
        <w:t xml:space="preserve"> ← #id</w:t>
      </w:r>
    </w:p>
    <w:p w14:paraId="3E01D7DD" w14:textId="39517E40" w:rsidR="00D460A0" w:rsidRDefault="00037421" w:rsidP="003C4DB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контексті даної системи було прийнято рішення використовувати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w:t>
      </w:r>
      <w:r w:rsidR="00F73156">
        <w:rPr>
          <w:rFonts w:ascii="Times New Roman" w:eastAsia="Times New Roman" w:hAnsi="Times New Roman" w:cs="Times New Roman"/>
          <w:sz w:val="28"/>
          <w:szCs w:val="28"/>
          <w:lang w:val="uk-UA"/>
        </w:rPr>
        <w:t xml:space="preserve">це </w:t>
      </w:r>
      <w:r w:rsidRPr="003054B9">
        <w:rPr>
          <w:rFonts w:ascii="Times New Roman" w:eastAsia="Times New Roman" w:hAnsi="Times New Roman" w:cs="Times New Roman"/>
          <w:sz w:val="28"/>
          <w:szCs w:val="28"/>
          <w:lang w:val="uk-UA"/>
        </w:rPr>
        <w:t>легк</w:t>
      </w:r>
      <w:r w:rsidR="00F73156">
        <w:rPr>
          <w:rFonts w:ascii="Times New Roman" w:eastAsia="Times New Roman" w:hAnsi="Times New Roman" w:cs="Times New Roman"/>
          <w:sz w:val="28"/>
          <w:szCs w:val="28"/>
          <w:lang w:val="uk-UA"/>
        </w:rPr>
        <w:t>а</w:t>
      </w:r>
      <w:r w:rsidRPr="003054B9">
        <w:rPr>
          <w:rFonts w:ascii="Times New Roman" w:eastAsia="Times New Roman" w:hAnsi="Times New Roman" w:cs="Times New Roman"/>
          <w:sz w:val="28"/>
          <w:szCs w:val="28"/>
          <w:lang w:val="uk-UA"/>
        </w:rPr>
        <w:t>, вбудован</w:t>
      </w:r>
      <w:r w:rsidR="00F73156">
        <w:rPr>
          <w:rFonts w:ascii="Times New Roman" w:eastAsia="Times New Roman" w:hAnsi="Times New Roman" w:cs="Times New Roman"/>
          <w:sz w:val="28"/>
          <w:szCs w:val="28"/>
          <w:lang w:val="uk-UA"/>
        </w:rPr>
        <w:t>а</w:t>
      </w:r>
      <w:r w:rsidRPr="003054B9">
        <w:rPr>
          <w:rFonts w:ascii="Times New Roman" w:eastAsia="Times New Roman" w:hAnsi="Times New Roman" w:cs="Times New Roman"/>
          <w:sz w:val="28"/>
          <w:szCs w:val="28"/>
          <w:lang w:val="uk-UA"/>
        </w:rPr>
        <w:t xml:space="preserve"> реляційн</w:t>
      </w:r>
      <w:r w:rsidR="00F73156">
        <w:rPr>
          <w:rFonts w:ascii="Times New Roman" w:eastAsia="Times New Roman" w:hAnsi="Times New Roman" w:cs="Times New Roman"/>
          <w:sz w:val="28"/>
          <w:szCs w:val="28"/>
          <w:lang w:val="uk-UA"/>
        </w:rPr>
        <w:t>а</w:t>
      </w:r>
      <w:r w:rsidRPr="003054B9">
        <w:rPr>
          <w:rFonts w:ascii="Times New Roman" w:eastAsia="Times New Roman" w:hAnsi="Times New Roman" w:cs="Times New Roman"/>
          <w:sz w:val="28"/>
          <w:szCs w:val="28"/>
          <w:lang w:val="uk-UA"/>
        </w:rPr>
        <w:t xml:space="preserve"> СКБД, яка відмінно підходить для </w:t>
      </w:r>
      <w:proofErr w:type="spellStart"/>
      <w:r w:rsidRPr="003054B9">
        <w:rPr>
          <w:rFonts w:ascii="Times New Roman" w:eastAsia="Times New Roman" w:hAnsi="Times New Roman" w:cs="Times New Roman"/>
          <w:sz w:val="28"/>
          <w:szCs w:val="28"/>
          <w:lang w:val="uk-UA"/>
        </w:rPr>
        <w:t>проєктів</w:t>
      </w:r>
      <w:proofErr w:type="spellEnd"/>
      <w:r w:rsidRPr="003054B9">
        <w:rPr>
          <w:rFonts w:ascii="Times New Roman" w:eastAsia="Times New Roman" w:hAnsi="Times New Roman" w:cs="Times New Roman"/>
          <w:sz w:val="28"/>
          <w:szCs w:val="28"/>
          <w:lang w:val="uk-UA"/>
        </w:rPr>
        <w:t xml:space="preserve">, де акцент робиться на локальну розробку, тестування або невелике навантаження. У разі подальшого розширення платформи структура бази дозволяє з мінімальними змінами перенести дані до </w:t>
      </w:r>
      <w:proofErr w:type="spellStart"/>
      <w:r w:rsidRPr="003054B9">
        <w:rPr>
          <w:rFonts w:ascii="Times New Roman" w:eastAsia="Times New Roman" w:hAnsi="Times New Roman" w:cs="Times New Roman"/>
          <w:sz w:val="28"/>
          <w:szCs w:val="28"/>
          <w:lang w:val="uk-UA"/>
        </w:rPr>
        <w:t>PostgreSQL</w:t>
      </w:r>
      <w:proofErr w:type="spellEnd"/>
      <w:r w:rsidRPr="003054B9">
        <w:rPr>
          <w:rFonts w:ascii="Times New Roman" w:eastAsia="Times New Roman" w:hAnsi="Times New Roman" w:cs="Times New Roman"/>
          <w:sz w:val="28"/>
          <w:szCs w:val="28"/>
          <w:lang w:val="uk-UA"/>
        </w:rPr>
        <w:t xml:space="preserve"> або </w:t>
      </w:r>
      <w:proofErr w:type="spellStart"/>
      <w:r w:rsidRPr="003054B9">
        <w:rPr>
          <w:rFonts w:ascii="Times New Roman" w:eastAsia="Times New Roman" w:hAnsi="Times New Roman" w:cs="Times New Roman"/>
          <w:sz w:val="28"/>
          <w:szCs w:val="28"/>
          <w:lang w:val="uk-UA"/>
        </w:rPr>
        <w:t>MySQL</w:t>
      </w:r>
      <w:proofErr w:type="spellEnd"/>
      <w:r w:rsidRPr="003054B9">
        <w:rPr>
          <w:rFonts w:ascii="Times New Roman" w:eastAsia="Times New Roman" w:hAnsi="Times New Roman" w:cs="Times New Roman"/>
          <w:sz w:val="28"/>
          <w:szCs w:val="28"/>
          <w:lang w:val="uk-UA"/>
        </w:rPr>
        <w:t>, що забезпечить масштабованість у продакшн-середовищі.</w:t>
      </w:r>
    </w:p>
    <w:p w14:paraId="42D29803" w14:textId="77777777" w:rsidR="00D460A0" w:rsidRDefault="00D460A0" w:rsidP="00D460A0">
      <w:pPr>
        <w:spacing w:line="360" w:lineRule="auto"/>
        <w:ind w:firstLine="709"/>
        <w:jc w:val="both"/>
        <w:rPr>
          <w:rFonts w:ascii="Times New Roman" w:eastAsia="Times New Roman" w:hAnsi="Times New Roman" w:cs="Times New Roman"/>
          <w:sz w:val="28"/>
          <w:szCs w:val="28"/>
          <w:lang w:val="uk-UA"/>
        </w:rPr>
      </w:pPr>
    </w:p>
    <w:p w14:paraId="5416414C" w14:textId="5E119B2C" w:rsidR="00910D20"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3.4 Приклади використаних алгоритмів та методів</w:t>
      </w:r>
    </w:p>
    <w:p w14:paraId="647ABE33" w14:textId="77777777" w:rsidR="00D460A0" w:rsidRPr="003054B9" w:rsidRDefault="00D460A0" w:rsidP="00D460A0">
      <w:pPr>
        <w:spacing w:line="360" w:lineRule="auto"/>
        <w:ind w:firstLine="709"/>
        <w:jc w:val="both"/>
        <w:rPr>
          <w:rFonts w:ascii="Times New Roman" w:eastAsia="Times New Roman" w:hAnsi="Times New Roman" w:cs="Times New Roman"/>
          <w:sz w:val="28"/>
          <w:szCs w:val="28"/>
          <w:lang w:val="uk-UA"/>
        </w:rPr>
      </w:pPr>
    </w:p>
    <w:p w14:paraId="74D3E649" w14:textId="7AABC421"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процесі розробки веб</w:t>
      </w:r>
      <w:r w:rsidR="008E1E27">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 xml:space="preserve">застосунку для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важливо було не лише реалізувати </w:t>
      </w:r>
      <w:proofErr w:type="spellStart"/>
      <w:r w:rsidRPr="003054B9">
        <w:rPr>
          <w:rFonts w:ascii="Times New Roman" w:eastAsia="Times New Roman" w:hAnsi="Times New Roman" w:cs="Times New Roman"/>
          <w:sz w:val="28"/>
          <w:szCs w:val="28"/>
          <w:lang w:val="uk-UA"/>
        </w:rPr>
        <w:t>інтерфейсну</w:t>
      </w:r>
      <w:proofErr w:type="spellEnd"/>
      <w:r w:rsidRPr="003054B9">
        <w:rPr>
          <w:rFonts w:ascii="Times New Roman" w:eastAsia="Times New Roman" w:hAnsi="Times New Roman" w:cs="Times New Roman"/>
          <w:sz w:val="28"/>
          <w:szCs w:val="28"/>
          <w:lang w:val="uk-UA"/>
        </w:rPr>
        <w:t xml:space="preserve"> складову, але й забезпечити чітку внутрішню логіку функціонування окремих модулів, яка впливає на зручність взаємодії користувача із системою. У цьому підрозділі буде розглянуто алгоритмічні та методологічні рішення, що були використані для реалізації ключових сценаріїв роботи системи, з акцентом на ефективність, послідовність дій, перевірку коректності даних та підтримку зручної логіки взаємодії між модулями.</w:t>
      </w:r>
    </w:p>
    <w:p w14:paraId="00366B05"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Одним із яскравих прикладів застосування алгоритмічного мислення стала реалізація системи реакцій на відгуки, яка дозволяє користувачам оцінювати відгуки інших учасників через лайки або </w:t>
      </w:r>
      <w:proofErr w:type="spellStart"/>
      <w:r w:rsidRPr="003054B9">
        <w:rPr>
          <w:rFonts w:ascii="Times New Roman" w:eastAsia="Times New Roman" w:hAnsi="Times New Roman" w:cs="Times New Roman"/>
          <w:sz w:val="28"/>
          <w:szCs w:val="28"/>
          <w:lang w:val="uk-UA"/>
        </w:rPr>
        <w:t>дизлайки</w:t>
      </w:r>
      <w:proofErr w:type="spellEnd"/>
      <w:r w:rsidRPr="003054B9">
        <w:rPr>
          <w:rFonts w:ascii="Times New Roman" w:eastAsia="Times New Roman" w:hAnsi="Times New Roman" w:cs="Times New Roman"/>
          <w:sz w:val="28"/>
          <w:szCs w:val="28"/>
          <w:lang w:val="uk-UA"/>
        </w:rPr>
        <w:t xml:space="preserve">. Завдання полягало не лише у виведенні кількості оцінок, а й у гарантуванні, що кожен користувач може залишити лише одну реакцію на конкретний відгук. У разі повторного натискання на вже активну кнопку — реакція має зникати, а при зміні лайка на </w:t>
      </w:r>
      <w:proofErr w:type="spellStart"/>
      <w:r w:rsidRPr="003054B9">
        <w:rPr>
          <w:rFonts w:ascii="Times New Roman" w:eastAsia="Times New Roman" w:hAnsi="Times New Roman" w:cs="Times New Roman"/>
          <w:sz w:val="28"/>
          <w:szCs w:val="28"/>
          <w:lang w:val="uk-UA"/>
        </w:rPr>
        <w:t>дизлайк</w:t>
      </w:r>
      <w:proofErr w:type="spellEnd"/>
      <w:r w:rsidRPr="003054B9">
        <w:rPr>
          <w:rFonts w:ascii="Times New Roman" w:eastAsia="Times New Roman" w:hAnsi="Times New Roman" w:cs="Times New Roman"/>
          <w:sz w:val="28"/>
          <w:szCs w:val="28"/>
          <w:lang w:val="uk-UA"/>
        </w:rPr>
        <w:t xml:space="preserve"> (або навпаки) — стара реакція повинна замінюватися новою. Така логіка вимагає не </w:t>
      </w:r>
      <w:r w:rsidRPr="003054B9">
        <w:rPr>
          <w:rFonts w:ascii="Times New Roman" w:eastAsia="Times New Roman" w:hAnsi="Times New Roman" w:cs="Times New Roman"/>
          <w:sz w:val="28"/>
          <w:szCs w:val="28"/>
          <w:lang w:val="uk-UA"/>
        </w:rPr>
        <w:lastRenderedPageBreak/>
        <w:t>просто оновлення інтерфейсу, а й точного обліку у базі даних, який реалізовано через умовне оновлення записів та перевірку існування попередніх реакцій.</w:t>
      </w:r>
    </w:p>
    <w:p w14:paraId="2552E646"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Цей процес реалізовано з урахуванням </w:t>
      </w:r>
      <w:proofErr w:type="spellStart"/>
      <w:r w:rsidRPr="003054B9">
        <w:rPr>
          <w:rFonts w:ascii="Times New Roman" w:eastAsia="Times New Roman" w:hAnsi="Times New Roman" w:cs="Times New Roman"/>
          <w:sz w:val="28"/>
          <w:szCs w:val="28"/>
          <w:lang w:val="uk-UA"/>
        </w:rPr>
        <w:t>транзакційності</w:t>
      </w:r>
      <w:proofErr w:type="spellEnd"/>
      <w:r w:rsidRPr="003054B9">
        <w:rPr>
          <w:rFonts w:ascii="Times New Roman" w:eastAsia="Times New Roman" w:hAnsi="Times New Roman" w:cs="Times New Roman"/>
          <w:sz w:val="28"/>
          <w:szCs w:val="28"/>
          <w:lang w:val="uk-UA"/>
        </w:rPr>
        <w:t xml:space="preserve"> запитів до бази даних, що виключає можливість виникнення конфліктів у разі одночасної взаємодії кількох користувачів.</w:t>
      </w:r>
    </w:p>
    <w:p w14:paraId="035DD0E4" w14:textId="1AA8CABA"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Окремо слід згадати алгоритм фільтрації власного відгуку користувача. При завантаженні сторінки з відгуками система виділяє відгук, залишений поточним користувачем, і виводить його на окремому фоні з додатковими кнопками «Редагувати» та «Видалити». Це досягається через наявність порівняння ID поточного користувача з автором кожного з відгуків. Така логіка є простою на перший погляд, однак при великій кількості записів і складній пагінації вона вимагає ефективної обробки масиву відгуків, що реалізується через фільтрацію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 xml:space="preserve"> або </w:t>
      </w:r>
      <w:proofErr w:type="spellStart"/>
      <w:r w:rsidRPr="003054B9">
        <w:rPr>
          <w:rFonts w:ascii="Times New Roman" w:eastAsia="Times New Roman" w:hAnsi="Times New Roman" w:cs="Times New Roman"/>
          <w:sz w:val="28"/>
          <w:szCs w:val="28"/>
          <w:lang w:val="uk-UA"/>
        </w:rPr>
        <w:t>client-side</w:t>
      </w:r>
      <w:proofErr w:type="spellEnd"/>
      <w:r w:rsidRPr="003054B9">
        <w:rPr>
          <w:rFonts w:ascii="Times New Roman" w:eastAsia="Times New Roman" w:hAnsi="Times New Roman" w:cs="Times New Roman"/>
          <w:sz w:val="28"/>
          <w:szCs w:val="28"/>
          <w:lang w:val="uk-UA"/>
        </w:rPr>
        <w:t xml:space="preserve"> умовне відображення.</w:t>
      </w:r>
    </w:p>
    <w:p w14:paraId="088D6987" w14:textId="58761258"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модулі створення новин для адміністратора застосовано механізм перевірки обов’язкових полів перед відправкою запиту. Тут реалізовано класичний алгоритм </w:t>
      </w:r>
      <w:proofErr w:type="spellStart"/>
      <w:r w:rsidRPr="003054B9">
        <w:rPr>
          <w:rFonts w:ascii="Times New Roman" w:eastAsia="Times New Roman" w:hAnsi="Times New Roman" w:cs="Times New Roman"/>
          <w:sz w:val="28"/>
          <w:szCs w:val="28"/>
          <w:lang w:val="uk-UA"/>
        </w:rPr>
        <w:t>валідації</w:t>
      </w:r>
      <w:proofErr w:type="spellEnd"/>
      <w:r w:rsidRPr="003054B9">
        <w:rPr>
          <w:rFonts w:ascii="Times New Roman" w:eastAsia="Times New Roman" w:hAnsi="Times New Roman" w:cs="Times New Roman"/>
          <w:sz w:val="28"/>
          <w:szCs w:val="28"/>
          <w:lang w:val="uk-UA"/>
        </w:rPr>
        <w:t xml:space="preserve"> форм, коли перед надсиланням даних до API перевіряється, що жодне з полів не є порожнім, заголовок не перевищує заданої кількості символів, а тіло новини містить мінімальний обсяг контенту. У разі невідповідності користувач отримує зрозуміле повідомлення про помилку.</w:t>
      </w:r>
    </w:p>
    <w:p w14:paraId="341611DF"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Ще одним прикладом внутрішньої логіки є робота з пагінацією або поступовим </w:t>
      </w:r>
      <w:proofErr w:type="spellStart"/>
      <w:r w:rsidRPr="003054B9">
        <w:rPr>
          <w:rFonts w:ascii="Times New Roman" w:eastAsia="Times New Roman" w:hAnsi="Times New Roman" w:cs="Times New Roman"/>
          <w:sz w:val="28"/>
          <w:szCs w:val="28"/>
          <w:lang w:val="uk-UA"/>
        </w:rPr>
        <w:t>підвантаженням</w:t>
      </w:r>
      <w:proofErr w:type="spellEnd"/>
      <w:r w:rsidRPr="003054B9">
        <w:rPr>
          <w:rFonts w:ascii="Times New Roman" w:eastAsia="Times New Roman" w:hAnsi="Times New Roman" w:cs="Times New Roman"/>
          <w:sz w:val="28"/>
          <w:szCs w:val="28"/>
          <w:lang w:val="uk-UA"/>
        </w:rPr>
        <w:t xml:space="preserve"> відгуків. Тут система спочатку завантажує лише частину даних, і при натисканні кнопки "Завантажити ще" відправляє наступний запит з </w:t>
      </w:r>
      <w:proofErr w:type="spellStart"/>
      <w:r w:rsidRPr="003054B9">
        <w:rPr>
          <w:rFonts w:ascii="Times New Roman" w:eastAsia="Times New Roman" w:hAnsi="Times New Roman" w:cs="Times New Roman"/>
          <w:sz w:val="28"/>
          <w:szCs w:val="28"/>
          <w:lang w:val="uk-UA"/>
        </w:rPr>
        <w:t>offset</w:t>
      </w:r>
      <w:proofErr w:type="spellEnd"/>
      <w:r w:rsidRPr="003054B9">
        <w:rPr>
          <w:rFonts w:ascii="Times New Roman" w:eastAsia="Times New Roman" w:hAnsi="Times New Roman" w:cs="Times New Roman"/>
          <w:sz w:val="28"/>
          <w:szCs w:val="28"/>
          <w:lang w:val="uk-UA"/>
        </w:rPr>
        <w:t xml:space="preserve"> або </w:t>
      </w:r>
      <w:proofErr w:type="spellStart"/>
      <w:r w:rsidRPr="003054B9">
        <w:rPr>
          <w:rFonts w:ascii="Times New Roman" w:eastAsia="Times New Roman" w:hAnsi="Times New Roman" w:cs="Times New Roman"/>
          <w:sz w:val="28"/>
          <w:szCs w:val="28"/>
          <w:lang w:val="uk-UA"/>
        </w:rPr>
        <w:t>page</w:t>
      </w:r>
      <w:proofErr w:type="spellEnd"/>
      <w:r w:rsidRPr="003054B9">
        <w:rPr>
          <w:rFonts w:ascii="Times New Roman" w:eastAsia="Times New Roman" w:hAnsi="Times New Roman" w:cs="Times New Roman"/>
          <w:sz w:val="28"/>
          <w:szCs w:val="28"/>
          <w:lang w:val="uk-UA"/>
        </w:rPr>
        <w:t xml:space="preserve">-параметром. Це дозволяє уникнути перевантаження інтерфейсу, економить ресурси клієнта та сервера й робить взаємодію з контентом більш плавною. Алгоритм простий, однак передбачає правильну реалізацію </w:t>
      </w:r>
      <w:proofErr w:type="spellStart"/>
      <w:r w:rsidRPr="003054B9">
        <w:rPr>
          <w:rFonts w:ascii="Times New Roman" w:eastAsia="Times New Roman" w:hAnsi="Times New Roman" w:cs="Times New Roman"/>
          <w:sz w:val="28"/>
          <w:szCs w:val="28"/>
          <w:lang w:val="uk-UA"/>
        </w:rPr>
        <w:t>кешування</w:t>
      </w:r>
      <w:proofErr w:type="spellEnd"/>
      <w:r w:rsidRPr="003054B9">
        <w:rPr>
          <w:rFonts w:ascii="Times New Roman" w:eastAsia="Times New Roman" w:hAnsi="Times New Roman" w:cs="Times New Roman"/>
          <w:sz w:val="28"/>
          <w:szCs w:val="28"/>
          <w:lang w:val="uk-UA"/>
        </w:rPr>
        <w:t>, щоб при оновленні сторінки не дублювались уже відображені записи.</w:t>
      </w:r>
    </w:p>
    <w:p w14:paraId="4DB869D5"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Загалом, навіть у невеликих задачах, таких як логіка зміни мови інтерфейсу, застосовується системний підхід. При перемиканні </w:t>
      </w:r>
      <w:proofErr w:type="spellStart"/>
      <w:r w:rsidRPr="003054B9">
        <w:rPr>
          <w:rFonts w:ascii="Times New Roman" w:eastAsia="Times New Roman" w:hAnsi="Times New Roman" w:cs="Times New Roman"/>
          <w:sz w:val="28"/>
          <w:szCs w:val="28"/>
          <w:lang w:val="uk-UA"/>
        </w:rPr>
        <w:t>локалі</w:t>
      </w:r>
      <w:proofErr w:type="spellEnd"/>
      <w:r w:rsidRPr="003054B9">
        <w:rPr>
          <w:rFonts w:ascii="Times New Roman" w:eastAsia="Times New Roman" w:hAnsi="Times New Roman" w:cs="Times New Roman"/>
          <w:sz w:val="28"/>
          <w:szCs w:val="28"/>
          <w:lang w:val="uk-UA"/>
        </w:rPr>
        <w:t xml:space="preserve"> оновлюються всі текстові компоненти, при цьому використовуються ключі для перекладу, які </w:t>
      </w:r>
      <w:r w:rsidRPr="003054B9">
        <w:rPr>
          <w:rFonts w:ascii="Times New Roman" w:eastAsia="Times New Roman" w:hAnsi="Times New Roman" w:cs="Times New Roman"/>
          <w:sz w:val="28"/>
          <w:szCs w:val="28"/>
          <w:lang w:val="uk-UA"/>
        </w:rPr>
        <w:lastRenderedPageBreak/>
        <w:t>зберігаються в окремих словниках. Це дозволяє швидко масштабувати підтримку нових мов без переписування коду.</w:t>
      </w:r>
    </w:p>
    <w:p w14:paraId="23EBA0BD"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Ще одним важливим алгоритмом, реалізованим у системі, є відправка листа на електронну пошту користувача з посиланням на гру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Ця логіка має два сценарії використання: перший — для авторизованих користувачів, другий — для гостей, які вказують свою пошту у відповідній формі у футері. У обох випадках необхідно провести </w:t>
      </w:r>
      <w:proofErr w:type="spellStart"/>
      <w:r w:rsidRPr="003054B9">
        <w:rPr>
          <w:rFonts w:ascii="Times New Roman" w:eastAsia="Times New Roman" w:hAnsi="Times New Roman" w:cs="Times New Roman"/>
          <w:sz w:val="28"/>
          <w:szCs w:val="28"/>
          <w:lang w:val="uk-UA"/>
        </w:rPr>
        <w:t>валідацію</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-адреси, сформувати HTTP-запит до </w:t>
      </w:r>
      <w:proofErr w:type="spellStart"/>
      <w:r w:rsidRPr="003054B9">
        <w:rPr>
          <w:rFonts w:ascii="Times New Roman" w:eastAsia="Times New Roman" w:hAnsi="Times New Roman" w:cs="Times New Roman"/>
          <w:sz w:val="28"/>
          <w:szCs w:val="28"/>
          <w:lang w:val="uk-UA"/>
        </w:rPr>
        <w:t>бекенд</w:t>
      </w:r>
      <w:proofErr w:type="spellEnd"/>
      <w:r w:rsidRPr="003054B9">
        <w:rPr>
          <w:rFonts w:ascii="Times New Roman" w:eastAsia="Times New Roman" w:hAnsi="Times New Roman" w:cs="Times New Roman"/>
          <w:sz w:val="28"/>
          <w:szCs w:val="28"/>
          <w:lang w:val="uk-UA"/>
        </w:rPr>
        <w:t>-сервісу, де за допомогою стороннього API (</w:t>
      </w:r>
      <w:proofErr w:type="spellStart"/>
      <w:r w:rsidRPr="003054B9">
        <w:rPr>
          <w:rFonts w:ascii="Times New Roman" w:eastAsia="Times New Roman" w:hAnsi="Times New Roman" w:cs="Times New Roman"/>
          <w:sz w:val="28"/>
          <w:szCs w:val="28"/>
          <w:lang w:val="uk-UA"/>
        </w:rPr>
        <w:t>SendGrid</w:t>
      </w:r>
      <w:proofErr w:type="spellEnd"/>
      <w:r w:rsidRPr="003054B9">
        <w:rPr>
          <w:rFonts w:ascii="Times New Roman" w:eastAsia="Times New Roman" w:hAnsi="Times New Roman" w:cs="Times New Roman"/>
          <w:sz w:val="28"/>
          <w:szCs w:val="28"/>
          <w:lang w:val="uk-UA"/>
        </w:rPr>
        <w:t>) відбувається розсилка повідомлень. Система забезпечує зворотній зв’язок: після надсилання користувач отримує повідомлення про успішну доставку або про помилку, що дозволяє уникнути невизначеності та покращує досвід користування платформою.</w:t>
      </w:r>
    </w:p>
    <w:p w14:paraId="3E277CD6" w14:textId="12FF4F36"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Незважаючи на простоту інтерфейсу, ця логіка охоплює декілька етапів — перевірку стану користувача (</w:t>
      </w:r>
      <w:proofErr w:type="spellStart"/>
      <w:r w:rsidRPr="003054B9">
        <w:rPr>
          <w:rFonts w:ascii="Times New Roman" w:eastAsia="Times New Roman" w:hAnsi="Times New Roman" w:cs="Times New Roman"/>
          <w:sz w:val="28"/>
          <w:szCs w:val="28"/>
          <w:lang w:val="uk-UA"/>
        </w:rPr>
        <w:t>залогінений</w:t>
      </w:r>
      <w:proofErr w:type="spellEnd"/>
      <w:r w:rsidRPr="003054B9">
        <w:rPr>
          <w:rFonts w:ascii="Times New Roman" w:eastAsia="Times New Roman" w:hAnsi="Times New Roman" w:cs="Times New Roman"/>
          <w:sz w:val="28"/>
          <w:szCs w:val="28"/>
          <w:lang w:val="uk-UA"/>
        </w:rPr>
        <w:t xml:space="preserve">/гість), </w:t>
      </w:r>
      <w:proofErr w:type="spellStart"/>
      <w:r w:rsidRPr="003054B9">
        <w:rPr>
          <w:rFonts w:ascii="Times New Roman" w:eastAsia="Times New Roman" w:hAnsi="Times New Roman" w:cs="Times New Roman"/>
          <w:sz w:val="28"/>
          <w:szCs w:val="28"/>
          <w:lang w:val="uk-UA"/>
        </w:rPr>
        <w:t>валідацію</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(на фронті), формування тіла POST-запиту та обробку відповіді від серверної частини.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 xml:space="preserve"> ж реалізується перевірка формату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обробка винятків, пов’язаних із мережею, а також правильна робота з ключем API. Сам алгоритм було побудовано з урахуванням повторного використання компонентів: функція відправки використовується у декількох точках застосунку.</w:t>
      </w:r>
    </w:p>
    <w:p w14:paraId="31F15965" w14:textId="5D9D5777" w:rsidR="00D460A0" w:rsidRPr="00D460A0" w:rsidRDefault="00037421" w:rsidP="008E1E27">
      <w:pPr>
        <w:spacing w:line="360" w:lineRule="auto"/>
        <w:ind w:firstLine="709"/>
        <w:jc w:val="both"/>
        <w:rPr>
          <w:rFonts w:ascii="Times New Roman" w:eastAsia="Times New Roman" w:hAnsi="Times New Roman" w:cs="Times New Roman"/>
          <w:sz w:val="28"/>
          <w:szCs w:val="28"/>
          <w:lang w:val="en-GB"/>
        </w:rPr>
      </w:pPr>
      <w:r w:rsidRPr="003054B9">
        <w:rPr>
          <w:rFonts w:ascii="Times New Roman" w:eastAsia="Times New Roman" w:hAnsi="Times New Roman" w:cs="Times New Roman"/>
          <w:sz w:val="28"/>
          <w:szCs w:val="28"/>
          <w:lang w:val="uk-UA"/>
        </w:rPr>
        <w:t xml:space="preserve">Також варто згадати логіку керування ролями користувачів у системі. У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і</w:t>
      </w:r>
      <w:proofErr w:type="spellEnd"/>
      <w:r w:rsidRPr="003054B9">
        <w:rPr>
          <w:rFonts w:ascii="Times New Roman" w:eastAsia="Times New Roman" w:hAnsi="Times New Roman" w:cs="Times New Roman"/>
          <w:sz w:val="28"/>
          <w:szCs w:val="28"/>
          <w:lang w:val="uk-UA"/>
        </w:rPr>
        <w:t xml:space="preserve"> реалізовано базовий механізм розмежування прав доступу, при якому користувачі поділяються на звичайних, </w:t>
      </w:r>
      <w:proofErr w:type="spellStart"/>
      <w:r w:rsidRPr="003054B9">
        <w:rPr>
          <w:rFonts w:ascii="Times New Roman" w:eastAsia="Times New Roman" w:hAnsi="Times New Roman" w:cs="Times New Roman"/>
          <w:sz w:val="28"/>
          <w:szCs w:val="28"/>
          <w:lang w:val="uk-UA"/>
        </w:rPr>
        <w:t>верифікованих</w:t>
      </w:r>
      <w:proofErr w:type="spellEnd"/>
      <w:r w:rsidRPr="003054B9">
        <w:rPr>
          <w:rFonts w:ascii="Times New Roman" w:eastAsia="Times New Roman" w:hAnsi="Times New Roman" w:cs="Times New Roman"/>
          <w:sz w:val="28"/>
          <w:szCs w:val="28"/>
          <w:lang w:val="uk-UA"/>
        </w:rPr>
        <w:t xml:space="preserve"> та адміністраторів. Відповідні </w:t>
      </w:r>
      <w:proofErr w:type="spellStart"/>
      <w:r w:rsidRPr="003054B9">
        <w:rPr>
          <w:rFonts w:ascii="Times New Roman" w:eastAsia="Times New Roman" w:hAnsi="Times New Roman" w:cs="Times New Roman"/>
          <w:sz w:val="28"/>
          <w:szCs w:val="28"/>
          <w:lang w:val="uk-UA"/>
        </w:rPr>
        <w:t>інтерфейсні</w:t>
      </w:r>
      <w:proofErr w:type="spellEnd"/>
      <w:r w:rsidRPr="003054B9">
        <w:rPr>
          <w:rFonts w:ascii="Times New Roman" w:eastAsia="Times New Roman" w:hAnsi="Times New Roman" w:cs="Times New Roman"/>
          <w:sz w:val="28"/>
          <w:szCs w:val="28"/>
          <w:lang w:val="uk-UA"/>
        </w:rPr>
        <w:t xml:space="preserve"> компоненти, а також API-запити, доступні лише після перевірки ролі користувача. Наприклад, доступ до адміністративної панелі, до функції редагування новин або </w:t>
      </w:r>
      <w:proofErr w:type="spellStart"/>
      <w:r w:rsidRPr="003054B9">
        <w:rPr>
          <w:rFonts w:ascii="Times New Roman" w:eastAsia="Times New Roman" w:hAnsi="Times New Roman" w:cs="Times New Roman"/>
          <w:sz w:val="28"/>
          <w:szCs w:val="28"/>
          <w:lang w:val="uk-UA"/>
        </w:rPr>
        <w:t>модерації</w:t>
      </w:r>
      <w:proofErr w:type="spellEnd"/>
      <w:r w:rsidRPr="003054B9">
        <w:rPr>
          <w:rFonts w:ascii="Times New Roman" w:eastAsia="Times New Roman" w:hAnsi="Times New Roman" w:cs="Times New Roman"/>
          <w:sz w:val="28"/>
          <w:szCs w:val="28"/>
          <w:lang w:val="uk-UA"/>
        </w:rPr>
        <w:t xml:space="preserve"> користувачів обмежений лише для тих, у кого встановлено прапорець </w:t>
      </w:r>
      <w:proofErr w:type="spellStart"/>
      <w:r w:rsidRPr="003054B9">
        <w:rPr>
          <w:rFonts w:ascii="Times New Roman" w:eastAsia="Times New Roman" w:hAnsi="Times New Roman" w:cs="Times New Roman"/>
          <w:sz w:val="28"/>
          <w:szCs w:val="28"/>
          <w:lang w:val="uk-UA"/>
        </w:rPr>
        <w:t>role</w:t>
      </w:r>
      <w:proofErr w:type="spellEnd"/>
      <w:r w:rsidRPr="003054B9">
        <w:rPr>
          <w:rFonts w:ascii="Times New Roman" w:eastAsia="Times New Roman" w:hAnsi="Times New Roman" w:cs="Times New Roman"/>
          <w:sz w:val="28"/>
          <w:szCs w:val="28"/>
          <w:lang w:val="uk-UA"/>
        </w:rPr>
        <w:t xml:space="preserve"> = </w:t>
      </w:r>
      <w:r w:rsidR="00D460A0">
        <w:rPr>
          <w:rFonts w:ascii="Times New Roman" w:eastAsia="Times New Roman" w:hAnsi="Times New Roman" w:cs="Times New Roman"/>
          <w:sz w:val="28"/>
          <w:szCs w:val="28"/>
          <w:lang w:val="en-GB"/>
        </w:rPr>
        <w:t>admin</w:t>
      </w:r>
      <w:r w:rsidRPr="003054B9">
        <w:rPr>
          <w:rFonts w:ascii="Times New Roman" w:eastAsia="Times New Roman" w:hAnsi="Times New Roman" w:cs="Times New Roman"/>
          <w:sz w:val="28"/>
          <w:szCs w:val="28"/>
          <w:lang w:val="uk-UA"/>
        </w:rPr>
        <w:t xml:space="preserve">. Цей функціонал реалізовано не тільки на рівні </w:t>
      </w:r>
      <w:proofErr w:type="spellStart"/>
      <w:r w:rsidRPr="003054B9">
        <w:rPr>
          <w:rFonts w:ascii="Times New Roman" w:eastAsia="Times New Roman" w:hAnsi="Times New Roman" w:cs="Times New Roman"/>
          <w:sz w:val="28"/>
          <w:szCs w:val="28"/>
          <w:lang w:val="uk-UA"/>
        </w:rPr>
        <w:t>фронтенду</w:t>
      </w:r>
      <w:proofErr w:type="spellEnd"/>
      <w:r w:rsidRPr="003054B9">
        <w:rPr>
          <w:rFonts w:ascii="Times New Roman" w:eastAsia="Times New Roman" w:hAnsi="Times New Roman" w:cs="Times New Roman"/>
          <w:sz w:val="28"/>
          <w:szCs w:val="28"/>
          <w:lang w:val="uk-UA"/>
        </w:rPr>
        <w:t xml:space="preserve"> (відображення інтерфейсу), а й на рівні </w:t>
      </w:r>
      <w:proofErr w:type="spellStart"/>
      <w:r w:rsidRPr="003054B9">
        <w:rPr>
          <w:rFonts w:ascii="Times New Roman" w:eastAsia="Times New Roman" w:hAnsi="Times New Roman" w:cs="Times New Roman"/>
          <w:sz w:val="28"/>
          <w:szCs w:val="28"/>
          <w:lang w:val="uk-UA"/>
        </w:rPr>
        <w:t>бекенду</w:t>
      </w:r>
      <w:proofErr w:type="spellEnd"/>
      <w:r w:rsidRPr="003054B9">
        <w:rPr>
          <w:rFonts w:ascii="Times New Roman" w:eastAsia="Times New Roman" w:hAnsi="Times New Roman" w:cs="Times New Roman"/>
          <w:sz w:val="28"/>
          <w:szCs w:val="28"/>
          <w:lang w:val="uk-UA"/>
        </w:rPr>
        <w:t>, де при кожному запиті відбувається перевірка прав користувача. Така подвійна перевірка підвищує безпеку застосунку та виключає несанкціонований доступ через підміну запитів</w:t>
      </w:r>
      <w:r w:rsidR="00D460A0">
        <w:rPr>
          <w:rFonts w:ascii="Times New Roman" w:eastAsia="Times New Roman" w:hAnsi="Times New Roman" w:cs="Times New Roman"/>
          <w:sz w:val="28"/>
          <w:szCs w:val="28"/>
          <w:lang w:val="en-GB"/>
        </w:rPr>
        <w:t>.</w:t>
      </w:r>
    </w:p>
    <w:p w14:paraId="79C6E540" w14:textId="076111B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Крім того, взаємодія з профілем користувача також вимагає певної логіки: при завантаженні сторінки профілю здійснюється запит до API для отримання </w:t>
      </w:r>
      <w:r w:rsidRPr="003054B9">
        <w:rPr>
          <w:rFonts w:ascii="Times New Roman" w:eastAsia="Times New Roman" w:hAnsi="Times New Roman" w:cs="Times New Roman"/>
          <w:sz w:val="28"/>
          <w:szCs w:val="28"/>
          <w:lang w:val="uk-UA"/>
        </w:rPr>
        <w:lastRenderedPageBreak/>
        <w:t xml:space="preserve">даних про поточного користувача. У формі редагування автоматично заповнюються поля поточними значеннями, що дає змогу користувачеві швидко </w:t>
      </w:r>
      <w:proofErr w:type="spellStart"/>
      <w:r w:rsidRPr="003054B9">
        <w:rPr>
          <w:rFonts w:ascii="Times New Roman" w:eastAsia="Times New Roman" w:hAnsi="Times New Roman" w:cs="Times New Roman"/>
          <w:sz w:val="28"/>
          <w:szCs w:val="28"/>
          <w:lang w:val="uk-UA"/>
        </w:rPr>
        <w:t>внести</w:t>
      </w:r>
      <w:proofErr w:type="spellEnd"/>
      <w:r w:rsidRPr="003054B9">
        <w:rPr>
          <w:rFonts w:ascii="Times New Roman" w:eastAsia="Times New Roman" w:hAnsi="Times New Roman" w:cs="Times New Roman"/>
          <w:sz w:val="28"/>
          <w:szCs w:val="28"/>
          <w:lang w:val="uk-UA"/>
        </w:rPr>
        <w:t xml:space="preserve"> зміни. </w:t>
      </w:r>
      <w:proofErr w:type="spellStart"/>
      <w:r w:rsidRPr="003054B9">
        <w:rPr>
          <w:rFonts w:ascii="Times New Roman" w:eastAsia="Times New Roman" w:hAnsi="Times New Roman" w:cs="Times New Roman"/>
          <w:sz w:val="28"/>
          <w:szCs w:val="28"/>
          <w:lang w:val="uk-UA"/>
        </w:rPr>
        <w:t>Валідація</w:t>
      </w:r>
      <w:proofErr w:type="spellEnd"/>
      <w:r w:rsidRPr="003054B9">
        <w:rPr>
          <w:rFonts w:ascii="Times New Roman" w:eastAsia="Times New Roman" w:hAnsi="Times New Roman" w:cs="Times New Roman"/>
          <w:sz w:val="28"/>
          <w:szCs w:val="28"/>
          <w:lang w:val="uk-UA"/>
        </w:rPr>
        <w:t xml:space="preserve"> нових даних, перевірка їх коректності та уникнення дублювання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(якщо змінюється поштова адреса) — усе це реалізовано з урахуванням UX-практик.</w:t>
      </w:r>
    </w:p>
    <w:p w14:paraId="5E55B798" w14:textId="77777777" w:rsidR="00910D20" w:rsidRPr="003054B9"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Загалом, логіка додатка, хоча й не передбачає складних математичних алгоритмів, базується на численних умовних перевірках, сценаріях обробки подій, перевірці ролей та синхронізації стану даних між клієнтською та серверною частинами.</w:t>
      </w:r>
    </w:p>
    <w:p w14:paraId="03BEF7C9" w14:textId="3E595B1A" w:rsidR="00910D20" w:rsidRDefault="00037421" w:rsidP="008E1E27">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Таким чином, у рамках створення веб</w:t>
      </w:r>
      <w:r w:rsidR="008E1E27">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 xml:space="preserve">застосунку були реалізовані численні алгоритми та логічні блоки, які забезпечують коректну, надійну та інтуїтивно зрозумілу взаємодію користувача з системою. Вони охоплюють як дії з інтерфейсом, так і поведінку </w:t>
      </w:r>
      <w:proofErr w:type="spellStart"/>
      <w:r w:rsidRPr="003054B9">
        <w:rPr>
          <w:rFonts w:ascii="Times New Roman" w:eastAsia="Times New Roman" w:hAnsi="Times New Roman" w:cs="Times New Roman"/>
          <w:sz w:val="28"/>
          <w:szCs w:val="28"/>
          <w:lang w:val="uk-UA"/>
        </w:rPr>
        <w:t>бекенду</w:t>
      </w:r>
      <w:proofErr w:type="spellEnd"/>
      <w:r w:rsidRPr="003054B9">
        <w:rPr>
          <w:rFonts w:ascii="Times New Roman" w:eastAsia="Times New Roman" w:hAnsi="Times New Roman" w:cs="Times New Roman"/>
          <w:sz w:val="28"/>
          <w:szCs w:val="28"/>
          <w:lang w:val="uk-UA"/>
        </w:rPr>
        <w:t xml:space="preserve">, зокрема перевірку прав доступу, обробку взаємодій, підтримку унікальності дій та збереження </w:t>
      </w:r>
      <w:proofErr w:type="spellStart"/>
      <w:r w:rsidRPr="003054B9">
        <w:rPr>
          <w:rFonts w:ascii="Times New Roman" w:eastAsia="Times New Roman" w:hAnsi="Times New Roman" w:cs="Times New Roman"/>
          <w:sz w:val="28"/>
          <w:szCs w:val="28"/>
          <w:lang w:val="uk-UA"/>
        </w:rPr>
        <w:t>консистентності</w:t>
      </w:r>
      <w:proofErr w:type="spellEnd"/>
      <w:r w:rsidRPr="003054B9">
        <w:rPr>
          <w:rFonts w:ascii="Times New Roman" w:eastAsia="Times New Roman" w:hAnsi="Times New Roman" w:cs="Times New Roman"/>
          <w:sz w:val="28"/>
          <w:szCs w:val="28"/>
          <w:lang w:val="uk-UA"/>
        </w:rPr>
        <w:t xml:space="preserve"> даних. Навіть незначні на перший погляд механізми, такі як реакції на відгуки, несуть у собі важливу логіку, що підвищує якість використання платформи.</w:t>
      </w:r>
    </w:p>
    <w:p w14:paraId="30F5EAEC" w14:textId="77777777" w:rsidR="00EB1E92" w:rsidRPr="003054B9" w:rsidRDefault="00EB1E92" w:rsidP="00D460A0">
      <w:pPr>
        <w:spacing w:line="360" w:lineRule="auto"/>
        <w:ind w:firstLine="709"/>
        <w:jc w:val="both"/>
        <w:rPr>
          <w:rFonts w:ascii="Times New Roman" w:eastAsia="Times New Roman" w:hAnsi="Times New Roman" w:cs="Times New Roman"/>
          <w:sz w:val="28"/>
          <w:szCs w:val="28"/>
          <w:lang w:val="uk-UA"/>
        </w:rPr>
      </w:pPr>
    </w:p>
    <w:p w14:paraId="5034992F" w14:textId="65422DE2" w:rsidR="00910D20"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3.5 </w:t>
      </w:r>
      <w:proofErr w:type="spellStart"/>
      <w:r w:rsidRPr="003054B9">
        <w:rPr>
          <w:rFonts w:ascii="Times New Roman" w:eastAsia="Times New Roman" w:hAnsi="Times New Roman" w:cs="Times New Roman"/>
          <w:sz w:val="28"/>
          <w:szCs w:val="28"/>
          <w:lang w:val="uk-UA"/>
        </w:rPr>
        <w:t>Проєктування</w:t>
      </w:r>
      <w:proofErr w:type="spellEnd"/>
      <w:r w:rsidRPr="003054B9">
        <w:rPr>
          <w:rFonts w:ascii="Times New Roman" w:eastAsia="Times New Roman" w:hAnsi="Times New Roman" w:cs="Times New Roman"/>
          <w:sz w:val="28"/>
          <w:szCs w:val="28"/>
          <w:lang w:val="uk-UA"/>
        </w:rPr>
        <w:t xml:space="preserve"> UI/UX або іншого дизайну системи</w:t>
      </w:r>
    </w:p>
    <w:p w14:paraId="36E72240" w14:textId="77777777" w:rsidR="00EB1E92" w:rsidRPr="003054B9" w:rsidRDefault="00EB1E92" w:rsidP="00D460A0">
      <w:pPr>
        <w:spacing w:line="360" w:lineRule="auto"/>
        <w:ind w:firstLine="709"/>
        <w:jc w:val="both"/>
        <w:rPr>
          <w:rFonts w:ascii="Times New Roman" w:eastAsia="Times New Roman" w:hAnsi="Times New Roman" w:cs="Times New Roman"/>
          <w:sz w:val="28"/>
          <w:szCs w:val="28"/>
          <w:lang w:val="uk-UA"/>
        </w:rPr>
      </w:pPr>
    </w:p>
    <w:p w14:paraId="0CE57EA3" w14:textId="50EA8A1C"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Візуальна складова веб</w:t>
      </w:r>
      <w:r w:rsidR="00DE632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застосунку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відіграє ключову роль у створенні привабливого та інтуїтивно зрозумілого інтерфейсу, який забезпечує комфортну навігацію, швидке сприйняття інформації та емоційне залучення користувача. Дизайн нашої системи ґрунтується на принципах доступності, адаптивності та мінімалізму, що дозволяє зосередити увагу відвідувача на основному контенті без зайвого перевантаження візуальними елементами</w:t>
      </w:r>
      <w:r w:rsidR="008E1E27">
        <w:rPr>
          <w:rFonts w:ascii="Times New Roman" w:eastAsia="Times New Roman" w:hAnsi="Times New Roman" w:cs="Times New Roman"/>
          <w:sz w:val="28"/>
          <w:szCs w:val="28"/>
          <w:lang w:val="en-GB"/>
        </w:rPr>
        <w:t>[6]</w:t>
      </w:r>
      <w:r w:rsidRPr="003054B9">
        <w:rPr>
          <w:rFonts w:ascii="Times New Roman" w:eastAsia="Times New Roman" w:hAnsi="Times New Roman" w:cs="Times New Roman"/>
          <w:sz w:val="28"/>
          <w:szCs w:val="28"/>
          <w:lang w:val="uk-UA"/>
        </w:rPr>
        <w:t>.</w:t>
      </w:r>
    </w:p>
    <w:p w14:paraId="5B37EF88" w14:textId="50C13B1F"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Перш за все, веб</w:t>
      </w:r>
      <w:r w:rsidR="008E1E27">
        <w:rPr>
          <w:rFonts w:ascii="Times New Roman" w:eastAsia="Times New Roman" w:hAnsi="Times New Roman" w:cs="Times New Roman"/>
          <w:sz w:val="28"/>
          <w:szCs w:val="28"/>
          <w:lang w:val="en-GB"/>
        </w:rPr>
        <w:t xml:space="preserve"> </w:t>
      </w:r>
      <w:r w:rsidRPr="003054B9">
        <w:rPr>
          <w:rFonts w:ascii="Times New Roman" w:eastAsia="Times New Roman" w:hAnsi="Times New Roman" w:cs="Times New Roman"/>
          <w:sz w:val="28"/>
          <w:szCs w:val="28"/>
          <w:lang w:val="uk-UA"/>
        </w:rPr>
        <w:t xml:space="preserve">інтерфейс було побудовано з урахуванням логічної структури розділів та взаємозв'язків між ними. Всі основні сторінки (головна, новини, відгуки, FAQ, про </w:t>
      </w:r>
      <w:proofErr w:type="spellStart"/>
      <w:r w:rsidRPr="003054B9">
        <w:rPr>
          <w:rFonts w:ascii="Times New Roman" w:eastAsia="Times New Roman" w:hAnsi="Times New Roman" w:cs="Times New Roman"/>
          <w:sz w:val="28"/>
          <w:szCs w:val="28"/>
          <w:lang w:val="uk-UA"/>
        </w:rPr>
        <w:t>проєкт</w:t>
      </w:r>
      <w:proofErr w:type="spellEnd"/>
      <w:r w:rsidRPr="003054B9">
        <w:rPr>
          <w:rFonts w:ascii="Times New Roman" w:eastAsia="Times New Roman" w:hAnsi="Times New Roman" w:cs="Times New Roman"/>
          <w:sz w:val="28"/>
          <w:szCs w:val="28"/>
          <w:lang w:val="uk-UA"/>
        </w:rPr>
        <w:t xml:space="preserve">, профіль) доступні через верхню навігаційну панель. Такий підхід забезпечує користувачу відчуття контролю над навігацією та дозволяє швидко орієнтуватися в системі. Навігація адаптована під мобільні </w:t>
      </w:r>
      <w:r w:rsidRPr="003054B9">
        <w:rPr>
          <w:rFonts w:ascii="Times New Roman" w:eastAsia="Times New Roman" w:hAnsi="Times New Roman" w:cs="Times New Roman"/>
          <w:sz w:val="28"/>
          <w:szCs w:val="28"/>
          <w:lang w:val="uk-UA"/>
        </w:rPr>
        <w:lastRenderedPageBreak/>
        <w:t>пристрої завдяки використанню гнучкої верстки (</w:t>
      </w:r>
      <w:proofErr w:type="spellStart"/>
      <w:r w:rsidRPr="003054B9">
        <w:rPr>
          <w:rFonts w:ascii="Times New Roman" w:eastAsia="Times New Roman" w:hAnsi="Times New Roman" w:cs="Times New Roman"/>
          <w:sz w:val="28"/>
          <w:szCs w:val="28"/>
          <w:lang w:val="uk-UA"/>
        </w:rPr>
        <w:t>Flexbox</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Grid</w:t>
      </w:r>
      <w:proofErr w:type="spellEnd"/>
      <w:r w:rsidRPr="003054B9">
        <w:rPr>
          <w:rFonts w:ascii="Times New Roman" w:eastAsia="Times New Roman" w:hAnsi="Times New Roman" w:cs="Times New Roman"/>
          <w:sz w:val="28"/>
          <w:szCs w:val="28"/>
          <w:lang w:val="uk-UA"/>
        </w:rPr>
        <w:t>), що забезпечує плавне масштабування контенту на різних екранах</w:t>
      </w:r>
      <w:r w:rsidR="008E1E27">
        <w:rPr>
          <w:rFonts w:ascii="Times New Roman" w:eastAsia="Times New Roman" w:hAnsi="Times New Roman" w:cs="Times New Roman"/>
          <w:sz w:val="28"/>
          <w:szCs w:val="28"/>
          <w:lang w:val="en-GB"/>
        </w:rPr>
        <w:t>[7]</w:t>
      </w:r>
      <w:r w:rsidRPr="003054B9">
        <w:rPr>
          <w:rFonts w:ascii="Times New Roman" w:eastAsia="Times New Roman" w:hAnsi="Times New Roman" w:cs="Times New Roman"/>
          <w:sz w:val="28"/>
          <w:szCs w:val="28"/>
          <w:lang w:val="uk-UA"/>
        </w:rPr>
        <w:t>.</w:t>
      </w:r>
    </w:p>
    <w:p w14:paraId="0BED16B7" w14:textId="0F1C7D1E"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Кольорова палітра базується на темно-синьому фоні з контрастними яскравими акцентами (помаранчеві кнопки дій, білий текст), що формує виразний стиль і підкреслює </w:t>
      </w:r>
      <w:proofErr w:type="spellStart"/>
      <w:r w:rsidRPr="003054B9">
        <w:rPr>
          <w:rFonts w:ascii="Times New Roman" w:eastAsia="Times New Roman" w:hAnsi="Times New Roman" w:cs="Times New Roman"/>
          <w:sz w:val="28"/>
          <w:szCs w:val="28"/>
          <w:lang w:val="uk-UA"/>
        </w:rPr>
        <w:t>геймерську</w:t>
      </w:r>
      <w:proofErr w:type="spellEnd"/>
      <w:r w:rsidRPr="003054B9">
        <w:rPr>
          <w:rFonts w:ascii="Times New Roman" w:eastAsia="Times New Roman" w:hAnsi="Times New Roman" w:cs="Times New Roman"/>
          <w:sz w:val="28"/>
          <w:szCs w:val="28"/>
          <w:lang w:val="uk-UA"/>
        </w:rPr>
        <w:t xml:space="preserve"> тематику </w:t>
      </w:r>
      <w:proofErr w:type="spellStart"/>
      <w:r w:rsidRPr="003054B9">
        <w:rPr>
          <w:rFonts w:ascii="Times New Roman" w:eastAsia="Times New Roman" w:hAnsi="Times New Roman" w:cs="Times New Roman"/>
          <w:sz w:val="28"/>
          <w:szCs w:val="28"/>
          <w:lang w:val="uk-UA"/>
        </w:rPr>
        <w:t>проєкту</w:t>
      </w:r>
      <w:proofErr w:type="spellEnd"/>
      <w:r w:rsidRPr="003054B9">
        <w:rPr>
          <w:rFonts w:ascii="Times New Roman" w:eastAsia="Times New Roman" w:hAnsi="Times New Roman" w:cs="Times New Roman"/>
          <w:sz w:val="28"/>
          <w:szCs w:val="28"/>
          <w:lang w:val="uk-UA"/>
        </w:rPr>
        <w:t xml:space="preserve">. Кнопки мають м’яке заокруглення, тінь та зміну стану при наведенні, що покращує зворотний зв'язок із користувачем. </w:t>
      </w:r>
      <w:proofErr w:type="spellStart"/>
      <w:r w:rsidRPr="003054B9">
        <w:rPr>
          <w:rFonts w:ascii="Times New Roman" w:eastAsia="Times New Roman" w:hAnsi="Times New Roman" w:cs="Times New Roman"/>
          <w:sz w:val="28"/>
          <w:szCs w:val="28"/>
          <w:lang w:val="uk-UA"/>
        </w:rPr>
        <w:t>Типографіка</w:t>
      </w:r>
      <w:proofErr w:type="spellEnd"/>
      <w:r w:rsidRPr="003054B9">
        <w:rPr>
          <w:rFonts w:ascii="Times New Roman" w:eastAsia="Times New Roman" w:hAnsi="Times New Roman" w:cs="Times New Roman"/>
          <w:sz w:val="28"/>
          <w:szCs w:val="28"/>
          <w:lang w:val="uk-UA"/>
        </w:rPr>
        <w:t xml:space="preserve"> використовує шрифт </w:t>
      </w:r>
      <w:proofErr w:type="spellStart"/>
      <w:r w:rsidRPr="003054B9">
        <w:rPr>
          <w:rFonts w:ascii="Times New Roman" w:eastAsia="Times New Roman" w:hAnsi="Times New Roman" w:cs="Times New Roman"/>
          <w:sz w:val="28"/>
          <w:szCs w:val="28"/>
          <w:lang w:val="uk-UA"/>
        </w:rPr>
        <w:t>Poppins</w:t>
      </w:r>
      <w:proofErr w:type="spellEnd"/>
      <w:r w:rsidRPr="003054B9">
        <w:rPr>
          <w:rFonts w:ascii="Times New Roman" w:eastAsia="Times New Roman" w:hAnsi="Times New Roman" w:cs="Times New Roman"/>
          <w:sz w:val="28"/>
          <w:szCs w:val="28"/>
          <w:lang w:val="uk-UA"/>
        </w:rPr>
        <w:t xml:space="preserve"> із різною товщиною гарнітур для створення ієрархії контенту</w:t>
      </w:r>
      <w:r w:rsidR="008E1E27">
        <w:rPr>
          <w:rFonts w:ascii="Times New Roman" w:eastAsia="Times New Roman" w:hAnsi="Times New Roman" w:cs="Times New Roman"/>
          <w:sz w:val="28"/>
          <w:szCs w:val="28"/>
          <w:lang w:val="en-GB"/>
        </w:rPr>
        <w:t>[8]</w:t>
      </w:r>
      <w:r w:rsidRPr="003054B9">
        <w:rPr>
          <w:rFonts w:ascii="Times New Roman" w:eastAsia="Times New Roman" w:hAnsi="Times New Roman" w:cs="Times New Roman"/>
          <w:sz w:val="28"/>
          <w:szCs w:val="28"/>
          <w:lang w:val="uk-UA"/>
        </w:rPr>
        <w:t>.</w:t>
      </w:r>
    </w:p>
    <w:p w14:paraId="218D29F2"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Особлива увага приділялася головній сторінці, оскільки вона формує перше враження про платформу. На головному екрані представлено слоган гри, заклик до дії (оформити гру) та стилізоване зображення, яке одразу вказує на тематику середньовічного світу, побудованого з цегли. Кнопка "Оформити гру" </w:t>
      </w:r>
      <w:proofErr w:type="spellStart"/>
      <w:r w:rsidRPr="003054B9">
        <w:rPr>
          <w:rFonts w:ascii="Times New Roman" w:eastAsia="Times New Roman" w:hAnsi="Times New Roman" w:cs="Times New Roman"/>
          <w:sz w:val="28"/>
          <w:szCs w:val="28"/>
          <w:lang w:val="uk-UA"/>
        </w:rPr>
        <w:t>динамічно</w:t>
      </w:r>
      <w:proofErr w:type="spellEnd"/>
      <w:r w:rsidRPr="003054B9">
        <w:rPr>
          <w:rFonts w:ascii="Times New Roman" w:eastAsia="Times New Roman" w:hAnsi="Times New Roman" w:cs="Times New Roman"/>
          <w:sz w:val="28"/>
          <w:szCs w:val="28"/>
          <w:lang w:val="uk-UA"/>
        </w:rPr>
        <w:t xml:space="preserve"> реагує на </w:t>
      </w:r>
      <w:proofErr w:type="spellStart"/>
      <w:r w:rsidRPr="003054B9">
        <w:rPr>
          <w:rFonts w:ascii="Times New Roman" w:eastAsia="Times New Roman" w:hAnsi="Times New Roman" w:cs="Times New Roman"/>
          <w:sz w:val="28"/>
          <w:szCs w:val="28"/>
          <w:lang w:val="uk-UA"/>
        </w:rPr>
        <w:t>авторизаційний</w:t>
      </w:r>
      <w:proofErr w:type="spellEnd"/>
      <w:r w:rsidRPr="003054B9">
        <w:rPr>
          <w:rFonts w:ascii="Times New Roman" w:eastAsia="Times New Roman" w:hAnsi="Times New Roman" w:cs="Times New Roman"/>
          <w:sz w:val="28"/>
          <w:szCs w:val="28"/>
          <w:lang w:val="uk-UA"/>
        </w:rPr>
        <w:t xml:space="preserve"> стан користувача: у разі, якщо він не авторизований, система скролить до форми в футері; в іншому випадку — надсилає листа.</w:t>
      </w:r>
    </w:p>
    <w:p w14:paraId="3F8EFCFC"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Сторінка "Профіль" реалізована як особистий кабінет користувача, де він може переглянути свої дані, редагувати ім’я або електронну пошту, а також у майбутньому — бачити активність у системі. Важливою деталлю є реалізація можливості редагування профілю без перезавантаження сторінки, що досягається використанням сучасних підходів </w:t>
      </w:r>
      <w:proofErr w:type="spellStart"/>
      <w:r w:rsidRPr="003054B9">
        <w:rPr>
          <w:rFonts w:ascii="Times New Roman" w:eastAsia="Times New Roman" w:hAnsi="Times New Roman" w:cs="Times New Roman"/>
          <w:sz w:val="28"/>
          <w:szCs w:val="28"/>
          <w:lang w:val="uk-UA"/>
        </w:rPr>
        <w:t>JavaScript</w:t>
      </w:r>
      <w:proofErr w:type="spellEnd"/>
      <w:r w:rsidRPr="003054B9">
        <w:rPr>
          <w:rFonts w:ascii="Times New Roman" w:eastAsia="Times New Roman" w:hAnsi="Times New Roman" w:cs="Times New Roman"/>
          <w:sz w:val="28"/>
          <w:szCs w:val="28"/>
          <w:lang w:val="uk-UA"/>
        </w:rPr>
        <w:t>.</w:t>
      </w:r>
    </w:p>
    <w:p w14:paraId="6B8C21BE"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На сторінці "Відгуки" реалізовано механізм відображення усіх залишених користувачами відгуків із рейтингом, текстом, датою та можливістю залишати лайки/</w:t>
      </w:r>
      <w:proofErr w:type="spellStart"/>
      <w:r w:rsidRPr="003054B9">
        <w:rPr>
          <w:rFonts w:ascii="Times New Roman" w:eastAsia="Times New Roman" w:hAnsi="Times New Roman" w:cs="Times New Roman"/>
          <w:sz w:val="28"/>
          <w:szCs w:val="28"/>
          <w:lang w:val="uk-UA"/>
        </w:rPr>
        <w:t>дизлайки</w:t>
      </w:r>
      <w:proofErr w:type="spellEnd"/>
      <w:r w:rsidRPr="003054B9">
        <w:rPr>
          <w:rFonts w:ascii="Times New Roman" w:eastAsia="Times New Roman" w:hAnsi="Times New Roman" w:cs="Times New Roman"/>
          <w:sz w:val="28"/>
          <w:szCs w:val="28"/>
          <w:lang w:val="uk-UA"/>
        </w:rPr>
        <w:t>. Власний відгук автоматично виділяється візуально, а поруч з ним з'являються кнопки "Редагувати" та "Видалити". Кнопка "Створити відгук" доступна лише авторизованим користувачам, і при її натисканні відкривається модальне вікно з формою, що дозволяє зручно додати нову думку без залишення сторінки.</w:t>
      </w:r>
    </w:p>
    <w:p w14:paraId="79F759D3"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Сторінка "Новини" має лаконічне карткове представлення. Кожна новина включає заголовок, дату публікації та короткий зміст. Структура карток та використання білих блоків на темному фоні створюють візуальну чистоту та полегшують сприйняття тексту.</w:t>
      </w:r>
    </w:p>
    <w:p w14:paraId="213DF1C2"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Інтерфейс адміністратора реалізовано в рамках окремого маршруту та адаптовано до потреб керування користувачами та новинами. Було передбачено пошук за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зміну статусу верифікації, видалення користувачів із підтвердженням дії, а також додавання, редагування та видалення новин. Інтерфейс дозволяє адміністратору зручно виконувати свої завдання без необхідності використовувати зовнішні інструменти.</w:t>
      </w:r>
    </w:p>
    <w:p w14:paraId="60706DED" w14:textId="77777777" w:rsidR="00910D20" w:rsidRPr="003054B9"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Інтернаціоналізація інтерфейсу (UA/EN) реалізована за допомогою бібліотеки i18next. Всі текстові елементи переведені у формат ключів, і зміна мови виконується миттєво без перезавантаження сторінки. Це дозволяє забезпечити зручність для широкого кола користувачів.</w:t>
      </w:r>
    </w:p>
    <w:p w14:paraId="5435FDC1" w14:textId="20060422" w:rsidR="00910D20" w:rsidRDefault="00037421" w:rsidP="00D460A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Узагальнюючи, UI/UX дизайну в розробленому веб</w:t>
      </w:r>
      <w:r w:rsidR="00DE632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приділено особливу увагу. Кожен елемент ретельно </w:t>
      </w:r>
      <w:proofErr w:type="spellStart"/>
      <w:r w:rsidRPr="003054B9">
        <w:rPr>
          <w:rFonts w:ascii="Times New Roman" w:eastAsia="Times New Roman" w:hAnsi="Times New Roman" w:cs="Times New Roman"/>
          <w:sz w:val="28"/>
          <w:szCs w:val="28"/>
          <w:lang w:val="uk-UA"/>
        </w:rPr>
        <w:t>спроєктовано</w:t>
      </w:r>
      <w:proofErr w:type="spellEnd"/>
      <w:r w:rsidRPr="003054B9">
        <w:rPr>
          <w:rFonts w:ascii="Times New Roman" w:eastAsia="Times New Roman" w:hAnsi="Times New Roman" w:cs="Times New Roman"/>
          <w:sz w:val="28"/>
          <w:szCs w:val="28"/>
          <w:lang w:val="uk-UA"/>
        </w:rPr>
        <w:t xml:space="preserve"> для досягнення максимальної зручності, доступності, стилістичної єдності та приємного користувацького досвіду. Завдяки цьому сайт не лише функціонально виконує свої задачі, а й виглядає сучасно, привабливо та інтуїтивно зрозуміло.</w:t>
      </w:r>
    </w:p>
    <w:p w14:paraId="172B4266" w14:textId="77777777" w:rsidR="00EC5572" w:rsidRDefault="00EC5572">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AFA0A5A" w14:textId="3DA8C53E" w:rsidR="00EC5572" w:rsidRPr="00966AA4" w:rsidRDefault="00966AA4" w:rsidP="00966AA4">
      <w:pPr>
        <w:spacing w:after="240" w:line="360" w:lineRule="auto"/>
        <w:ind w:firstLine="70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GB"/>
        </w:rPr>
        <w:lastRenderedPageBreak/>
        <w:t xml:space="preserve">4 </w:t>
      </w:r>
      <w:r w:rsidR="00EC5572" w:rsidRPr="00EC5572">
        <w:rPr>
          <w:rFonts w:ascii="Times New Roman" w:eastAsia="Times New Roman" w:hAnsi="Times New Roman" w:cs="Times New Roman"/>
          <w:b/>
          <w:bCs/>
          <w:sz w:val="28"/>
          <w:szCs w:val="28"/>
        </w:rPr>
        <w:t>ОПИС ПРИЙНЯТИХ ПРОГРАМНИХ РІШЕНЬ</w:t>
      </w:r>
    </w:p>
    <w:p w14:paraId="3654BB17" w14:textId="0BD9C15E" w:rsidR="00910D20"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4.1 Середовище розробки та особливості запуску</w:t>
      </w:r>
    </w:p>
    <w:p w14:paraId="3BDBEF9E" w14:textId="77777777" w:rsidR="00EB1E92" w:rsidRPr="003054B9" w:rsidRDefault="00EB1E92" w:rsidP="00EB1E92">
      <w:pPr>
        <w:spacing w:line="360" w:lineRule="auto"/>
        <w:ind w:firstLine="709"/>
        <w:jc w:val="both"/>
        <w:rPr>
          <w:rFonts w:ascii="Times New Roman" w:eastAsia="Times New Roman" w:hAnsi="Times New Roman" w:cs="Times New Roman"/>
          <w:sz w:val="28"/>
          <w:szCs w:val="28"/>
          <w:lang w:val="uk-UA"/>
        </w:rPr>
      </w:pPr>
    </w:p>
    <w:p w14:paraId="6B9A435C" w14:textId="21D94719" w:rsidR="00910D20" w:rsidRPr="003054B9"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Розробка веб</w:t>
      </w:r>
      <w:r w:rsidR="00DE6327">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для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здійснювалася на локальному комп’ютері із використанням </w:t>
      </w:r>
      <w:proofErr w:type="spellStart"/>
      <w:r w:rsidRPr="003054B9">
        <w:rPr>
          <w:rFonts w:ascii="Times New Roman" w:eastAsia="Times New Roman" w:hAnsi="Times New Roman" w:cs="Times New Roman"/>
          <w:sz w:val="28"/>
          <w:szCs w:val="28"/>
          <w:lang w:val="uk-UA"/>
        </w:rPr>
        <w:t>Visual</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Studio</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Code</w:t>
      </w:r>
      <w:proofErr w:type="spellEnd"/>
      <w:r w:rsidR="00AC0196">
        <w:rPr>
          <w:rFonts w:ascii="Times New Roman" w:eastAsia="Times New Roman" w:hAnsi="Times New Roman" w:cs="Times New Roman"/>
          <w:sz w:val="28"/>
          <w:szCs w:val="28"/>
          <w:lang w:val="en-GB"/>
        </w:rPr>
        <w:t>[9]</w:t>
      </w:r>
      <w:r w:rsidRPr="003054B9">
        <w:rPr>
          <w:rFonts w:ascii="Times New Roman" w:eastAsia="Times New Roman" w:hAnsi="Times New Roman" w:cs="Times New Roman"/>
          <w:sz w:val="28"/>
          <w:szCs w:val="28"/>
          <w:lang w:val="uk-UA"/>
        </w:rPr>
        <w:t xml:space="preserve"> як основного інструменту для програмування. Це середовище було обрано через свою легкість, гнучкість, велику екосистему плагінів, зручну інтеграцію з терміналом, </w:t>
      </w:r>
      <w:proofErr w:type="spellStart"/>
      <w:r w:rsidRPr="003054B9">
        <w:rPr>
          <w:rFonts w:ascii="Times New Roman" w:eastAsia="Times New Roman" w:hAnsi="Times New Roman" w:cs="Times New Roman"/>
          <w:sz w:val="28"/>
          <w:szCs w:val="28"/>
          <w:lang w:val="uk-UA"/>
        </w:rPr>
        <w:t>git</w:t>
      </w:r>
      <w:proofErr w:type="spellEnd"/>
      <w:r w:rsidRPr="003054B9">
        <w:rPr>
          <w:rFonts w:ascii="Times New Roman" w:eastAsia="Times New Roman" w:hAnsi="Times New Roman" w:cs="Times New Roman"/>
          <w:sz w:val="28"/>
          <w:szCs w:val="28"/>
          <w:lang w:val="uk-UA"/>
        </w:rPr>
        <w:t xml:space="preserve">-репозиторіями та чудову підтримку для мов програмування, що використовувалися у </w:t>
      </w:r>
      <w:proofErr w:type="spellStart"/>
      <w:r w:rsidRPr="003054B9">
        <w:rPr>
          <w:rFonts w:ascii="Times New Roman" w:eastAsia="Times New Roman" w:hAnsi="Times New Roman" w:cs="Times New Roman"/>
          <w:sz w:val="28"/>
          <w:szCs w:val="28"/>
          <w:lang w:val="uk-UA"/>
        </w:rPr>
        <w:t>проєкті</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JavaScript</w:t>
      </w:r>
      <w:proofErr w:type="spellEnd"/>
      <w:r w:rsidRPr="003054B9">
        <w:rPr>
          <w:rFonts w:ascii="Times New Roman" w:eastAsia="Times New Roman" w:hAnsi="Times New Roman" w:cs="Times New Roman"/>
          <w:sz w:val="28"/>
          <w:szCs w:val="28"/>
          <w:lang w:val="uk-UA"/>
        </w:rPr>
        <w:t xml:space="preserve"> для </w:t>
      </w:r>
      <w:proofErr w:type="spellStart"/>
      <w:r w:rsidRPr="003054B9">
        <w:rPr>
          <w:rFonts w:ascii="Times New Roman" w:eastAsia="Times New Roman" w:hAnsi="Times New Roman" w:cs="Times New Roman"/>
          <w:sz w:val="28"/>
          <w:szCs w:val="28"/>
          <w:lang w:val="uk-UA"/>
        </w:rPr>
        <w:t>фронтенду</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для серверної частини.</w:t>
      </w:r>
    </w:p>
    <w:p w14:paraId="181710BE" w14:textId="77777777" w:rsidR="00910D20" w:rsidRPr="003054B9"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якості локального веб-сервера під час розробки </w:t>
      </w:r>
      <w:proofErr w:type="spellStart"/>
      <w:r w:rsidRPr="003054B9">
        <w:rPr>
          <w:rFonts w:ascii="Times New Roman" w:eastAsia="Times New Roman" w:hAnsi="Times New Roman" w:cs="Times New Roman"/>
          <w:sz w:val="28"/>
          <w:szCs w:val="28"/>
          <w:lang w:val="uk-UA"/>
        </w:rPr>
        <w:t>інтерфейсної</w:t>
      </w:r>
      <w:proofErr w:type="spellEnd"/>
      <w:r w:rsidRPr="003054B9">
        <w:rPr>
          <w:rFonts w:ascii="Times New Roman" w:eastAsia="Times New Roman" w:hAnsi="Times New Roman" w:cs="Times New Roman"/>
          <w:sz w:val="28"/>
          <w:szCs w:val="28"/>
          <w:lang w:val="uk-UA"/>
        </w:rPr>
        <w:t xml:space="preserve"> частини застосовувалося розширення </w:t>
      </w:r>
      <w:proofErr w:type="spellStart"/>
      <w:r w:rsidRPr="003054B9">
        <w:rPr>
          <w:rFonts w:ascii="Times New Roman" w:eastAsia="Times New Roman" w:hAnsi="Times New Roman" w:cs="Times New Roman"/>
          <w:sz w:val="28"/>
          <w:szCs w:val="28"/>
          <w:lang w:val="uk-UA"/>
        </w:rPr>
        <w:t>Live</w:t>
      </w:r>
      <w:proofErr w:type="spellEnd"/>
      <w:r w:rsidRPr="003054B9">
        <w:rPr>
          <w:rFonts w:ascii="Times New Roman" w:eastAsia="Times New Roman" w:hAnsi="Times New Roman" w:cs="Times New Roman"/>
          <w:sz w:val="28"/>
          <w:szCs w:val="28"/>
          <w:lang w:val="uk-UA"/>
        </w:rPr>
        <w:t xml:space="preserve"> Server, що дозволяло миттєво переглядати результати змін без необхідності вручну оновлювати сторінку або перезапускати сервер. Це значно пришвидшувало цикл розробки та тестування зовнішнього вигляду сайту, забезпечуючи ефективну перевірку взаємодії між компонентами.</w:t>
      </w:r>
    </w:p>
    <w:p w14:paraId="47EA074A" w14:textId="149B4224" w:rsidR="00910D20" w:rsidRPr="003054B9"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Для створення серверної логіки було обрано </w:t>
      </w: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xml:space="preserve"> — сучасний асинхронний </w:t>
      </w: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-фреймворк, що надає інтуїтивний синтаксис для побудови </w:t>
      </w:r>
      <w:proofErr w:type="spellStart"/>
      <w:r w:rsidRPr="003054B9">
        <w:rPr>
          <w:rFonts w:ascii="Times New Roman" w:eastAsia="Times New Roman" w:hAnsi="Times New Roman" w:cs="Times New Roman"/>
          <w:sz w:val="28"/>
          <w:szCs w:val="28"/>
          <w:lang w:val="uk-UA"/>
        </w:rPr>
        <w:t>RESTful</w:t>
      </w:r>
      <w:proofErr w:type="spellEnd"/>
      <w:r w:rsidRPr="003054B9">
        <w:rPr>
          <w:rFonts w:ascii="Times New Roman" w:eastAsia="Times New Roman" w:hAnsi="Times New Roman" w:cs="Times New Roman"/>
          <w:sz w:val="28"/>
          <w:szCs w:val="28"/>
          <w:lang w:val="uk-UA"/>
        </w:rPr>
        <w:t xml:space="preserve"> API. Серверна частина запускалася локально за допомогою команди </w:t>
      </w:r>
      <w:proofErr w:type="spellStart"/>
      <w:r w:rsidRPr="003054B9">
        <w:rPr>
          <w:rFonts w:ascii="Times New Roman" w:eastAsia="Times New Roman" w:hAnsi="Times New Roman" w:cs="Times New Roman"/>
          <w:sz w:val="28"/>
          <w:szCs w:val="28"/>
          <w:lang w:val="uk-UA"/>
        </w:rPr>
        <w:t>uvicorn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main:app</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reload</w:t>
      </w:r>
      <w:proofErr w:type="spellEnd"/>
      <w:r w:rsidRPr="003054B9">
        <w:rPr>
          <w:rFonts w:ascii="Times New Roman" w:eastAsia="Times New Roman" w:hAnsi="Times New Roman" w:cs="Times New Roman"/>
          <w:sz w:val="28"/>
          <w:szCs w:val="28"/>
          <w:lang w:val="uk-UA"/>
        </w:rPr>
        <w:t>, що дозволяла автоматично оновлювати сервер при внесенні змін до коду.</w:t>
      </w:r>
    </w:p>
    <w:p w14:paraId="7826798C" w14:textId="2F2E7B79" w:rsidR="00910D20" w:rsidRPr="003054B9"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якості бази даних використовувалася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 вбудована реляційна СУБД, що не потребує окремого серверного розгортання. Вона була обрана через простоту, відсутність необхідності у складному налаштуванні та чудову інтеграцію з </w:t>
      </w: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 через бібліотеку sqlite3</w:t>
      </w:r>
      <w:r w:rsidR="00AC0196">
        <w:rPr>
          <w:rFonts w:ascii="Times New Roman" w:eastAsia="Times New Roman" w:hAnsi="Times New Roman" w:cs="Times New Roman"/>
          <w:sz w:val="28"/>
          <w:szCs w:val="28"/>
          <w:lang w:val="en-GB"/>
        </w:rPr>
        <w:t>[10]</w:t>
      </w:r>
      <w:r w:rsidRPr="003054B9">
        <w:rPr>
          <w:rFonts w:ascii="Times New Roman" w:eastAsia="Times New Roman" w:hAnsi="Times New Roman" w:cs="Times New Roman"/>
          <w:sz w:val="28"/>
          <w:szCs w:val="28"/>
          <w:lang w:val="uk-UA"/>
        </w:rPr>
        <w:t xml:space="preserve">. Це забезпечило можливість миттєво створювати й модифікувати базу даних локально без додаткового навантаження на систему. У майбутньому система може бути легко адаптована до масштабованої СУБД, такої як </w:t>
      </w:r>
      <w:proofErr w:type="spellStart"/>
      <w:r w:rsidRPr="003054B9">
        <w:rPr>
          <w:rFonts w:ascii="Times New Roman" w:eastAsia="Times New Roman" w:hAnsi="Times New Roman" w:cs="Times New Roman"/>
          <w:sz w:val="28"/>
          <w:szCs w:val="28"/>
          <w:lang w:val="uk-UA"/>
        </w:rPr>
        <w:t>PostgreSQL</w:t>
      </w:r>
      <w:proofErr w:type="spellEnd"/>
      <w:r w:rsidRPr="003054B9">
        <w:rPr>
          <w:rFonts w:ascii="Times New Roman" w:eastAsia="Times New Roman" w:hAnsi="Times New Roman" w:cs="Times New Roman"/>
          <w:sz w:val="28"/>
          <w:szCs w:val="28"/>
          <w:lang w:val="uk-UA"/>
        </w:rPr>
        <w:t xml:space="preserve">, але на етапі прототипу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була оптимальним вибором.</w:t>
      </w:r>
    </w:p>
    <w:p w14:paraId="7711DDA0" w14:textId="77777777" w:rsidR="00910D20" w:rsidRPr="003054B9" w:rsidRDefault="00037421" w:rsidP="00EB1E9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Також у серверній частині використовувався модуль </w:t>
      </w:r>
      <w:proofErr w:type="spellStart"/>
      <w:r w:rsidRPr="003054B9">
        <w:rPr>
          <w:rFonts w:ascii="Times New Roman" w:eastAsia="Times New Roman" w:hAnsi="Times New Roman" w:cs="Times New Roman"/>
          <w:sz w:val="28"/>
          <w:szCs w:val="28"/>
          <w:lang w:val="uk-UA"/>
        </w:rPr>
        <w:t>smtplib</w:t>
      </w:r>
      <w:proofErr w:type="spellEnd"/>
      <w:r w:rsidRPr="003054B9">
        <w:rPr>
          <w:rFonts w:ascii="Times New Roman" w:eastAsia="Times New Roman" w:hAnsi="Times New Roman" w:cs="Times New Roman"/>
          <w:sz w:val="28"/>
          <w:szCs w:val="28"/>
          <w:lang w:val="uk-UA"/>
        </w:rPr>
        <w:t xml:space="preserve"> для реалізації надсилання листів на електронну пошту, що стало корисним при додаванні </w:t>
      </w:r>
      <w:r w:rsidRPr="003054B9">
        <w:rPr>
          <w:rFonts w:ascii="Times New Roman" w:eastAsia="Times New Roman" w:hAnsi="Times New Roman" w:cs="Times New Roman"/>
          <w:sz w:val="28"/>
          <w:szCs w:val="28"/>
          <w:lang w:val="uk-UA"/>
        </w:rPr>
        <w:lastRenderedPageBreak/>
        <w:t xml:space="preserve">можливості зворотного зв’язку. Запуск відповідного функціоналу вимагав наявності інтернет-з’єднання, коректного API-ключа (наприклад, через сервіс </w:t>
      </w:r>
      <w:proofErr w:type="spellStart"/>
      <w:r w:rsidRPr="003054B9">
        <w:rPr>
          <w:rFonts w:ascii="Times New Roman" w:eastAsia="Times New Roman" w:hAnsi="Times New Roman" w:cs="Times New Roman"/>
          <w:sz w:val="28"/>
          <w:szCs w:val="28"/>
          <w:lang w:val="uk-UA"/>
        </w:rPr>
        <w:t>SendGrid</w:t>
      </w:r>
      <w:proofErr w:type="spellEnd"/>
      <w:r w:rsidRPr="003054B9">
        <w:rPr>
          <w:rFonts w:ascii="Times New Roman" w:eastAsia="Times New Roman" w:hAnsi="Times New Roman" w:cs="Times New Roman"/>
          <w:sz w:val="28"/>
          <w:szCs w:val="28"/>
          <w:lang w:val="uk-UA"/>
        </w:rPr>
        <w:t>) та налаштованої автентифікації відправника.</w:t>
      </w:r>
    </w:p>
    <w:p w14:paraId="03704761" w14:textId="77777777" w:rsidR="00910D20" w:rsidRPr="003054B9" w:rsidRDefault="00037421" w:rsidP="00EB1E92">
      <w:pPr>
        <w:spacing w:line="360" w:lineRule="auto"/>
        <w:ind w:firstLine="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Характеристики пристрою, на якому виконувалась розробка та тестування </w:t>
      </w:r>
      <w:proofErr w:type="spellStart"/>
      <w:r w:rsidRPr="003054B9">
        <w:rPr>
          <w:rFonts w:ascii="Times New Roman" w:eastAsia="Times New Roman" w:hAnsi="Times New Roman" w:cs="Times New Roman"/>
          <w:sz w:val="28"/>
          <w:szCs w:val="28"/>
          <w:lang w:val="uk-UA"/>
        </w:rPr>
        <w:t>вебзастосунку</w:t>
      </w:r>
      <w:proofErr w:type="spellEnd"/>
      <w:r w:rsidRPr="003054B9">
        <w:rPr>
          <w:rFonts w:ascii="Times New Roman" w:eastAsia="Times New Roman" w:hAnsi="Times New Roman" w:cs="Times New Roman"/>
          <w:sz w:val="28"/>
          <w:szCs w:val="28"/>
          <w:lang w:val="uk-UA"/>
        </w:rPr>
        <w:t>:</w:t>
      </w:r>
    </w:p>
    <w:p w14:paraId="056EF848" w14:textId="0EA3C0C1" w:rsidR="00910D20" w:rsidRPr="003054B9" w:rsidRDefault="00037421" w:rsidP="00EB1E92">
      <w:pPr>
        <w:numPr>
          <w:ilvl w:val="0"/>
          <w:numId w:val="10"/>
        </w:numPr>
        <w:spacing w:line="360" w:lineRule="auto"/>
        <w:ind w:left="993" w:hanging="284"/>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Процесор: 11th </w:t>
      </w:r>
      <w:proofErr w:type="spellStart"/>
      <w:r w:rsidRPr="003054B9">
        <w:rPr>
          <w:rFonts w:ascii="Times New Roman" w:eastAsia="Times New Roman" w:hAnsi="Times New Roman" w:cs="Times New Roman"/>
          <w:sz w:val="28"/>
          <w:szCs w:val="28"/>
          <w:lang w:val="uk-UA"/>
        </w:rPr>
        <w:t>Gen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Intel</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Core</w:t>
      </w:r>
      <w:proofErr w:type="spellEnd"/>
      <w:r w:rsidRPr="003054B9">
        <w:rPr>
          <w:rFonts w:ascii="Times New Roman" w:eastAsia="Times New Roman" w:hAnsi="Times New Roman" w:cs="Times New Roman"/>
          <w:sz w:val="28"/>
          <w:szCs w:val="28"/>
          <w:lang w:val="uk-UA"/>
        </w:rPr>
        <w:t>™ i5-1135G7, 2.40GHz</w:t>
      </w:r>
      <w:r w:rsidR="00966AA4">
        <w:rPr>
          <w:rFonts w:ascii="Times New Roman" w:eastAsia="Times New Roman" w:hAnsi="Times New Roman" w:cs="Times New Roman"/>
          <w:sz w:val="28"/>
          <w:szCs w:val="28"/>
          <w:lang w:val="en-GB"/>
        </w:rPr>
        <w:t>;</w:t>
      </w:r>
    </w:p>
    <w:p w14:paraId="796AE450" w14:textId="3B266ECD" w:rsidR="00EB1E92" w:rsidRDefault="00037421" w:rsidP="00EB1E92">
      <w:pPr>
        <w:numPr>
          <w:ilvl w:val="0"/>
          <w:numId w:val="10"/>
        </w:numPr>
        <w:spacing w:line="360" w:lineRule="auto"/>
        <w:ind w:left="993" w:hanging="284"/>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Оперативна пам’ять: 8 GB</w:t>
      </w:r>
      <w:r w:rsidR="00966AA4">
        <w:rPr>
          <w:rFonts w:ascii="Times New Roman" w:eastAsia="Times New Roman" w:hAnsi="Times New Roman" w:cs="Times New Roman"/>
          <w:sz w:val="28"/>
          <w:szCs w:val="28"/>
          <w:lang w:val="en-GB"/>
        </w:rPr>
        <w:t>;</w:t>
      </w:r>
    </w:p>
    <w:p w14:paraId="2A938115" w14:textId="6F72F911" w:rsidR="00910D20" w:rsidRPr="00EB1E92" w:rsidRDefault="00EB1E92" w:rsidP="00EB1E92">
      <w:pPr>
        <w:numPr>
          <w:ilvl w:val="0"/>
          <w:numId w:val="10"/>
        </w:numPr>
        <w:spacing w:line="360" w:lineRule="auto"/>
        <w:ind w:left="993" w:hanging="284"/>
        <w:rPr>
          <w:rFonts w:ascii="Times New Roman" w:eastAsia="Times New Roman" w:hAnsi="Times New Roman" w:cs="Times New Roman"/>
          <w:sz w:val="28"/>
          <w:szCs w:val="28"/>
          <w:lang w:val="uk-UA"/>
        </w:rPr>
      </w:pPr>
      <w:r w:rsidRPr="00EB1E92">
        <w:rPr>
          <w:rFonts w:ascii="Times New Roman" w:eastAsia="Times New Roman" w:hAnsi="Times New Roman" w:cs="Times New Roman"/>
          <w:sz w:val="28"/>
          <w:szCs w:val="28"/>
          <w:lang w:val="uk-UA"/>
        </w:rPr>
        <w:t xml:space="preserve">Операційна система: Windows 11 </w:t>
      </w:r>
      <w:proofErr w:type="spellStart"/>
      <w:r w:rsidRPr="00EB1E92">
        <w:rPr>
          <w:rFonts w:ascii="Times New Roman" w:eastAsia="Times New Roman" w:hAnsi="Times New Roman" w:cs="Times New Roman"/>
          <w:sz w:val="28"/>
          <w:szCs w:val="28"/>
          <w:lang w:val="uk-UA"/>
        </w:rPr>
        <w:t>Home</w:t>
      </w:r>
      <w:proofErr w:type="spellEnd"/>
      <w:r w:rsidRPr="00EB1E92">
        <w:rPr>
          <w:rFonts w:ascii="Times New Roman" w:eastAsia="Times New Roman" w:hAnsi="Times New Roman" w:cs="Times New Roman"/>
          <w:sz w:val="28"/>
          <w:szCs w:val="28"/>
          <w:lang w:val="uk-UA"/>
        </w:rPr>
        <w:t xml:space="preserve"> x64</w:t>
      </w:r>
      <w:r w:rsidR="00966AA4">
        <w:rPr>
          <w:rFonts w:ascii="Times New Roman" w:eastAsia="Times New Roman" w:hAnsi="Times New Roman" w:cs="Times New Roman"/>
          <w:sz w:val="28"/>
          <w:szCs w:val="28"/>
          <w:lang w:val="en-GB"/>
        </w:rPr>
        <w:t>.</w:t>
      </w:r>
    </w:p>
    <w:p w14:paraId="77CBD067" w14:textId="1E4CF636" w:rsidR="00910D20" w:rsidRPr="003054B9" w:rsidRDefault="00037421" w:rsidP="00EB1E92">
      <w:pPr>
        <w:spacing w:line="360" w:lineRule="auto"/>
        <w:ind w:left="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Програмне забезпечення:</w:t>
      </w:r>
    </w:p>
    <w:p w14:paraId="6106EE16" w14:textId="372A2D17" w:rsidR="00910D20" w:rsidRPr="003054B9"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Visual</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Studio</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Code</w:t>
      </w:r>
      <w:proofErr w:type="spellEnd"/>
      <w:r w:rsidRPr="003054B9">
        <w:rPr>
          <w:rFonts w:ascii="Times New Roman" w:eastAsia="Times New Roman" w:hAnsi="Times New Roman" w:cs="Times New Roman"/>
          <w:sz w:val="28"/>
          <w:szCs w:val="28"/>
          <w:lang w:val="uk-UA"/>
        </w:rPr>
        <w:t xml:space="preserve"> (розширення </w:t>
      </w: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Live</w:t>
      </w:r>
      <w:proofErr w:type="spellEnd"/>
      <w:r w:rsidRPr="003054B9">
        <w:rPr>
          <w:rFonts w:ascii="Times New Roman" w:eastAsia="Times New Roman" w:hAnsi="Times New Roman" w:cs="Times New Roman"/>
          <w:sz w:val="28"/>
          <w:szCs w:val="28"/>
          <w:lang w:val="uk-UA"/>
        </w:rPr>
        <w:t xml:space="preserve"> Server, </w:t>
      </w:r>
      <w:proofErr w:type="spellStart"/>
      <w:r w:rsidRPr="003054B9">
        <w:rPr>
          <w:rFonts w:ascii="Times New Roman" w:eastAsia="Times New Roman" w:hAnsi="Times New Roman" w:cs="Times New Roman"/>
          <w:sz w:val="28"/>
          <w:szCs w:val="28"/>
          <w:lang w:val="uk-UA"/>
        </w:rPr>
        <w:t>ESLint</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Viewer</w:t>
      </w:r>
      <w:proofErr w:type="spellEnd"/>
      <w:r w:rsidRPr="003054B9">
        <w:rPr>
          <w:rFonts w:ascii="Times New Roman" w:eastAsia="Times New Roman" w:hAnsi="Times New Roman" w:cs="Times New Roman"/>
          <w:sz w:val="28"/>
          <w:szCs w:val="28"/>
          <w:lang w:val="uk-UA"/>
        </w:rPr>
        <w:t xml:space="preserve">, REST </w:t>
      </w:r>
      <w:proofErr w:type="spellStart"/>
      <w:r w:rsidRPr="003054B9">
        <w:rPr>
          <w:rFonts w:ascii="Times New Roman" w:eastAsia="Times New Roman" w:hAnsi="Times New Roman" w:cs="Times New Roman"/>
          <w:sz w:val="28"/>
          <w:szCs w:val="28"/>
          <w:lang w:val="uk-UA"/>
        </w:rPr>
        <w:t>Client</w:t>
      </w:r>
      <w:proofErr w:type="spellEnd"/>
      <w:r w:rsidRPr="003054B9">
        <w:rPr>
          <w:rFonts w:ascii="Times New Roman" w:eastAsia="Times New Roman" w:hAnsi="Times New Roman" w:cs="Times New Roman"/>
          <w:sz w:val="28"/>
          <w:szCs w:val="28"/>
          <w:lang w:val="uk-UA"/>
        </w:rPr>
        <w:t>)</w:t>
      </w:r>
      <w:r w:rsidR="00966AA4">
        <w:rPr>
          <w:rFonts w:ascii="Times New Roman" w:eastAsia="Times New Roman" w:hAnsi="Times New Roman" w:cs="Times New Roman"/>
          <w:sz w:val="28"/>
          <w:szCs w:val="28"/>
          <w:lang w:val="en-GB"/>
        </w:rPr>
        <w:t>;</w:t>
      </w:r>
    </w:p>
    <w:p w14:paraId="61E8A6C5" w14:textId="6810A7F5" w:rsidR="00910D20" w:rsidRPr="003054B9"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 3.11</w:t>
      </w:r>
      <w:r w:rsidR="00966AA4">
        <w:rPr>
          <w:rFonts w:ascii="Times New Roman" w:eastAsia="Times New Roman" w:hAnsi="Times New Roman" w:cs="Times New Roman"/>
          <w:sz w:val="28"/>
          <w:szCs w:val="28"/>
          <w:lang w:val="en-GB"/>
        </w:rPr>
        <w:t>;</w:t>
      </w:r>
    </w:p>
    <w:p w14:paraId="41968C26" w14:textId="6208400A" w:rsidR="00910D20" w:rsidRPr="003054B9"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SQLite</w:t>
      </w:r>
      <w:proofErr w:type="spellEnd"/>
      <w:r w:rsidR="00966AA4">
        <w:rPr>
          <w:rFonts w:ascii="Times New Roman" w:eastAsia="Times New Roman" w:hAnsi="Times New Roman" w:cs="Times New Roman"/>
          <w:sz w:val="28"/>
          <w:szCs w:val="28"/>
          <w:lang w:val="en-GB"/>
        </w:rPr>
        <w:t>;</w:t>
      </w:r>
    </w:p>
    <w:p w14:paraId="478B6C5D" w14:textId="718D97E5" w:rsidR="00910D20" w:rsidRPr="003054B9"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Git</w:t>
      </w:r>
      <w:proofErr w:type="spellEnd"/>
      <w:r w:rsidR="00966AA4">
        <w:rPr>
          <w:rFonts w:ascii="Times New Roman" w:eastAsia="Times New Roman" w:hAnsi="Times New Roman" w:cs="Times New Roman"/>
          <w:sz w:val="28"/>
          <w:szCs w:val="28"/>
          <w:lang w:val="en-GB"/>
        </w:rPr>
        <w:t>;</w:t>
      </w:r>
    </w:p>
    <w:p w14:paraId="4AC90E77" w14:textId="60092B58" w:rsidR="00910D20" w:rsidRPr="003054B9"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Google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Chrome</w:t>
      </w:r>
      <w:proofErr w:type="spellEnd"/>
      <w:r w:rsidRPr="003054B9">
        <w:rPr>
          <w:rFonts w:ascii="Times New Roman" w:eastAsia="Times New Roman" w:hAnsi="Times New Roman" w:cs="Times New Roman"/>
          <w:sz w:val="28"/>
          <w:szCs w:val="28"/>
          <w:lang w:val="uk-UA"/>
        </w:rPr>
        <w:t xml:space="preserve"> (для перевірки </w:t>
      </w:r>
      <w:proofErr w:type="spellStart"/>
      <w:r w:rsidRPr="003054B9">
        <w:rPr>
          <w:rFonts w:ascii="Times New Roman" w:eastAsia="Times New Roman" w:hAnsi="Times New Roman" w:cs="Times New Roman"/>
          <w:sz w:val="28"/>
          <w:szCs w:val="28"/>
          <w:lang w:val="uk-UA"/>
        </w:rPr>
        <w:t>фронтенду</w:t>
      </w:r>
      <w:proofErr w:type="spellEnd"/>
      <w:r w:rsidRPr="003054B9">
        <w:rPr>
          <w:rFonts w:ascii="Times New Roman" w:eastAsia="Times New Roman" w:hAnsi="Times New Roman" w:cs="Times New Roman"/>
          <w:sz w:val="28"/>
          <w:szCs w:val="28"/>
          <w:lang w:val="uk-UA"/>
        </w:rPr>
        <w:t>)</w:t>
      </w:r>
      <w:r w:rsidR="00966AA4">
        <w:rPr>
          <w:rFonts w:ascii="Times New Roman" w:eastAsia="Times New Roman" w:hAnsi="Times New Roman" w:cs="Times New Roman"/>
          <w:sz w:val="28"/>
          <w:szCs w:val="28"/>
          <w:lang w:val="en-GB"/>
        </w:rPr>
        <w:t>;</w:t>
      </w:r>
    </w:p>
    <w:p w14:paraId="1DA5E699" w14:textId="13530E94" w:rsidR="00910D20" w:rsidRPr="00EB1E92" w:rsidRDefault="00037421" w:rsidP="00EB1E92">
      <w:pPr>
        <w:numPr>
          <w:ilvl w:val="1"/>
          <w:numId w:val="11"/>
        </w:numPr>
        <w:spacing w:line="360" w:lineRule="auto"/>
        <w:ind w:left="993" w:hanging="284"/>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Uvicorn</w:t>
      </w:r>
      <w:proofErr w:type="spellEnd"/>
      <w:r w:rsidRPr="003054B9">
        <w:rPr>
          <w:rFonts w:ascii="Times New Roman" w:eastAsia="Times New Roman" w:hAnsi="Times New Roman" w:cs="Times New Roman"/>
          <w:sz w:val="28"/>
          <w:szCs w:val="28"/>
          <w:lang w:val="uk-UA"/>
        </w:rPr>
        <w:t xml:space="preserve"> (локальний сервер)</w:t>
      </w:r>
      <w:r w:rsidR="00966AA4">
        <w:rPr>
          <w:rFonts w:ascii="Times New Roman" w:eastAsia="Times New Roman" w:hAnsi="Times New Roman" w:cs="Times New Roman"/>
          <w:sz w:val="28"/>
          <w:szCs w:val="28"/>
          <w:lang w:val="en-GB"/>
        </w:rPr>
        <w:t>.</w:t>
      </w:r>
    </w:p>
    <w:p w14:paraId="008C4FA8" w14:textId="164EB932" w:rsidR="00910D20" w:rsidRDefault="00037421" w:rsidP="00EC5572">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Таке середовище дозвол</w:t>
      </w:r>
      <w:r w:rsidR="001D3E70">
        <w:rPr>
          <w:rFonts w:ascii="Times New Roman" w:eastAsia="Times New Roman" w:hAnsi="Times New Roman" w:cs="Times New Roman"/>
          <w:sz w:val="28"/>
          <w:szCs w:val="28"/>
          <w:lang w:val="uk-UA"/>
        </w:rPr>
        <w:t>ить</w:t>
      </w:r>
      <w:r w:rsidRPr="003054B9">
        <w:rPr>
          <w:rFonts w:ascii="Times New Roman" w:eastAsia="Times New Roman" w:hAnsi="Times New Roman" w:cs="Times New Roman"/>
          <w:sz w:val="28"/>
          <w:szCs w:val="28"/>
          <w:lang w:val="uk-UA"/>
        </w:rPr>
        <w:t xml:space="preserve"> забезпечити повноцінну паралельну розробку як клієнтської, так і серверної частини, зберігаючи зручність розгортання, швидкість тестування та високу адаптивність до змін. Завдяки легкості запуску кожного з компонентів розробка проходила без потреби у складному CI/CD або віртуальному середовищі. Однак структура </w:t>
      </w:r>
      <w:proofErr w:type="spellStart"/>
      <w:r w:rsidRPr="003054B9">
        <w:rPr>
          <w:rFonts w:ascii="Times New Roman" w:eastAsia="Times New Roman" w:hAnsi="Times New Roman" w:cs="Times New Roman"/>
          <w:sz w:val="28"/>
          <w:szCs w:val="28"/>
          <w:lang w:val="uk-UA"/>
        </w:rPr>
        <w:t>проєкту</w:t>
      </w:r>
      <w:proofErr w:type="spellEnd"/>
      <w:r w:rsidRPr="003054B9">
        <w:rPr>
          <w:rFonts w:ascii="Times New Roman" w:eastAsia="Times New Roman" w:hAnsi="Times New Roman" w:cs="Times New Roman"/>
          <w:sz w:val="28"/>
          <w:szCs w:val="28"/>
          <w:lang w:val="uk-UA"/>
        </w:rPr>
        <w:t xml:space="preserve"> вже </w:t>
      </w:r>
      <w:proofErr w:type="spellStart"/>
      <w:r w:rsidRPr="003054B9">
        <w:rPr>
          <w:rFonts w:ascii="Times New Roman" w:eastAsia="Times New Roman" w:hAnsi="Times New Roman" w:cs="Times New Roman"/>
          <w:sz w:val="28"/>
          <w:szCs w:val="28"/>
          <w:lang w:val="uk-UA"/>
        </w:rPr>
        <w:t>спроєктована</w:t>
      </w:r>
      <w:proofErr w:type="spellEnd"/>
      <w:r w:rsidRPr="003054B9">
        <w:rPr>
          <w:rFonts w:ascii="Times New Roman" w:eastAsia="Times New Roman" w:hAnsi="Times New Roman" w:cs="Times New Roman"/>
          <w:sz w:val="28"/>
          <w:szCs w:val="28"/>
          <w:lang w:val="uk-UA"/>
        </w:rPr>
        <w:t xml:space="preserve"> так, щоб за необхідності її можна було легко перенести на віддалений сервер із підтримкою </w:t>
      </w:r>
      <w:proofErr w:type="spellStart"/>
      <w:r w:rsidRPr="003054B9">
        <w:rPr>
          <w:rFonts w:ascii="Times New Roman" w:eastAsia="Times New Roman" w:hAnsi="Times New Roman" w:cs="Times New Roman"/>
          <w:sz w:val="28"/>
          <w:szCs w:val="28"/>
          <w:lang w:val="uk-UA"/>
        </w:rPr>
        <w:t>Docker</w:t>
      </w:r>
      <w:proofErr w:type="spellEnd"/>
      <w:r w:rsidRPr="003054B9">
        <w:rPr>
          <w:rFonts w:ascii="Times New Roman" w:eastAsia="Times New Roman" w:hAnsi="Times New Roman" w:cs="Times New Roman"/>
          <w:sz w:val="28"/>
          <w:szCs w:val="28"/>
          <w:lang w:val="uk-UA"/>
        </w:rPr>
        <w:t xml:space="preserve"> або подальшим CI/CD у хмарі.</w:t>
      </w:r>
    </w:p>
    <w:p w14:paraId="2A304ACE" w14:textId="77777777" w:rsidR="00C41E04" w:rsidRDefault="00C41E04" w:rsidP="00EC5572">
      <w:pPr>
        <w:spacing w:line="360" w:lineRule="auto"/>
        <w:ind w:firstLine="709"/>
        <w:jc w:val="both"/>
        <w:rPr>
          <w:rFonts w:ascii="Times New Roman" w:eastAsia="Times New Roman" w:hAnsi="Times New Roman" w:cs="Times New Roman"/>
          <w:sz w:val="28"/>
          <w:szCs w:val="28"/>
          <w:lang w:val="uk-UA"/>
        </w:rPr>
      </w:pPr>
    </w:p>
    <w:p w14:paraId="21D88BDE" w14:textId="19B27AE8" w:rsidR="00910D20" w:rsidRDefault="001D3E70" w:rsidP="00EC5572">
      <w:pPr>
        <w:spacing w:line="360" w:lineRule="auto"/>
        <w:ind w:firstLine="709"/>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r w:rsidR="00EC5572">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 xml:space="preserve"> </w:t>
      </w:r>
      <w:r w:rsidR="00037421" w:rsidRPr="003054B9">
        <w:rPr>
          <w:rFonts w:ascii="Times New Roman" w:eastAsia="Times New Roman" w:hAnsi="Times New Roman" w:cs="Times New Roman"/>
          <w:sz w:val="28"/>
          <w:szCs w:val="28"/>
          <w:lang w:val="uk-UA"/>
        </w:rPr>
        <w:t>Описання фізичної моделі бази даних</w:t>
      </w:r>
    </w:p>
    <w:p w14:paraId="6F21E75A" w14:textId="77777777" w:rsidR="00C41E04" w:rsidRPr="003054B9" w:rsidRDefault="00C41E04" w:rsidP="00EC5572">
      <w:pPr>
        <w:spacing w:line="360" w:lineRule="auto"/>
        <w:ind w:firstLine="709"/>
        <w:rPr>
          <w:rFonts w:ascii="Times New Roman" w:eastAsia="Times New Roman" w:hAnsi="Times New Roman" w:cs="Times New Roman"/>
          <w:sz w:val="28"/>
          <w:szCs w:val="28"/>
          <w:lang w:val="uk-UA"/>
        </w:rPr>
      </w:pPr>
    </w:p>
    <w:p w14:paraId="022ADE95" w14:textId="130CFA3D" w:rsidR="001D3E70" w:rsidRDefault="001D3E70" w:rsidP="00EC5572">
      <w:pPr>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Був створений окремий файл для ініціації </w:t>
      </w:r>
      <w:r w:rsidR="00A937F5">
        <w:rPr>
          <w:rFonts w:ascii="Times New Roman" w:eastAsia="Times New Roman" w:hAnsi="Times New Roman" w:cs="Times New Roman"/>
          <w:sz w:val="28"/>
          <w:szCs w:val="28"/>
          <w:lang w:val="uk-UA"/>
        </w:rPr>
        <w:t>БД</w:t>
      </w:r>
      <w:r>
        <w:rPr>
          <w:rFonts w:ascii="Times New Roman" w:eastAsia="Times New Roman" w:hAnsi="Times New Roman" w:cs="Times New Roman"/>
          <w:sz w:val="28"/>
          <w:szCs w:val="28"/>
          <w:lang w:val="uk-UA"/>
        </w:rPr>
        <w:t>(див. додаток А)</w:t>
      </w:r>
    </w:p>
    <w:p w14:paraId="0B7A8118" w14:textId="1A1DBEBB" w:rsidR="00910D20" w:rsidRPr="003054B9" w:rsidRDefault="00037421" w:rsidP="001D3E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Таблиця </w:t>
      </w:r>
      <w:proofErr w:type="spellStart"/>
      <w:r w:rsidRPr="003054B9">
        <w:rPr>
          <w:rFonts w:ascii="Times New Roman" w:eastAsia="Times New Roman" w:hAnsi="Times New Roman" w:cs="Times New Roman"/>
          <w:sz w:val="28"/>
          <w:szCs w:val="28"/>
          <w:lang w:val="uk-UA"/>
        </w:rPr>
        <w:t>users</w:t>
      </w:r>
      <w:proofErr w:type="spellEnd"/>
      <w:r w:rsidRPr="003054B9">
        <w:rPr>
          <w:rFonts w:ascii="Times New Roman" w:eastAsia="Times New Roman" w:hAnsi="Times New Roman" w:cs="Times New Roman"/>
          <w:sz w:val="28"/>
          <w:szCs w:val="28"/>
          <w:lang w:val="uk-UA"/>
        </w:rPr>
        <w:t xml:space="preserve"> зберігає основну інформацію про зареєстрованих користувачів </w:t>
      </w:r>
      <w:proofErr w:type="spellStart"/>
      <w:r w:rsidRPr="003054B9">
        <w:rPr>
          <w:rFonts w:ascii="Times New Roman" w:eastAsia="Times New Roman" w:hAnsi="Times New Roman" w:cs="Times New Roman"/>
          <w:sz w:val="28"/>
          <w:szCs w:val="28"/>
          <w:lang w:val="uk-UA"/>
        </w:rPr>
        <w:t>вебзастосунку</w:t>
      </w:r>
      <w:proofErr w:type="spellEnd"/>
      <w:r w:rsidRPr="003054B9">
        <w:rPr>
          <w:rFonts w:ascii="Times New Roman" w:eastAsia="Times New Roman" w:hAnsi="Times New Roman" w:cs="Times New Roman"/>
          <w:sz w:val="28"/>
          <w:szCs w:val="28"/>
          <w:lang w:val="uk-UA"/>
        </w:rPr>
        <w:t xml:space="preserve">. Вона має первинний ключ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з </w:t>
      </w:r>
      <w:proofErr w:type="spellStart"/>
      <w:r w:rsidRPr="003054B9">
        <w:rPr>
          <w:rFonts w:ascii="Times New Roman" w:eastAsia="Times New Roman" w:hAnsi="Times New Roman" w:cs="Times New Roman"/>
          <w:sz w:val="28"/>
          <w:szCs w:val="28"/>
          <w:lang w:val="uk-UA"/>
        </w:rPr>
        <w:t>автоінкрементом</w:t>
      </w:r>
      <w:proofErr w:type="spellEnd"/>
      <w:r w:rsidRPr="003054B9">
        <w:rPr>
          <w:rFonts w:ascii="Times New Roman" w:eastAsia="Times New Roman" w:hAnsi="Times New Roman" w:cs="Times New Roman"/>
          <w:sz w:val="28"/>
          <w:szCs w:val="28"/>
          <w:lang w:val="uk-UA"/>
        </w:rPr>
        <w:t xml:space="preserve">, який унікально ідентифікує кожного користувача. Атрибути </w:t>
      </w:r>
      <w:proofErr w:type="spellStart"/>
      <w:r w:rsidRPr="003054B9">
        <w:rPr>
          <w:rFonts w:ascii="Times New Roman" w:eastAsia="Times New Roman" w:hAnsi="Times New Roman" w:cs="Times New Roman"/>
          <w:sz w:val="28"/>
          <w:szCs w:val="28"/>
          <w:lang w:val="uk-UA"/>
        </w:rPr>
        <w:t>name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password</w:t>
      </w:r>
      <w:proofErr w:type="spellEnd"/>
      <w:r w:rsidRPr="003054B9">
        <w:rPr>
          <w:rFonts w:ascii="Times New Roman" w:eastAsia="Times New Roman" w:hAnsi="Times New Roman" w:cs="Times New Roman"/>
          <w:sz w:val="28"/>
          <w:szCs w:val="28"/>
          <w:lang w:val="uk-UA"/>
        </w:rPr>
        <w:t xml:space="preserve"> є </w:t>
      </w:r>
      <w:r w:rsidRPr="003054B9">
        <w:rPr>
          <w:rFonts w:ascii="Times New Roman" w:eastAsia="Times New Roman" w:hAnsi="Times New Roman" w:cs="Times New Roman"/>
          <w:sz w:val="28"/>
          <w:szCs w:val="28"/>
          <w:lang w:val="uk-UA"/>
        </w:rPr>
        <w:lastRenderedPageBreak/>
        <w:t xml:space="preserve">обов’язковими для заповнення, при цьому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має унікальне значення для уникнення дублювання облікових записів. Атрибут </w:t>
      </w:r>
      <w:proofErr w:type="spellStart"/>
      <w:r w:rsidRPr="003054B9">
        <w:rPr>
          <w:rFonts w:ascii="Times New Roman" w:eastAsia="Times New Roman" w:hAnsi="Times New Roman" w:cs="Times New Roman"/>
          <w:sz w:val="28"/>
          <w:szCs w:val="28"/>
          <w:lang w:val="uk-UA"/>
        </w:rPr>
        <w:t>role</w:t>
      </w:r>
      <w:proofErr w:type="spellEnd"/>
      <w:r w:rsidRPr="003054B9">
        <w:rPr>
          <w:rFonts w:ascii="Times New Roman" w:eastAsia="Times New Roman" w:hAnsi="Times New Roman" w:cs="Times New Roman"/>
          <w:sz w:val="28"/>
          <w:szCs w:val="28"/>
          <w:lang w:val="uk-UA"/>
        </w:rPr>
        <w:t xml:space="preserve"> обмежується значеннями '</w:t>
      </w:r>
      <w:proofErr w:type="spellStart"/>
      <w:r w:rsidRPr="003054B9">
        <w:rPr>
          <w:rFonts w:ascii="Times New Roman" w:eastAsia="Times New Roman" w:hAnsi="Times New Roman" w:cs="Times New Roman"/>
          <w:sz w:val="28"/>
          <w:szCs w:val="28"/>
          <w:lang w:val="uk-UA"/>
        </w:rPr>
        <w:t>user</w:t>
      </w:r>
      <w:proofErr w:type="spellEnd"/>
      <w:r w:rsidRPr="003054B9">
        <w:rPr>
          <w:rFonts w:ascii="Times New Roman" w:eastAsia="Times New Roman" w:hAnsi="Times New Roman" w:cs="Times New Roman"/>
          <w:sz w:val="28"/>
          <w:szCs w:val="28"/>
          <w:lang w:val="uk-UA"/>
        </w:rPr>
        <w:t>' або '</w:t>
      </w:r>
      <w:proofErr w:type="spellStart"/>
      <w:r w:rsidRPr="003054B9">
        <w:rPr>
          <w:rFonts w:ascii="Times New Roman" w:eastAsia="Times New Roman" w:hAnsi="Times New Roman" w:cs="Times New Roman"/>
          <w:sz w:val="28"/>
          <w:szCs w:val="28"/>
          <w:lang w:val="uk-UA"/>
        </w:rPr>
        <w:t>admin</w:t>
      </w:r>
      <w:proofErr w:type="spellEnd"/>
      <w:r w:rsidRPr="003054B9">
        <w:rPr>
          <w:rFonts w:ascii="Times New Roman" w:eastAsia="Times New Roman" w:hAnsi="Times New Roman" w:cs="Times New Roman"/>
          <w:sz w:val="28"/>
          <w:szCs w:val="28"/>
          <w:lang w:val="uk-UA"/>
        </w:rPr>
        <w:t xml:space="preserve">', що дозволяє диференціювати звичайних користувачів та адміністраторів. Поле </w:t>
      </w:r>
      <w:proofErr w:type="spellStart"/>
      <w:r w:rsidRPr="003054B9">
        <w:rPr>
          <w:rFonts w:ascii="Times New Roman" w:eastAsia="Times New Roman" w:hAnsi="Times New Roman" w:cs="Times New Roman"/>
          <w:sz w:val="28"/>
          <w:szCs w:val="28"/>
          <w:lang w:val="uk-UA"/>
        </w:rPr>
        <w:t>created_at</w:t>
      </w:r>
      <w:proofErr w:type="spellEnd"/>
      <w:r w:rsidRPr="003054B9">
        <w:rPr>
          <w:rFonts w:ascii="Times New Roman" w:eastAsia="Times New Roman" w:hAnsi="Times New Roman" w:cs="Times New Roman"/>
          <w:sz w:val="28"/>
          <w:szCs w:val="28"/>
          <w:lang w:val="uk-UA"/>
        </w:rPr>
        <w:t xml:space="preserve"> автоматично фіксує дату та час реєстрації нового користувача.</w:t>
      </w:r>
    </w:p>
    <w:p w14:paraId="41E0B873" w14:textId="4FD81ABC" w:rsidR="00910D20" w:rsidRPr="003054B9" w:rsidRDefault="00037421" w:rsidP="001D3E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Таблиця </w:t>
      </w:r>
      <w:proofErr w:type="spellStart"/>
      <w:r w:rsidRPr="003054B9">
        <w:rPr>
          <w:rFonts w:ascii="Times New Roman" w:eastAsia="Times New Roman" w:hAnsi="Times New Roman" w:cs="Times New Roman"/>
          <w:sz w:val="28"/>
          <w:szCs w:val="28"/>
          <w:lang w:val="uk-UA"/>
        </w:rPr>
        <w:t>news</w:t>
      </w:r>
      <w:proofErr w:type="spellEnd"/>
      <w:r w:rsidRPr="003054B9">
        <w:rPr>
          <w:rFonts w:ascii="Times New Roman" w:eastAsia="Times New Roman" w:hAnsi="Times New Roman" w:cs="Times New Roman"/>
          <w:sz w:val="28"/>
          <w:szCs w:val="28"/>
          <w:lang w:val="uk-UA"/>
        </w:rPr>
        <w:t xml:space="preserve"> відповідає за збереження новин, що публікуються адміністраторами сайту. Вона має первинний ключ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а також поля </w:t>
      </w:r>
      <w:proofErr w:type="spellStart"/>
      <w:r w:rsidRPr="003054B9">
        <w:rPr>
          <w:rFonts w:ascii="Times New Roman" w:eastAsia="Times New Roman" w:hAnsi="Times New Roman" w:cs="Times New Roman"/>
          <w:sz w:val="28"/>
          <w:szCs w:val="28"/>
          <w:lang w:val="uk-UA"/>
        </w:rPr>
        <w:t>title</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content</w:t>
      </w:r>
      <w:proofErr w:type="spellEnd"/>
      <w:r w:rsidRPr="003054B9">
        <w:rPr>
          <w:rFonts w:ascii="Times New Roman" w:eastAsia="Times New Roman" w:hAnsi="Times New Roman" w:cs="Times New Roman"/>
          <w:sz w:val="28"/>
          <w:szCs w:val="28"/>
          <w:lang w:val="uk-UA"/>
        </w:rPr>
        <w:t xml:space="preserve">, які містять відповідно заголовок та основний текст новини. Час створення новини автоматично записується у полі </w:t>
      </w:r>
      <w:proofErr w:type="spellStart"/>
      <w:r w:rsidRPr="003054B9">
        <w:rPr>
          <w:rFonts w:ascii="Times New Roman" w:eastAsia="Times New Roman" w:hAnsi="Times New Roman" w:cs="Times New Roman"/>
          <w:sz w:val="28"/>
          <w:szCs w:val="28"/>
          <w:lang w:val="uk-UA"/>
        </w:rPr>
        <w:t>created_at</w:t>
      </w:r>
      <w:proofErr w:type="spellEnd"/>
      <w:r w:rsidRPr="003054B9">
        <w:rPr>
          <w:rFonts w:ascii="Times New Roman" w:eastAsia="Times New Roman" w:hAnsi="Times New Roman" w:cs="Times New Roman"/>
          <w:sz w:val="28"/>
          <w:szCs w:val="28"/>
          <w:lang w:val="uk-UA"/>
        </w:rPr>
        <w:t xml:space="preserve">. Для встановлення авторства використовується зовнішній ключ </w:t>
      </w:r>
      <w:proofErr w:type="spellStart"/>
      <w:r w:rsidRPr="003054B9">
        <w:rPr>
          <w:rFonts w:ascii="Times New Roman" w:eastAsia="Times New Roman" w:hAnsi="Times New Roman" w:cs="Times New Roman"/>
          <w:sz w:val="28"/>
          <w:szCs w:val="28"/>
          <w:lang w:val="uk-UA"/>
        </w:rPr>
        <w:t>author_id</w:t>
      </w:r>
      <w:proofErr w:type="spellEnd"/>
      <w:r w:rsidRPr="003054B9">
        <w:rPr>
          <w:rFonts w:ascii="Times New Roman" w:eastAsia="Times New Roman" w:hAnsi="Times New Roman" w:cs="Times New Roman"/>
          <w:sz w:val="28"/>
          <w:szCs w:val="28"/>
          <w:lang w:val="uk-UA"/>
        </w:rPr>
        <w:t xml:space="preserve">, що посилається на таблицю </w:t>
      </w:r>
      <w:proofErr w:type="spellStart"/>
      <w:r w:rsidRPr="003054B9">
        <w:rPr>
          <w:rFonts w:ascii="Times New Roman" w:eastAsia="Times New Roman" w:hAnsi="Times New Roman" w:cs="Times New Roman"/>
          <w:sz w:val="28"/>
          <w:szCs w:val="28"/>
          <w:lang w:val="uk-UA"/>
        </w:rPr>
        <w:t>users</w:t>
      </w:r>
      <w:proofErr w:type="spellEnd"/>
      <w:r w:rsidRPr="003054B9">
        <w:rPr>
          <w:rFonts w:ascii="Times New Roman" w:eastAsia="Times New Roman" w:hAnsi="Times New Roman" w:cs="Times New Roman"/>
          <w:sz w:val="28"/>
          <w:szCs w:val="28"/>
          <w:lang w:val="uk-UA"/>
        </w:rPr>
        <w:t>, забезпечуючи зв’язок між новиною та конкретним користувачем-автором. Це дозволяє при необхідності реалізовувати фільтрацію або виведення новин конкретного адміністратора.</w:t>
      </w:r>
    </w:p>
    <w:p w14:paraId="5E17847C" w14:textId="77777777" w:rsidR="001D3E70" w:rsidRDefault="00037421" w:rsidP="001D3E70">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Таблиця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xml:space="preserve"> зберігає відгуки користувачів про гру. Кожен запис має унікальний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як первинний ключ. Через атрибут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встановлюється зовнішній зв’язок з таблицею </w:t>
      </w:r>
      <w:proofErr w:type="spellStart"/>
      <w:r w:rsidRPr="003054B9">
        <w:rPr>
          <w:rFonts w:ascii="Times New Roman" w:eastAsia="Times New Roman" w:hAnsi="Times New Roman" w:cs="Times New Roman"/>
          <w:sz w:val="28"/>
          <w:szCs w:val="28"/>
          <w:lang w:val="uk-UA"/>
        </w:rPr>
        <w:t>users</w:t>
      </w:r>
      <w:proofErr w:type="spellEnd"/>
      <w:r w:rsidRPr="003054B9">
        <w:rPr>
          <w:rFonts w:ascii="Times New Roman" w:eastAsia="Times New Roman" w:hAnsi="Times New Roman" w:cs="Times New Roman"/>
          <w:sz w:val="28"/>
          <w:szCs w:val="28"/>
          <w:lang w:val="uk-UA"/>
        </w:rPr>
        <w:t>, що забезпечує можливість ідентифікувати автора відгуку. Кожен користувач може залишити лише один відгук, що забезпечується обмеженням UNIQUE(</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Поле </w:t>
      </w:r>
      <w:proofErr w:type="spellStart"/>
      <w:r w:rsidRPr="003054B9">
        <w:rPr>
          <w:rFonts w:ascii="Times New Roman" w:eastAsia="Times New Roman" w:hAnsi="Times New Roman" w:cs="Times New Roman"/>
          <w:sz w:val="28"/>
          <w:szCs w:val="28"/>
          <w:lang w:val="uk-UA"/>
        </w:rPr>
        <w:t>text</w:t>
      </w:r>
      <w:proofErr w:type="spellEnd"/>
      <w:r w:rsidRPr="003054B9">
        <w:rPr>
          <w:rFonts w:ascii="Times New Roman" w:eastAsia="Times New Roman" w:hAnsi="Times New Roman" w:cs="Times New Roman"/>
          <w:sz w:val="28"/>
          <w:szCs w:val="28"/>
          <w:lang w:val="uk-UA"/>
        </w:rPr>
        <w:t xml:space="preserve"> містить основний зміст відгуку, а </w:t>
      </w:r>
      <w:proofErr w:type="spellStart"/>
      <w:r w:rsidRPr="003054B9">
        <w:rPr>
          <w:rFonts w:ascii="Times New Roman" w:eastAsia="Times New Roman" w:hAnsi="Times New Roman" w:cs="Times New Roman"/>
          <w:sz w:val="28"/>
          <w:szCs w:val="28"/>
          <w:lang w:val="uk-UA"/>
        </w:rPr>
        <w:t>rating</w:t>
      </w:r>
      <w:proofErr w:type="spellEnd"/>
      <w:r w:rsidRPr="003054B9">
        <w:rPr>
          <w:rFonts w:ascii="Times New Roman" w:eastAsia="Times New Roman" w:hAnsi="Times New Roman" w:cs="Times New Roman"/>
          <w:sz w:val="28"/>
          <w:szCs w:val="28"/>
          <w:lang w:val="uk-UA"/>
        </w:rPr>
        <w:t xml:space="preserve"> обмежений значеннями від 1 до 10, що дозволяє кількісно оцінювати враження від гри. Атрибут </w:t>
      </w:r>
      <w:proofErr w:type="spellStart"/>
      <w:r w:rsidRPr="003054B9">
        <w:rPr>
          <w:rFonts w:ascii="Times New Roman" w:eastAsia="Times New Roman" w:hAnsi="Times New Roman" w:cs="Times New Roman"/>
          <w:sz w:val="28"/>
          <w:szCs w:val="28"/>
          <w:lang w:val="uk-UA"/>
        </w:rPr>
        <w:t>created_at</w:t>
      </w:r>
      <w:proofErr w:type="spellEnd"/>
      <w:r w:rsidRPr="003054B9">
        <w:rPr>
          <w:rFonts w:ascii="Times New Roman" w:eastAsia="Times New Roman" w:hAnsi="Times New Roman" w:cs="Times New Roman"/>
          <w:sz w:val="28"/>
          <w:szCs w:val="28"/>
          <w:lang w:val="uk-UA"/>
        </w:rPr>
        <w:t xml:space="preserve"> автоматично фіксує момент публікації.</w:t>
      </w:r>
    </w:p>
    <w:p w14:paraId="530F63CF" w14:textId="6F1F2D67" w:rsidR="00910D20" w:rsidRPr="003054B9" w:rsidRDefault="00037421" w:rsidP="0026056E">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Таблиця </w:t>
      </w:r>
      <w:proofErr w:type="spellStart"/>
      <w:r w:rsidRPr="003054B9">
        <w:rPr>
          <w:rFonts w:ascii="Times New Roman" w:eastAsia="Times New Roman" w:hAnsi="Times New Roman" w:cs="Times New Roman"/>
          <w:sz w:val="28"/>
          <w:szCs w:val="28"/>
          <w:lang w:val="uk-UA"/>
        </w:rPr>
        <w:t>likes</w:t>
      </w:r>
      <w:proofErr w:type="spellEnd"/>
      <w:r w:rsidRPr="003054B9">
        <w:rPr>
          <w:rFonts w:ascii="Times New Roman" w:eastAsia="Times New Roman" w:hAnsi="Times New Roman" w:cs="Times New Roman"/>
          <w:sz w:val="28"/>
          <w:szCs w:val="28"/>
          <w:lang w:val="uk-UA"/>
        </w:rPr>
        <w:t xml:space="preserve"> реалізує функціонал реакцій на відгуки, дозволяючи користувачам ставити лайки або </w:t>
      </w:r>
      <w:proofErr w:type="spellStart"/>
      <w:r w:rsidRPr="003054B9">
        <w:rPr>
          <w:rFonts w:ascii="Times New Roman" w:eastAsia="Times New Roman" w:hAnsi="Times New Roman" w:cs="Times New Roman"/>
          <w:sz w:val="28"/>
          <w:szCs w:val="28"/>
          <w:lang w:val="uk-UA"/>
        </w:rPr>
        <w:t>дизлайки</w:t>
      </w:r>
      <w:proofErr w:type="spellEnd"/>
      <w:r w:rsidRPr="003054B9">
        <w:rPr>
          <w:rFonts w:ascii="Times New Roman" w:eastAsia="Times New Roman" w:hAnsi="Times New Roman" w:cs="Times New Roman"/>
          <w:sz w:val="28"/>
          <w:szCs w:val="28"/>
          <w:lang w:val="uk-UA"/>
        </w:rPr>
        <w:t xml:space="preserve">. Первинний ключ </w:t>
      </w:r>
      <w:proofErr w:type="spellStart"/>
      <w:r w:rsidRPr="003054B9">
        <w:rPr>
          <w:rFonts w:ascii="Times New Roman" w:eastAsia="Times New Roman" w:hAnsi="Times New Roman" w:cs="Times New Roman"/>
          <w:sz w:val="28"/>
          <w:szCs w:val="28"/>
          <w:lang w:val="uk-UA"/>
        </w:rPr>
        <w:t>id</w:t>
      </w:r>
      <w:proofErr w:type="spellEnd"/>
      <w:r w:rsidRPr="003054B9">
        <w:rPr>
          <w:rFonts w:ascii="Times New Roman" w:eastAsia="Times New Roman" w:hAnsi="Times New Roman" w:cs="Times New Roman"/>
          <w:sz w:val="28"/>
          <w:szCs w:val="28"/>
          <w:lang w:val="uk-UA"/>
        </w:rPr>
        <w:t xml:space="preserve"> створюється автоматично. Поля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feedback_id</w:t>
      </w:r>
      <w:proofErr w:type="spellEnd"/>
      <w:r w:rsidRPr="003054B9">
        <w:rPr>
          <w:rFonts w:ascii="Times New Roman" w:eastAsia="Times New Roman" w:hAnsi="Times New Roman" w:cs="Times New Roman"/>
          <w:sz w:val="28"/>
          <w:szCs w:val="28"/>
          <w:lang w:val="uk-UA"/>
        </w:rPr>
        <w:t xml:space="preserve"> встановлюють відповідні зовнішні зв’язки до таблиць </w:t>
      </w:r>
      <w:proofErr w:type="spellStart"/>
      <w:r w:rsidRPr="003054B9">
        <w:rPr>
          <w:rFonts w:ascii="Times New Roman" w:eastAsia="Times New Roman" w:hAnsi="Times New Roman" w:cs="Times New Roman"/>
          <w:sz w:val="28"/>
          <w:szCs w:val="28"/>
          <w:lang w:val="uk-UA"/>
        </w:rPr>
        <w:t>users</w:t>
      </w:r>
      <w:proofErr w:type="spellEnd"/>
      <w:r w:rsidRPr="003054B9">
        <w:rPr>
          <w:rFonts w:ascii="Times New Roman" w:eastAsia="Times New Roman" w:hAnsi="Times New Roman" w:cs="Times New Roman"/>
          <w:sz w:val="28"/>
          <w:szCs w:val="28"/>
          <w:lang w:val="uk-UA"/>
        </w:rPr>
        <w:t xml:space="preserve"> та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Важливою особливістю є обмеження UNIQUE(</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feedback_id</w:t>
      </w:r>
      <w:proofErr w:type="spellEnd"/>
      <w:r w:rsidRPr="003054B9">
        <w:rPr>
          <w:rFonts w:ascii="Times New Roman" w:eastAsia="Times New Roman" w:hAnsi="Times New Roman" w:cs="Times New Roman"/>
          <w:sz w:val="28"/>
          <w:szCs w:val="28"/>
          <w:lang w:val="uk-UA"/>
        </w:rPr>
        <w:t xml:space="preserve">), яке гарантує, що кожен користувач може оцінити конкретний відгук лише один раз. Поле </w:t>
      </w:r>
      <w:proofErr w:type="spellStart"/>
      <w:r w:rsidRPr="003054B9">
        <w:rPr>
          <w:rFonts w:ascii="Times New Roman" w:eastAsia="Times New Roman" w:hAnsi="Times New Roman" w:cs="Times New Roman"/>
          <w:sz w:val="28"/>
          <w:szCs w:val="28"/>
          <w:lang w:val="uk-UA"/>
        </w:rPr>
        <w:t>is_like</w:t>
      </w:r>
      <w:proofErr w:type="spellEnd"/>
      <w:r w:rsidRPr="003054B9">
        <w:rPr>
          <w:rFonts w:ascii="Times New Roman" w:eastAsia="Times New Roman" w:hAnsi="Times New Roman" w:cs="Times New Roman"/>
          <w:sz w:val="28"/>
          <w:szCs w:val="28"/>
          <w:lang w:val="uk-UA"/>
        </w:rPr>
        <w:t xml:space="preserve"> є логічним типом і вказує, чи є реакція позитивною (</w:t>
      </w:r>
      <w:proofErr w:type="spellStart"/>
      <w:r w:rsidRPr="003054B9">
        <w:rPr>
          <w:rFonts w:ascii="Times New Roman" w:eastAsia="Times New Roman" w:hAnsi="Times New Roman" w:cs="Times New Roman"/>
          <w:sz w:val="28"/>
          <w:szCs w:val="28"/>
          <w:lang w:val="uk-UA"/>
        </w:rPr>
        <w:t>True</w:t>
      </w:r>
      <w:proofErr w:type="spellEnd"/>
      <w:r w:rsidRPr="003054B9">
        <w:rPr>
          <w:rFonts w:ascii="Times New Roman" w:eastAsia="Times New Roman" w:hAnsi="Times New Roman" w:cs="Times New Roman"/>
          <w:sz w:val="28"/>
          <w:szCs w:val="28"/>
          <w:lang w:val="uk-UA"/>
        </w:rPr>
        <w:t>) або негативною (</w:t>
      </w:r>
      <w:proofErr w:type="spellStart"/>
      <w:r w:rsidRPr="003054B9">
        <w:rPr>
          <w:rFonts w:ascii="Times New Roman" w:eastAsia="Times New Roman" w:hAnsi="Times New Roman" w:cs="Times New Roman"/>
          <w:sz w:val="28"/>
          <w:szCs w:val="28"/>
          <w:lang w:val="uk-UA"/>
        </w:rPr>
        <w:t>False</w:t>
      </w:r>
      <w:proofErr w:type="spellEnd"/>
      <w:r w:rsidRPr="003054B9">
        <w:rPr>
          <w:rFonts w:ascii="Times New Roman" w:eastAsia="Times New Roman" w:hAnsi="Times New Roman" w:cs="Times New Roman"/>
          <w:sz w:val="28"/>
          <w:szCs w:val="28"/>
          <w:lang w:val="uk-UA"/>
        </w:rPr>
        <w:t>).</w:t>
      </w:r>
      <w:r w:rsidR="001D3E70">
        <w:rPr>
          <w:rFonts w:ascii="Times New Roman" w:eastAsia="Times New Roman" w:hAnsi="Times New Roman" w:cs="Times New Roman"/>
          <w:sz w:val="28"/>
          <w:szCs w:val="28"/>
          <w:lang w:val="uk-UA"/>
        </w:rPr>
        <w:t xml:space="preserve"> </w:t>
      </w:r>
    </w:p>
    <w:p w14:paraId="1074E494" w14:textId="77777777" w:rsidR="00910D20" w:rsidRPr="003054B9" w:rsidRDefault="00910D20" w:rsidP="0026056E">
      <w:pPr>
        <w:spacing w:line="360" w:lineRule="auto"/>
        <w:ind w:firstLine="709"/>
        <w:rPr>
          <w:rFonts w:ascii="Times New Roman" w:eastAsia="Times New Roman" w:hAnsi="Times New Roman" w:cs="Times New Roman"/>
          <w:sz w:val="28"/>
          <w:szCs w:val="28"/>
          <w:lang w:val="uk-UA"/>
        </w:rPr>
      </w:pPr>
    </w:p>
    <w:p w14:paraId="69CB17B5" w14:textId="77777777" w:rsidR="00EC5572" w:rsidRDefault="00EC5572" w:rsidP="0026056E">
      <w:pPr>
        <w:spacing w:line="360" w:lineRule="auto"/>
        <w:ind w:firstLine="709"/>
        <w:rPr>
          <w:rFonts w:ascii="Times New Roman" w:eastAsia="Times New Roman" w:hAnsi="Times New Roman" w:cs="Times New Roman"/>
          <w:sz w:val="28"/>
          <w:szCs w:val="28"/>
          <w:lang w:val="uk-UA"/>
        </w:rPr>
      </w:pPr>
    </w:p>
    <w:p w14:paraId="12AD0A45" w14:textId="77777777" w:rsidR="00EC5572" w:rsidRDefault="00EC5572" w:rsidP="0026056E">
      <w:pPr>
        <w:spacing w:line="360" w:lineRule="auto"/>
        <w:ind w:firstLine="709"/>
        <w:rPr>
          <w:rFonts w:ascii="Times New Roman" w:eastAsia="Times New Roman" w:hAnsi="Times New Roman" w:cs="Times New Roman"/>
          <w:sz w:val="28"/>
          <w:szCs w:val="28"/>
          <w:lang w:val="uk-UA"/>
        </w:rPr>
      </w:pPr>
    </w:p>
    <w:p w14:paraId="6F71B636" w14:textId="2F595F62" w:rsidR="00910D20" w:rsidRDefault="001D3E70" w:rsidP="0026056E">
      <w:pPr>
        <w:spacing w:line="360" w:lineRule="auto"/>
        <w:ind w:firstLine="709"/>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4.</w:t>
      </w:r>
      <w:r w:rsidR="00EC5572">
        <w:rPr>
          <w:rFonts w:ascii="Times New Roman" w:eastAsia="Times New Roman" w:hAnsi="Times New Roman" w:cs="Times New Roman"/>
          <w:sz w:val="28"/>
          <w:szCs w:val="28"/>
          <w:lang w:val="uk-UA"/>
        </w:rPr>
        <w:t>3</w:t>
      </w:r>
      <w:r>
        <w:rPr>
          <w:rFonts w:ascii="Times New Roman" w:eastAsia="Times New Roman" w:hAnsi="Times New Roman" w:cs="Times New Roman"/>
          <w:sz w:val="28"/>
          <w:szCs w:val="28"/>
          <w:lang w:val="uk-UA"/>
        </w:rPr>
        <w:t xml:space="preserve"> </w:t>
      </w:r>
      <w:r w:rsidR="00037421" w:rsidRPr="003054B9">
        <w:rPr>
          <w:rFonts w:ascii="Times New Roman" w:eastAsia="Times New Roman" w:hAnsi="Times New Roman" w:cs="Times New Roman"/>
          <w:sz w:val="28"/>
          <w:szCs w:val="28"/>
          <w:lang w:val="uk-UA"/>
        </w:rPr>
        <w:t>Опис програмної реалізації</w:t>
      </w:r>
    </w:p>
    <w:p w14:paraId="2A6A61B4" w14:textId="77777777" w:rsidR="0026056E" w:rsidRPr="003054B9" w:rsidRDefault="0026056E" w:rsidP="0026056E">
      <w:pPr>
        <w:spacing w:line="360" w:lineRule="auto"/>
        <w:ind w:firstLine="709"/>
        <w:rPr>
          <w:rFonts w:ascii="Times New Roman" w:eastAsia="Times New Roman" w:hAnsi="Times New Roman" w:cs="Times New Roman"/>
          <w:sz w:val="28"/>
          <w:szCs w:val="28"/>
          <w:lang w:val="uk-UA"/>
        </w:rPr>
      </w:pPr>
    </w:p>
    <w:p w14:paraId="78683B83" w14:textId="28C9F458" w:rsidR="00910D20" w:rsidRPr="003054B9" w:rsidRDefault="00037421" w:rsidP="0026056E">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Після відкриття головної сторінки веб</w:t>
      </w:r>
      <w:r w:rsidR="00EB71BB">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користувач потрапляє на інтерфейс, що поєднує сучасний дизайн, зручну навігацію та прямий доступ до основного контенту. Незареєстрованому відвідувачу одразу стає доступною інформація про гру, можливість переглянути блог, а також — отримати саму гру, ввівши свою електронну пошту у відповідне поле. Цей механізм дозволяє поширювати дистрибутив гри максимально зручно, без необхідності реєстрації чи зайвих дій з боку користувача (див. рис. 4.1). </w:t>
      </w:r>
    </w:p>
    <w:p w14:paraId="51C00135" w14:textId="19C566C5" w:rsidR="00910D20" w:rsidRDefault="00037421" w:rsidP="0026056E">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911D20D" wp14:editId="06529AB0">
            <wp:extent cx="5349240" cy="2339340"/>
            <wp:effectExtent l="0" t="0" r="3810" b="381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349549" cy="2339475"/>
                    </a:xfrm>
                    <a:prstGeom prst="rect">
                      <a:avLst/>
                    </a:prstGeom>
                    <a:ln/>
                  </pic:spPr>
                </pic:pic>
              </a:graphicData>
            </a:graphic>
          </wp:inline>
        </w:drawing>
      </w:r>
    </w:p>
    <w:p w14:paraId="4504441F" w14:textId="2B3C8127" w:rsidR="00F9690B" w:rsidRDefault="00F9690B" w:rsidP="0026056E">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 – Головна сторінка</w:t>
      </w:r>
    </w:p>
    <w:p w14:paraId="4B338EB5" w14:textId="77777777" w:rsidR="00420A8E" w:rsidRPr="003054B9" w:rsidRDefault="00420A8E" w:rsidP="0026056E">
      <w:pPr>
        <w:spacing w:line="360" w:lineRule="auto"/>
        <w:jc w:val="center"/>
        <w:rPr>
          <w:rFonts w:ascii="Times New Roman" w:eastAsia="Times New Roman" w:hAnsi="Times New Roman" w:cs="Times New Roman"/>
          <w:sz w:val="28"/>
          <w:szCs w:val="28"/>
          <w:lang w:val="uk-UA"/>
        </w:rPr>
      </w:pPr>
    </w:p>
    <w:p w14:paraId="4DFB2864" w14:textId="5C5651A5" w:rsidR="00910D20" w:rsidRPr="003054B9" w:rsidRDefault="00037421" w:rsidP="00F73156">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Незареєстрований користувач при натисканні головної кнопки </w:t>
      </w:r>
      <w:r w:rsidR="0026056E">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t>Оформити гру</w:t>
      </w:r>
      <w:r w:rsidR="0026056E">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t xml:space="preserve"> буде примусово перенесений до футеру на головній сторінці.</w:t>
      </w:r>
    </w:p>
    <w:p w14:paraId="374971E0" w14:textId="1B567B5C" w:rsidR="00910D20" w:rsidRDefault="00037421" w:rsidP="0026056E">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0930E8DA" wp14:editId="5AE88194">
            <wp:extent cx="4914900" cy="1577340"/>
            <wp:effectExtent l="0" t="0" r="0" b="381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915188" cy="1577432"/>
                    </a:xfrm>
                    <a:prstGeom prst="rect">
                      <a:avLst/>
                    </a:prstGeom>
                    <a:ln/>
                  </pic:spPr>
                </pic:pic>
              </a:graphicData>
            </a:graphic>
          </wp:inline>
        </w:drawing>
      </w:r>
    </w:p>
    <w:p w14:paraId="17A26748" w14:textId="3AB27FDB" w:rsidR="00910D20" w:rsidRDefault="00F9690B" w:rsidP="0026056E">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4.2 </w:t>
      </w:r>
      <w:r w:rsidR="00420A8E">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Футер</w:t>
      </w:r>
    </w:p>
    <w:p w14:paraId="7548A7E1" w14:textId="77777777" w:rsidR="00420A8E" w:rsidRPr="003054B9" w:rsidRDefault="00420A8E" w:rsidP="0026056E">
      <w:pPr>
        <w:spacing w:line="360" w:lineRule="auto"/>
        <w:jc w:val="center"/>
        <w:rPr>
          <w:rFonts w:ascii="Times New Roman" w:eastAsia="Times New Roman" w:hAnsi="Times New Roman" w:cs="Times New Roman"/>
          <w:sz w:val="28"/>
          <w:szCs w:val="28"/>
          <w:lang w:val="uk-UA"/>
        </w:rPr>
      </w:pPr>
    </w:p>
    <w:p w14:paraId="4C6104E1" w14:textId="107D0268" w:rsidR="00910D20" w:rsidRPr="003054B9" w:rsidRDefault="00037421" w:rsidP="0026056E">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Після введення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та натискання кнопки підтвердження, веб</w:t>
      </w:r>
      <w:r w:rsidR="0026056E">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застосунок активує серверний механізм, який ініціює перевірку правильності формату введеної адреси, а далі — викликає функцію для відправки листа з прикріпленим файлом гри.</w:t>
      </w:r>
    </w:p>
    <w:p w14:paraId="41050FC5" w14:textId="77777777" w:rsidR="00910D20" w:rsidRPr="003054B9" w:rsidRDefault="00037421" w:rsidP="0026056E">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Відразу варто зазначити що якщо користувач </w:t>
      </w:r>
      <w:proofErr w:type="spellStart"/>
      <w:r w:rsidRPr="003054B9">
        <w:rPr>
          <w:rFonts w:ascii="Times New Roman" w:eastAsia="Times New Roman" w:hAnsi="Times New Roman" w:cs="Times New Roman"/>
          <w:sz w:val="28"/>
          <w:szCs w:val="28"/>
          <w:lang w:val="uk-UA"/>
        </w:rPr>
        <w:t>залогінений</w:t>
      </w:r>
      <w:proofErr w:type="spellEnd"/>
      <w:r w:rsidRPr="003054B9">
        <w:rPr>
          <w:rFonts w:ascii="Times New Roman" w:eastAsia="Times New Roman" w:hAnsi="Times New Roman" w:cs="Times New Roman"/>
          <w:sz w:val="28"/>
          <w:szCs w:val="28"/>
          <w:lang w:val="uk-UA"/>
        </w:rPr>
        <w:t xml:space="preserve"> то </w:t>
      </w:r>
      <w:proofErr w:type="spellStart"/>
      <w:r w:rsidRPr="003054B9">
        <w:rPr>
          <w:rFonts w:ascii="Times New Roman" w:eastAsia="Times New Roman" w:hAnsi="Times New Roman" w:cs="Times New Roman"/>
          <w:sz w:val="28"/>
          <w:szCs w:val="28"/>
          <w:lang w:val="uk-UA"/>
        </w:rPr>
        <w:t>футтер</w:t>
      </w:r>
      <w:proofErr w:type="spellEnd"/>
      <w:r w:rsidRPr="003054B9">
        <w:rPr>
          <w:rFonts w:ascii="Times New Roman" w:eastAsia="Times New Roman" w:hAnsi="Times New Roman" w:cs="Times New Roman"/>
          <w:sz w:val="28"/>
          <w:szCs w:val="28"/>
          <w:lang w:val="uk-UA"/>
        </w:rPr>
        <w:t xml:space="preserve"> буде прихований та отримати гру можна буде за основною кнопкою “Оформити гру”</w:t>
      </w:r>
    </w:p>
    <w:p w14:paraId="7A3ABED9" w14:textId="64F9A154" w:rsidR="00910D20" w:rsidRDefault="00037421" w:rsidP="0026056E">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1F751AFB" wp14:editId="6A98CD86">
            <wp:extent cx="5731200" cy="9271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927100"/>
                    </a:xfrm>
                    <a:prstGeom prst="rect">
                      <a:avLst/>
                    </a:prstGeom>
                    <a:ln/>
                  </pic:spPr>
                </pic:pic>
              </a:graphicData>
            </a:graphic>
          </wp:inline>
        </w:drawing>
      </w:r>
    </w:p>
    <w:p w14:paraId="57AF0D20" w14:textId="198C6994" w:rsidR="00F9690B" w:rsidRPr="003054B9" w:rsidRDefault="00F9690B" w:rsidP="0026056E">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4.2 – Футер для </w:t>
      </w:r>
      <w:proofErr w:type="spellStart"/>
      <w:r>
        <w:rPr>
          <w:rFonts w:ascii="Times New Roman" w:eastAsia="Times New Roman" w:hAnsi="Times New Roman" w:cs="Times New Roman"/>
          <w:sz w:val="28"/>
          <w:szCs w:val="28"/>
          <w:lang w:val="uk-UA"/>
        </w:rPr>
        <w:t>залогіненого</w:t>
      </w:r>
      <w:proofErr w:type="spellEnd"/>
      <w:r>
        <w:rPr>
          <w:rFonts w:ascii="Times New Roman" w:eastAsia="Times New Roman" w:hAnsi="Times New Roman" w:cs="Times New Roman"/>
          <w:sz w:val="28"/>
          <w:szCs w:val="28"/>
          <w:lang w:val="uk-UA"/>
        </w:rPr>
        <w:t xml:space="preserve"> користувача</w:t>
      </w:r>
    </w:p>
    <w:p w14:paraId="3AB87335" w14:textId="35266B1D" w:rsidR="00910D20" w:rsidRPr="003054B9" w:rsidRDefault="00037421" w:rsidP="0026056E">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Функціонал відправки листів на пошту реалізовано за допомогою сервісу </w:t>
      </w:r>
      <w:proofErr w:type="spellStart"/>
      <w:r w:rsidRPr="003054B9">
        <w:rPr>
          <w:rFonts w:ascii="Times New Roman" w:eastAsia="Times New Roman" w:hAnsi="Times New Roman" w:cs="Times New Roman"/>
          <w:sz w:val="28"/>
          <w:szCs w:val="28"/>
          <w:lang w:val="uk-UA"/>
        </w:rPr>
        <w:t>SendGrid</w:t>
      </w:r>
      <w:proofErr w:type="spellEnd"/>
      <w:r w:rsidRPr="003054B9">
        <w:rPr>
          <w:rFonts w:ascii="Times New Roman" w:eastAsia="Times New Roman" w:hAnsi="Times New Roman" w:cs="Times New Roman"/>
          <w:sz w:val="28"/>
          <w:szCs w:val="28"/>
          <w:lang w:val="uk-UA"/>
        </w:rPr>
        <w:t xml:space="preserve">, який забезпечує надійну та швидку доставку електронних листів. У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 xml:space="preserve"> було реалізовано обробник, що приймає POST-запит, у якому міститься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користувача. Відправка листа відбувається лише у випадку, якщо адреса є </w:t>
      </w:r>
      <w:proofErr w:type="spellStart"/>
      <w:r w:rsidRPr="003054B9">
        <w:rPr>
          <w:rFonts w:ascii="Times New Roman" w:eastAsia="Times New Roman" w:hAnsi="Times New Roman" w:cs="Times New Roman"/>
          <w:sz w:val="28"/>
          <w:szCs w:val="28"/>
          <w:lang w:val="uk-UA"/>
        </w:rPr>
        <w:t>валідною</w:t>
      </w:r>
      <w:proofErr w:type="spellEnd"/>
      <w:r w:rsidRPr="003054B9">
        <w:rPr>
          <w:rFonts w:ascii="Times New Roman" w:eastAsia="Times New Roman" w:hAnsi="Times New Roman" w:cs="Times New Roman"/>
          <w:sz w:val="28"/>
          <w:szCs w:val="28"/>
          <w:lang w:val="uk-UA"/>
        </w:rPr>
        <w:t>.</w:t>
      </w:r>
    </w:p>
    <w:p w14:paraId="1CA1B295" w14:textId="4DCF5C75" w:rsidR="00910D20" w:rsidRPr="003054B9" w:rsidRDefault="00037421" w:rsidP="0026056E">
      <w:pPr>
        <w:spacing w:line="360" w:lineRule="auto"/>
        <w:ind w:left="709"/>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Скрипт </w:t>
      </w:r>
      <w:proofErr w:type="spellStart"/>
      <w:r w:rsidRPr="003054B9">
        <w:rPr>
          <w:rFonts w:ascii="Times New Roman" w:eastAsia="Times New Roman" w:hAnsi="Times New Roman" w:cs="Times New Roman"/>
          <w:sz w:val="28"/>
          <w:szCs w:val="28"/>
          <w:lang w:val="uk-UA"/>
        </w:rPr>
        <w:t>JavaScript</w:t>
      </w:r>
      <w:proofErr w:type="spellEnd"/>
      <w:r w:rsidRPr="003054B9">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br/>
        <w:t xml:space="preserve">Якщо користувач </w:t>
      </w:r>
      <w:proofErr w:type="spellStart"/>
      <w:r w:rsidRPr="003054B9">
        <w:rPr>
          <w:rFonts w:ascii="Times New Roman" w:eastAsia="Times New Roman" w:hAnsi="Times New Roman" w:cs="Times New Roman"/>
          <w:sz w:val="28"/>
          <w:szCs w:val="28"/>
          <w:lang w:val="uk-UA"/>
        </w:rPr>
        <w:t>залогінений</w:t>
      </w:r>
      <w:proofErr w:type="spellEnd"/>
      <w:r w:rsidRPr="003054B9">
        <w:rPr>
          <w:rFonts w:ascii="Times New Roman" w:eastAsia="Times New Roman" w:hAnsi="Times New Roman" w:cs="Times New Roman"/>
          <w:sz w:val="28"/>
          <w:szCs w:val="28"/>
          <w:lang w:val="uk-UA"/>
        </w:rPr>
        <w:t xml:space="preserve"> — сховати форму у футері:</w:t>
      </w:r>
    </w:p>
    <w:p w14:paraId="024CC431" w14:textId="77777777" w:rsidR="00910D20" w:rsidRPr="0026056E" w:rsidRDefault="00037421" w:rsidP="0026056E">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user</w:t>
      </w:r>
      <w:proofErr w:type="spellEnd"/>
      <w:r w:rsidRPr="0026056E">
        <w:rPr>
          <w:rFonts w:ascii="Courier New" w:eastAsia="Times New Roman" w:hAnsi="Courier New" w:cs="Courier New"/>
          <w:b/>
          <w:bCs/>
          <w:lang w:val="uk-UA"/>
        </w:rPr>
        <w:t>) {</w:t>
      </w:r>
    </w:p>
    <w:p w14:paraId="560F38E8"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formSection</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formSection.style.display</w:t>
      </w:r>
      <w:proofErr w:type="spellEnd"/>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none</w:t>
      </w:r>
      <w:proofErr w:type="spellEnd"/>
      <w:r w:rsidRPr="0026056E">
        <w:rPr>
          <w:rFonts w:ascii="Courier New" w:eastAsia="Times New Roman" w:hAnsi="Courier New" w:cs="Courier New"/>
          <w:b/>
          <w:bCs/>
          <w:lang w:val="uk-UA"/>
        </w:rPr>
        <w:t>";</w:t>
      </w:r>
    </w:p>
    <w:p w14:paraId="2107037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251C94EB" w14:textId="77777777" w:rsidR="00910D20" w:rsidRPr="003054B9" w:rsidRDefault="00910D20">
      <w:pPr>
        <w:spacing w:before="240" w:after="240"/>
        <w:rPr>
          <w:rFonts w:ascii="Times New Roman" w:eastAsia="Times New Roman" w:hAnsi="Times New Roman" w:cs="Times New Roman"/>
          <w:sz w:val="28"/>
          <w:szCs w:val="28"/>
          <w:lang w:val="uk-UA"/>
        </w:rPr>
      </w:pPr>
    </w:p>
    <w:p w14:paraId="5489C70C" w14:textId="5C66AE61" w:rsidR="00910D20" w:rsidRPr="003054B9" w:rsidRDefault="00037421" w:rsidP="0026056E">
      <w:pPr>
        <w:spacing w:before="240" w:after="240"/>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Обробка кнопки "Оформити гру" у верхній секції</w:t>
      </w:r>
      <w:r w:rsidR="0026056E">
        <w:rPr>
          <w:rFonts w:ascii="Times New Roman" w:eastAsia="Times New Roman" w:hAnsi="Times New Roman" w:cs="Times New Roman"/>
          <w:sz w:val="28"/>
          <w:szCs w:val="28"/>
          <w:lang w:val="uk-UA"/>
        </w:rPr>
        <w:t>:</w:t>
      </w:r>
    </w:p>
    <w:p w14:paraId="44A602BB"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orderBtn</w:t>
      </w:r>
      <w:proofErr w:type="spellEnd"/>
      <w:r w:rsidRPr="0026056E">
        <w:rPr>
          <w:rFonts w:ascii="Courier New" w:eastAsia="Times New Roman" w:hAnsi="Courier New" w:cs="Courier New"/>
          <w:b/>
          <w:bCs/>
          <w:lang w:val="uk-UA"/>
        </w:rPr>
        <w:t>) {</w:t>
      </w:r>
    </w:p>
    <w:p w14:paraId="2FC3A4F0"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orderBtn.addEventListener</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click</w:t>
      </w:r>
      <w:proofErr w:type="spellEnd"/>
      <w:r w:rsidRPr="0026056E">
        <w:rPr>
          <w:rFonts w:ascii="Courier New" w:eastAsia="Times New Roman" w:hAnsi="Courier New" w:cs="Courier New"/>
          <w:b/>
          <w:bCs/>
          <w:lang w:val="uk-UA"/>
        </w:rPr>
        <w:t>", (e) =&gt; {</w:t>
      </w:r>
    </w:p>
    <w:p w14:paraId="7F9B5F54"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e.preventDefault</w:t>
      </w:r>
      <w:proofErr w:type="spellEnd"/>
      <w:r w:rsidRPr="0026056E">
        <w:rPr>
          <w:rFonts w:ascii="Courier New" w:eastAsia="Times New Roman" w:hAnsi="Courier New" w:cs="Courier New"/>
          <w:b/>
          <w:bCs/>
          <w:lang w:val="uk-UA"/>
        </w:rPr>
        <w:t>();</w:t>
      </w:r>
    </w:p>
    <w:p w14:paraId="06A5190C"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user</w:t>
      </w:r>
      <w:proofErr w:type="spellEnd"/>
      <w:r w:rsidRPr="0026056E">
        <w:rPr>
          <w:rFonts w:ascii="Courier New" w:eastAsia="Times New Roman" w:hAnsi="Courier New" w:cs="Courier New"/>
          <w:b/>
          <w:bCs/>
          <w:lang w:val="uk-UA"/>
        </w:rPr>
        <w:t>) {</w:t>
      </w:r>
    </w:p>
    <w:p w14:paraId="06BE9AD5"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formSection</w:t>
      </w:r>
      <w:proofErr w:type="spellEnd"/>
      <w:r w:rsidRPr="0026056E">
        <w:rPr>
          <w:rFonts w:ascii="Courier New" w:eastAsia="Times New Roman" w:hAnsi="Courier New" w:cs="Courier New"/>
          <w:b/>
          <w:bCs/>
          <w:lang w:val="uk-UA"/>
        </w:rPr>
        <w:t>) {</w:t>
      </w:r>
    </w:p>
    <w:p w14:paraId="59469D11"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formSection.scrollIntoView</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behavior</w:t>
      </w:r>
      <w:proofErr w:type="spellEnd"/>
      <w:r w:rsidRPr="0026056E">
        <w:rPr>
          <w:rFonts w:ascii="Courier New" w:eastAsia="Times New Roman" w:hAnsi="Courier New" w:cs="Courier New"/>
          <w:b/>
          <w:bCs/>
          <w:lang w:val="uk-UA"/>
        </w:rPr>
        <w:t>: "</w:t>
      </w:r>
      <w:proofErr w:type="spellStart"/>
      <w:r w:rsidRPr="0026056E">
        <w:rPr>
          <w:rFonts w:ascii="Courier New" w:eastAsia="Times New Roman" w:hAnsi="Courier New" w:cs="Courier New"/>
          <w:b/>
          <w:bCs/>
          <w:lang w:val="uk-UA"/>
        </w:rPr>
        <w:t>smooth</w:t>
      </w:r>
      <w:proofErr w:type="spellEnd"/>
      <w:r w:rsidRPr="0026056E">
        <w:rPr>
          <w:rFonts w:ascii="Courier New" w:eastAsia="Times New Roman" w:hAnsi="Courier New" w:cs="Courier New"/>
          <w:b/>
          <w:bCs/>
          <w:lang w:val="uk-UA"/>
        </w:rPr>
        <w:t>" });</w:t>
      </w:r>
    </w:p>
    <w:p w14:paraId="05047E27"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emailInput.focus</w:t>
      </w:r>
      <w:proofErr w:type="spellEnd"/>
      <w:r w:rsidRPr="0026056E">
        <w:rPr>
          <w:rFonts w:ascii="Courier New" w:eastAsia="Times New Roman" w:hAnsi="Courier New" w:cs="Courier New"/>
          <w:b/>
          <w:bCs/>
          <w:lang w:val="uk-UA"/>
        </w:rPr>
        <w:t>();</w:t>
      </w:r>
    </w:p>
    <w:p w14:paraId="18686401"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77D138ED"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else</w:t>
      </w:r>
      <w:proofErr w:type="spellEnd"/>
      <w:r w:rsidRPr="0026056E">
        <w:rPr>
          <w:rFonts w:ascii="Courier New" w:eastAsia="Times New Roman" w:hAnsi="Courier New" w:cs="Courier New"/>
          <w:b/>
          <w:bCs/>
          <w:lang w:val="uk-UA"/>
        </w:rPr>
        <w:t xml:space="preserve"> {</w:t>
      </w:r>
    </w:p>
    <w:p w14:paraId="3081CFA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sendGameEmail</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user.email</w:t>
      </w:r>
      <w:proofErr w:type="spellEnd"/>
      <w:r w:rsidRPr="0026056E">
        <w:rPr>
          <w:rFonts w:ascii="Courier New" w:eastAsia="Times New Roman" w:hAnsi="Courier New" w:cs="Courier New"/>
          <w:b/>
          <w:bCs/>
          <w:lang w:val="uk-UA"/>
        </w:rPr>
        <w:t>);</w:t>
      </w:r>
    </w:p>
    <w:p w14:paraId="7F077DA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5D6C368C"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1B7592C5"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088C575A" w14:textId="77777777" w:rsidR="00910D20" w:rsidRPr="003054B9" w:rsidRDefault="00910D20">
      <w:pPr>
        <w:spacing w:before="240" w:after="240"/>
        <w:rPr>
          <w:rFonts w:ascii="Times New Roman" w:eastAsia="Times New Roman" w:hAnsi="Times New Roman" w:cs="Times New Roman"/>
          <w:sz w:val="28"/>
          <w:szCs w:val="28"/>
          <w:lang w:val="uk-UA"/>
        </w:rPr>
      </w:pPr>
    </w:p>
    <w:p w14:paraId="0AFFCBA0" w14:textId="5DB9B1BC" w:rsidR="00910D20" w:rsidRPr="003054B9" w:rsidRDefault="00037421" w:rsidP="00F73156">
      <w:pPr>
        <w:spacing w:before="240" w:after="240"/>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Обробка відправки форми футера</w:t>
      </w:r>
      <w:r w:rsidR="0026056E">
        <w:rPr>
          <w:rFonts w:ascii="Times New Roman" w:eastAsia="Times New Roman" w:hAnsi="Times New Roman" w:cs="Times New Roman"/>
          <w:sz w:val="28"/>
          <w:szCs w:val="28"/>
          <w:lang w:val="uk-UA"/>
        </w:rPr>
        <w:t>:</w:t>
      </w:r>
    </w:p>
    <w:p w14:paraId="123367E2"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w:t>
      </w:r>
      <w:proofErr w:type="spellEnd"/>
      <w:r w:rsidRPr="0026056E">
        <w:rPr>
          <w:rFonts w:ascii="Courier New" w:eastAsia="Times New Roman" w:hAnsi="Courier New" w:cs="Courier New"/>
          <w:b/>
          <w:bCs/>
          <w:lang w:val="uk-UA"/>
        </w:rPr>
        <w:t>) {</w:t>
      </w:r>
    </w:p>
    <w:p w14:paraId="592509C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form.addEventListener</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submit</w:t>
      </w:r>
      <w:proofErr w:type="spellEnd"/>
      <w:r w:rsidRPr="0026056E">
        <w:rPr>
          <w:rFonts w:ascii="Courier New" w:eastAsia="Times New Roman" w:hAnsi="Courier New" w:cs="Courier New"/>
          <w:b/>
          <w:bCs/>
          <w:lang w:val="uk-UA"/>
        </w:rPr>
        <w:t>", (e) =&gt; {</w:t>
      </w:r>
    </w:p>
    <w:p w14:paraId="7CF474AC"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e.preventDefault</w:t>
      </w:r>
      <w:proofErr w:type="spellEnd"/>
      <w:r w:rsidRPr="0026056E">
        <w:rPr>
          <w:rFonts w:ascii="Courier New" w:eastAsia="Times New Roman" w:hAnsi="Courier New" w:cs="Courier New"/>
          <w:b/>
          <w:bCs/>
          <w:lang w:val="uk-UA"/>
        </w:rPr>
        <w:t>();</w:t>
      </w:r>
    </w:p>
    <w:p w14:paraId="492CEDD5"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const</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emailInput.value.trim</w:t>
      </w:r>
      <w:proofErr w:type="spellEnd"/>
      <w:r w:rsidRPr="0026056E">
        <w:rPr>
          <w:rFonts w:ascii="Courier New" w:eastAsia="Times New Roman" w:hAnsi="Courier New" w:cs="Courier New"/>
          <w:b/>
          <w:bCs/>
          <w:lang w:val="uk-UA"/>
        </w:rPr>
        <w:t>();</w:t>
      </w:r>
    </w:p>
    <w:p w14:paraId="5BACEE40"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validateEmail</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w:t>
      </w:r>
    </w:p>
    <w:p w14:paraId="143D0058"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alert</w:t>
      </w:r>
      <w:proofErr w:type="spellEnd"/>
      <w:r w:rsidRPr="0026056E">
        <w:rPr>
          <w:rFonts w:ascii="Courier New" w:eastAsia="Times New Roman" w:hAnsi="Courier New" w:cs="Courier New"/>
          <w:b/>
          <w:bCs/>
          <w:lang w:val="uk-UA"/>
        </w:rPr>
        <w:t xml:space="preserve">("Будь ласка, введіть коректний </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w:t>
      </w:r>
    </w:p>
    <w:p w14:paraId="0342E37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emailInput.focus</w:t>
      </w:r>
      <w:proofErr w:type="spellEnd"/>
      <w:r w:rsidRPr="0026056E">
        <w:rPr>
          <w:rFonts w:ascii="Courier New" w:eastAsia="Times New Roman" w:hAnsi="Courier New" w:cs="Courier New"/>
          <w:b/>
          <w:bCs/>
          <w:lang w:val="uk-UA"/>
        </w:rPr>
        <w:t>();</w:t>
      </w:r>
    </w:p>
    <w:p w14:paraId="381C5E1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return</w:t>
      </w:r>
      <w:proofErr w:type="spellEnd"/>
      <w:r w:rsidRPr="0026056E">
        <w:rPr>
          <w:rFonts w:ascii="Courier New" w:eastAsia="Times New Roman" w:hAnsi="Courier New" w:cs="Courier New"/>
          <w:b/>
          <w:bCs/>
          <w:lang w:val="uk-UA"/>
        </w:rPr>
        <w:t>;</w:t>
      </w:r>
    </w:p>
    <w:p w14:paraId="33524B6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7722D3D4"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sendGameEmail</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w:t>
      </w:r>
    </w:p>
    <w:p w14:paraId="0E255512"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493D3A20"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4CEBCC5E" w14:textId="77777777" w:rsidR="00910D20" w:rsidRPr="003054B9" w:rsidRDefault="00910D20">
      <w:pPr>
        <w:spacing w:before="240" w:after="240"/>
        <w:rPr>
          <w:rFonts w:ascii="Times New Roman" w:eastAsia="Times New Roman" w:hAnsi="Times New Roman" w:cs="Times New Roman"/>
          <w:sz w:val="28"/>
          <w:szCs w:val="28"/>
          <w:lang w:val="uk-UA"/>
        </w:rPr>
      </w:pPr>
    </w:p>
    <w:p w14:paraId="0D0C1DD3" w14:textId="6FA69D00" w:rsidR="00910D20" w:rsidRPr="003054B9" w:rsidRDefault="00037421">
      <w:pPr>
        <w:spacing w:before="240" w:after="24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r w:rsidR="00F73156">
        <w:rPr>
          <w:rFonts w:ascii="Times New Roman" w:eastAsia="Times New Roman" w:hAnsi="Times New Roman" w:cs="Times New Roman"/>
          <w:sz w:val="28"/>
          <w:szCs w:val="28"/>
          <w:lang w:val="uk-UA"/>
        </w:rPr>
        <w:tab/>
      </w:r>
      <w:r w:rsidRPr="003054B9">
        <w:rPr>
          <w:rFonts w:ascii="Times New Roman" w:eastAsia="Times New Roman" w:hAnsi="Times New Roman" w:cs="Times New Roman"/>
          <w:sz w:val="28"/>
          <w:szCs w:val="28"/>
          <w:lang w:val="uk-UA"/>
        </w:rPr>
        <w:t xml:space="preserve">Функція відправки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на </w:t>
      </w:r>
      <w:proofErr w:type="spellStart"/>
      <w:r w:rsidRPr="003054B9">
        <w:rPr>
          <w:rFonts w:ascii="Times New Roman" w:eastAsia="Times New Roman" w:hAnsi="Times New Roman" w:cs="Times New Roman"/>
          <w:sz w:val="28"/>
          <w:szCs w:val="28"/>
          <w:lang w:val="uk-UA"/>
        </w:rPr>
        <w:t>бекенд</w:t>
      </w:r>
      <w:proofErr w:type="spellEnd"/>
      <w:r w:rsidR="0026056E">
        <w:rPr>
          <w:rFonts w:ascii="Times New Roman" w:eastAsia="Times New Roman" w:hAnsi="Times New Roman" w:cs="Times New Roman"/>
          <w:sz w:val="28"/>
          <w:szCs w:val="28"/>
          <w:lang w:val="uk-UA"/>
        </w:rPr>
        <w:t>:</w:t>
      </w:r>
    </w:p>
    <w:p w14:paraId="24E0DBCE"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async</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function</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sendGameEmail</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w:t>
      </w:r>
    </w:p>
    <w:p w14:paraId="615D317F"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try</w:t>
      </w:r>
      <w:proofErr w:type="spellEnd"/>
      <w:r w:rsidRPr="0026056E">
        <w:rPr>
          <w:rFonts w:ascii="Courier New" w:eastAsia="Times New Roman" w:hAnsi="Courier New" w:cs="Courier New"/>
          <w:b/>
          <w:bCs/>
          <w:lang w:val="uk-UA"/>
        </w:rPr>
        <w:t xml:space="preserve"> {</w:t>
      </w:r>
    </w:p>
    <w:p w14:paraId="4F40AFCD"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const</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res</w:t>
      </w:r>
      <w:proofErr w:type="spellEnd"/>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await</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fetch</w:t>
      </w:r>
      <w:proofErr w:type="spellEnd"/>
      <w:r w:rsidRPr="0026056E">
        <w:rPr>
          <w:rFonts w:ascii="Courier New" w:eastAsia="Times New Roman" w:hAnsi="Courier New" w:cs="Courier New"/>
          <w:b/>
          <w:bCs/>
          <w:lang w:val="uk-UA"/>
        </w:rPr>
        <w:t>("http://127.0.0.1:8000/send-game-email", {</w:t>
      </w:r>
    </w:p>
    <w:p w14:paraId="7FA51D11"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method</w:t>
      </w:r>
      <w:proofErr w:type="spellEnd"/>
      <w:r w:rsidRPr="0026056E">
        <w:rPr>
          <w:rFonts w:ascii="Courier New" w:eastAsia="Times New Roman" w:hAnsi="Courier New" w:cs="Courier New"/>
          <w:b/>
          <w:bCs/>
          <w:lang w:val="uk-UA"/>
        </w:rPr>
        <w:t>: "POST",</w:t>
      </w:r>
    </w:p>
    <w:p w14:paraId="7C590DF5"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headers</w:t>
      </w:r>
      <w:proofErr w:type="spellEnd"/>
      <w:r w:rsidRPr="0026056E">
        <w:rPr>
          <w:rFonts w:ascii="Courier New" w:eastAsia="Times New Roman" w:hAnsi="Courier New" w:cs="Courier New"/>
          <w:b/>
          <w:bCs/>
          <w:lang w:val="uk-UA"/>
        </w:rPr>
        <w:t>: { "</w:t>
      </w:r>
      <w:proofErr w:type="spellStart"/>
      <w:r w:rsidRPr="0026056E">
        <w:rPr>
          <w:rFonts w:ascii="Courier New" w:eastAsia="Times New Roman" w:hAnsi="Courier New" w:cs="Courier New"/>
          <w:b/>
          <w:bCs/>
          <w:lang w:val="uk-UA"/>
        </w:rPr>
        <w:t>Content-Type</w:t>
      </w:r>
      <w:proofErr w:type="spellEnd"/>
      <w:r w:rsidRPr="0026056E">
        <w:rPr>
          <w:rFonts w:ascii="Courier New" w:eastAsia="Times New Roman" w:hAnsi="Courier New" w:cs="Courier New"/>
          <w:b/>
          <w:bCs/>
          <w:lang w:val="uk-UA"/>
        </w:rPr>
        <w:t>": "</w:t>
      </w:r>
      <w:proofErr w:type="spellStart"/>
      <w:r w:rsidRPr="0026056E">
        <w:rPr>
          <w:rFonts w:ascii="Courier New" w:eastAsia="Times New Roman" w:hAnsi="Courier New" w:cs="Courier New"/>
          <w:b/>
          <w:bCs/>
          <w:lang w:val="uk-UA"/>
        </w:rPr>
        <w:t>application</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json</w:t>
      </w:r>
      <w:proofErr w:type="spellEnd"/>
      <w:r w:rsidRPr="0026056E">
        <w:rPr>
          <w:rFonts w:ascii="Courier New" w:eastAsia="Times New Roman" w:hAnsi="Courier New" w:cs="Courier New"/>
          <w:b/>
          <w:bCs/>
          <w:lang w:val="uk-UA"/>
        </w:rPr>
        <w:t>" },</w:t>
      </w:r>
    </w:p>
    <w:p w14:paraId="7F7968B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body</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JSON.stringify</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xml:space="preserve"> }),</w:t>
      </w:r>
    </w:p>
    <w:p w14:paraId="6FB2FFEE"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credentials</w:t>
      </w:r>
      <w:proofErr w:type="spellEnd"/>
      <w:r w:rsidRPr="0026056E">
        <w:rPr>
          <w:rFonts w:ascii="Courier New" w:eastAsia="Times New Roman" w:hAnsi="Courier New" w:cs="Courier New"/>
          <w:b/>
          <w:bCs/>
          <w:lang w:val="uk-UA"/>
        </w:rPr>
        <w:t>: "</w:t>
      </w:r>
      <w:proofErr w:type="spellStart"/>
      <w:r w:rsidRPr="0026056E">
        <w:rPr>
          <w:rFonts w:ascii="Courier New" w:eastAsia="Times New Roman" w:hAnsi="Courier New" w:cs="Courier New"/>
          <w:b/>
          <w:bCs/>
          <w:lang w:val="uk-UA"/>
        </w:rPr>
        <w:t>include</w:t>
      </w:r>
      <w:proofErr w:type="spellEnd"/>
      <w:r w:rsidRPr="0026056E">
        <w:rPr>
          <w:rFonts w:ascii="Courier New" w:eastAsia="Times New Roman" w:hAnsi="Courier New" w:cs="Courier New"/>
          <w:b/>
          <w:bCs/>
          <w:lang w:val="uk-UA"/>
        </w:rPr>
        <w:t>",</w:t>
      </w:r>
    </w:p>
    <w:p w14:paraId="41114A5E"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4F5ECA32" w14:textId="77777777" w:rsidR="00910D20" w:rsidRPr="0026056E" w:rsidRDefault="00910D20" w:rsidP="0026056E">
      <w:pPr>
        <w:spacing w:line="240" w:lineRule="auto"/>
        <w:rPr>
          <w:rFonts w:ascii="Courier New" w:eastAsia="Times New Roman" w:hAnsi="Courier New" w:cs="Courier New"/>
          <w:b/>
          <w:bCs/>
          <w:lang w:val="uk-UA"/>
        </w:rPr>
      </w:pPr>
    </w:p>
    <w:p w14:paraId="027FB609"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res.ok</w:t>
      </w:r>
      <w:proofErr w:type="spellEnd"/>
      <w:r w:rsidRPr="0026056E">
        <w:rPr>
          <w:rFonts w:ascii="Courier New" w:eastAsia="Times New Roman" w:hAnsi="Courier New" w:cs="Courier New"/>
          <w:b/>
          <w:bCs/>
          <w:lang w:val="uk-UA"/>
        </w:rPr>
        <w:t>) {</w:t>
      </w:r>
    </w:p>
    <w:p w14:paraId="787730E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const</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err</w:t>
      </w:r>
      <w:proofErr w:type="spellEnd"/>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await</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res.json</w:t>
      </w:r>
      <w:proofErr w:type="spellEnd"/>
      <w:r w:rsidRPr="0026056E">
        <w:rPr>
          <w:rFonts w:ascii="Courier New" w:eastAsia="Times New Roman" w:hAnsi="Courier New" w:cs="Courier New"/>
          <w:b/>
          <w:bCs/>
          <w:lang w:val="uk-UA"/>
        </w:rPr>
        <w:t>();</w:t>
      </w:r>
    </w:p>
    <w:p w14:paraId="0F9B687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throw</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new</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Error</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err.error</w:t>
      </w:r>
      <w:proofErr w:type="spellEnd"/>
      <w:r w:rsidRPr="0026056E">
        <w:rPr>
          <w:rFonts w:ascii="Courier New" w:eastAsia="Times New Roman" w:hAnsi="Courier New" w:cs="Courier New"/>
          <w:b/>
          <w:bCs/>
          <w:lang w:val="uk-UA"/>
        </w:rPr>
        <w:t xml:space="preserve"> || "Помилка при відправці листа");</w:t>
      </w:r>
    </w:p>
    <w:p w14:paraId="580321F3"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0B3A5221" w14:textId="77777777" w:rsidR="00910D20" w:rsidRPr="0026056E" w:rsidRDefault="00910D20" w:rsidP="0026056E">
      <w:pPr>
        <w:spacing w:line="240" w:lineRule="auto"/>
        <w:rPr>
          <w:rFonts w:ascii="Courier New" w:eastAsia="Times New Roman" w:hAnsi="Courier New" w:cs="Courier New"/>
          <w:b/>
          <w:bCs/>
          <w:lang w:val="uk-UA"/>
        </w:rPr>
      </w:pPr>
    </w:p>
    <w:p w14:paraId="576D7036"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alert</w:t>
      </w:r>
      <w:proofErr w:type="spellEnd"/>
      <w:r w:rsidRPr="0026056E">
        <w:rPr>
          <w:rFonts w:ascii="Courier New" w:eastAsia="Times New Roman" w:hAnsi="Courier New" w:cs="Courier New"/>
          <w:b/>
          <w:bCs/>
          <w:lang w:val="uk-UA"/>
        </w:rPr>
        <w:t>(`Лист з грою успішно надіслано на: ${</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Перевірте вашу пошту!`);</w:t>
      </w:r>
    </w:p>
    <w:p w14:paraId="1C76B89D"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if</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user</w:t>
      </w:r>
      <w:proofErr w:type="spellEnd"/>
      <w:r w:rsidRPr="0026056E">
        <w:rPr>
          <w:rFonts w:ascii="Courier New" w:eastAsia="Times New Roman" w:hAnsi="Courier New" w:cs="Courier New"/>
          <w:b/>
          <w:bCs/>
          <w:lang w:val="uk-UA"/>
        </w:rPr>
        <w:t xml:space="preserve"> &amp;&amp; </w:t>
      </w:r>
      <w:proofErr w:type="spellStart"/>
      <w:r w:rsidRPr="0026056E">
        <w:rPr>
          <w:rFonts w:ascii="Courier New" w:eastAsia="Times New Roman" w:hAnsi="Courier New" w:cs="Courier New"/>
          <w:b/>
          <w:bCs/>
          <w:lang w:val="uk-UA"/>
        </w:rPr>
        <w:t>formSection</w:t>
      </w:r>
      <w:proofErr w:type="spellEnd"/>
      <w:r w:rsidRPr="0026056E">
        <w:rPr>
          <w:rFonts w:ascii="Courier New" w:eastAsia="Times New Roman" w:hAnsi="Courier New" w:cs="Courier New"/>
          <w:b/>
          <w:bCs/>
          <w:lang w:val="uk-UA"/>
        </w:rPr>
        <w:t>) {</w:t>
      </w:r>
    </w:p>
    <w:p w14:paraId="11950F38"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emailInput.value</w:t>
      </w:r>
      <w:proofErr w:type="spellEnd"/>
      <w:r w:rsidRPr="0026056E">
        <w:rPr>
          <w:rFonts w:ascii="Courier New" w:eastAsia="Times New Roman" w:hAnsi="Courier New" w:cs="Courier New"/>
          <w:b/>
          <w:bCs/>
          <w:lang w:val="uk-UA"/>
        </w:rPr>
        <w:t xml:space="preserve"> = "";</w:t>
      </w:r>
    </w:p>
    <w:p w14:paraId="1E7582F4"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1D2D998B"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 </w:t>
      </w:r>
      <w:proofErr w:type="spellStart"/>
      <w:r w:rsidRPr="0026056E">
        <w:rPr>
          <w:rFonts w:ascii="Courier New" w:eastAsia="Times New Roman" w:hAnsi="Courier New" w:cs="Courier New"/>
          <w:b/>
          <w:bCs/>
          <w:lang w:val="uk-UA"/>
        </w:rPr>
        <w:t>catch</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err</w:t>
      </w:r>
      <w:proofErr w:type="spellEnd"/>
      <w:r w:rsidRPr="0026056E">
        <w:rPr>
          <w:rFonts w:ascii="Courier New" w:eastAsia="Times New Roman" w:hAnsi="Courier New" w:cs="Courier New"/>
          <w:b/>
          <w:bCs/>
          <w:lang w:val="uk-UA"/>
        </w:rPr>
        <w:t>) {</w:t>
      </w:r>
    </w:p>
    <w:p w14:paraId="7968273C"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alert</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err.message</w:t>
      </w:r>
      <w:proofErr w:type="spellEnd"/>
      <w:r w:rsidRPr="0026056E">
        <w:rPr>
          <w:rFonts w:ascii="Courier New" w:eastAsia="Times New Roman" w:hAnsi="Courier New" w:cs="Courier New"/>
          <w:b/>
          <w:bCs/>
          <w:lang w:val="uk-UA"/>
        </w:rPr>
        <w:t>);</w:t>
      </w:r>
    </w:p>
    <w:p w14:paraId="2BB61C6A"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046CCC7A"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5CED201D" w14:textId="77777777" w:rsidR="00910D20" w:rsidRPr="003054B9" w:rsidRDefault="00910D20">
      <w:pPr>
        <w:spacing w:before="240" w:after="240"/>
        <w:rPr>
          <w:rFonts w:ascii="Times New Roman" w:eastAsia="Times New Roman" w:hAnsi="Times New Roman" w:cs="Times New Roman"/>
          <w:sz w:val="28"/>
          <w:szCs w:val="28"/>
          <w:lang w:val="uk-UA"/>
        </w:rPr>
      </w:pPr>
    </w:p>
    <w:p w14:paraId="0FF5D06E" w14:textId="1BD7FDAF" w:rsidR="00910D20" w:rsidRPr="003054B9" w:rsidRDefault="00037421" w:rsidP="00F030B6">
      <w:pPr>
        <w:spacing w:before="240" w:after="240"/>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Перевірка </w:t>
      </w:r>
      <w:proofErr w:type="spellStart"/>
      <w:r w:rsidRPr="003054B9">
        <w:rPr>
          <w:rFonts w:ascii="Times New Roman" w:eastAsia="Times New Roman" w:hAnsi="Times New Roman" w:cs="Times New Roman"/>
          <w:sz w:val="28"/>
          <w:szCs w:val="28"/>
          <w:lang w:val="uk-UA"/>
        </w:rPr>
        <w:t>email</w:t>
      </w:r>
      <w:proofErr w:type="spellEnd"/>
      <w:r w:rsidR="0026056E">
        <w:rPr>
          <w:rFonts w:ascii="Times New Roman" w:eastAsia="Times New Roman" w:hAnsi="Times New Roman" w:cs="Times New Roman"/>
          <w:sz w:val="28"/>
          <w:szCs w:val="28"/>
          <w:lang w:val="uk-UA"/>
        </w:rPr>
        <w:t>:</w:t>
      </w:r>
    </w:p>
    <w:p w14:paraId="6449C1E8" w14:textId="77777777" w:rsidR="00910D20" w:rsidRPr="0026056E" w:rsidRDefault="00037421" w:rsidP="0026056E">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 xml:space="preserve">  </w:t>
      </w:r>
      <w:proofErr w:type="spellStart"/>
      <w:r w:rsidRPr="0026056E">
        <w:rPr>
          <w:rFonts w:ascii="Courier New" w:eastAsia="Times New Roman" w:hAnsi="Courier New" w:cs="Courier New"/>
          <w:b/>
          <w:bCs/>
          <w:lang w:val="uk-UA"/>
        </w:rPr>
        <w:t>function</w:t>
      </w:r>
      <w:proofErr w:type="spellEnd"/>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validateEmail</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 {</w:t>
      </w:r>
    </w:p>
    <w:p w14:paraId="7CA0D917"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roofErr w:type="spellStart"/>
      <w:r w:rsidRPr="0026056E">
        <w:rPr>
          <w:rFonts w:ascii="Courier New" w:eastAsia="Times New Roman" w:hAnsi="Courier New" w:cs="Courier New"/>
          <w:b/>
          <w:bCs/>
          <w:lang w:val="uk-UA"/>
        </w:rPr>
        <w:t>return</w:t>
      </w:r>
      <w:proofErr w:type="spellEnd"/>
      <w:r w:rsidRPr="0026056E">
        <w:rPr>
          <w:rFonts w:ascii="Courier New" w:eastAsia="Times New Roman" w:hAnsi="Courier New" w:cs="Courier New"/>
          <w:b/>
          <w:bCs/>
          <w:lang w:val="uk-UA"/>
        </w:rPr>
        <w:t xml:space="preserve"> /^[^\s@]+@[^\s@]+\.[^\s@]+$/.</w:t>
      </w:r>
      <w:proofErr w:type="spellStart"/>
      <w:r w:rsidRPr="0026056E">
        <w:rPr>
          <w:rFonts w:ascii="Courier New" w:eastAsia="Times New Roman" w:hAnsi="Courier New" w:cs="Courier New"/>
          <w:b/>
          <w:bCs/>
          <w:lang w:val="uk-UA"/>
        </w:rPr>
        <w:t>test</w:t>
      </w:r>
      <w:proofErr w:type="spellEnd"/>
      <w:r w:rsidRPr="0026056E">
        <w:rPr>
          <w:rFonts w:ascii="Courier New" w:eastAsia="Times New Roman" w:hAnsi="Courier New" w:cs="Courier New"/>
          <w:b/>
          <w:bCs/>
          <w:lang w:val="uk-UA"/>
        </w:rPr>
        <w:t>(</w:t>
      </w:r>
      <w:proofErr w:type="spellStart"/>
      <w:r w:rsidRPr="0026056E">
        <w:rPr>
          <w:rFonts w:ascii="Courier New" w:eastAsia="Times New Roman" w:hAnsi="Courier New" w:cs="Courier New"/>
          <w:b/>
          <w:bCs/>
          <w:lang w:val="uk-UA"/>
        </w:rPr>
        <w:t>email</w:t>
      </w:r>
      <w:proofErr w:type="spellEnd"/>
      <w:r w:rsidRPr="0026056E">
        <w:rPr>
          <w:rFonts w:ascii="Courier New" w:eastAsia="Times New Roman" w:hAnsi="Courier New" w:cs="Courier New"/>
          <w:b/>
          <w:bCs/>
          <w:lang w:val="uk-UA"/>
        </w:rPr>
        <w:t>);</w:t>
      </w:r>
    </w:p>
    <w:p w14:paraId="41B53234"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 xml:space="preserve">  }</w:t>
      </w:r>
    </w:p>
    <w:p w14:paraId="5F53CFA1" w14:textId="77777777" w:rsidR="00910D20" w:rsidRPr="0026056E" w:rsidRDefault="00037421" w:rsidP="0026056E">
      <w:pPr>
        <w:spacing w:line="240" w:lineRule="auto"/>
        <w:rPr>
          <w:rFonts w:ascii="Courier New" w:eastAsia="Times New Roman" w:hAnsi="Courier New" w:cs="Courier New"/>
          <w:b/>
          <w:bCs/>
          <w:lang w:val="uk-UA"/>
        </w:rPr>
      </w:pPr>
      <w:r w:rsidRPr="0026056E">
        <w:rPr>
          <w:rFonts w:ascii="Courier New" w:eastAsia="Times New Roman" w:hAnsi="Courier New" w:cs="Courier New"/>
          <w:b/>
          <w:bCs/>
          <w:lang w:val="uk-UA"/>
        </w:rPr>
        <w:t>});</w:t>
      </w:r>
    </w:p>
    <w:p w14:paraId="2D512C0E" w14:textId="77777777" w:rsidR="00910D20" w:rsidRPr="003054B9" w:rsidRDefault="00910D20">
      <w:pPr>
        <w:spacing w:before="240" w:after="240"/>
        <w:rPr>
          <w:rFonts w:ascii="Times New Roman" w:eastAsia="Times New Roman" w:hAnsi="Times New Roman" w:cs="Times New Roman"/>
          <w:sz w:val="28"/>
          <w:szCs w:val="28"/>
          <w:lang w:val="uk-UA"/>
        </w:rPr>
      </w:pPr>
    </w:p>
    <w:p w14:paraId="1E13E363" w14:textId="77777777" w:rsidR="00910D20" w:rsidRPr="00F030B6" w:rsidRDefault="00037421" w:rsidP="00F030B6">
      <w:pPr>
        <w:spacing w:line="240" w:lineRule="auto"/>
        <w:ind w:firstLine="720"/>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lastRenderedPageBreak/>
        <w:t xml:space="preserve">API запит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br/>
      </w:r>
      <w:proofErr w:type="spellStart"/>
      <w:r w:rsidRPr="00F030B6">
        <w:rPr>
          <w:rFonts w:ascii="Courier New" w:eastAsia="Times New Roman" w:hAnsi="Courier New" w:cs="Courier New"/>
          <w:b/>
          <w:bCs/>
          <w:lang w:val="uk-UA"/>
        </w:rPr>
        <w:t>ssl</w:t>
      </w:r>
      <w:proofErr w:type="spellEnd"/>
      <w:r w:rsidRPr="00F030B6">
        <w:rPr>
          <w:rFonts w:ascii="Courier New" w:eastAsia="Times New Roman" w:hAnsi="Courier New" w:cs="Courier New"/>
          <w:b/>
          <w:bCs/>
          <w:lang w:val="uk-UA"/>
        </w:rPr>
        <w:t>._</w:t>
      </w:r>
      <w:proofErr w:type="spellStart"/>
      <w:r w:rsidRPr="00F030B6">
        <w:rPr>
          <w:rFonts w:ascii="Courier New" w:eastAsia="Times New Roman" w:hAnsi="Courier New" w:cs="Courier New"/>
          <w:b/>
          <w:bCs/>
          <w:lang w:val="uk-UA"/>
        </w:rPr>
        <w:t>create_default_https_context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lambda</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ssl.create_default_context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cafile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certifi.where</w:t>
      </w:r>
      <w:proofErr w:type="spellEnd"/>
      <w:r w:rsidRPr="00F030B6">
        <w:rPr>
          <w:rFonts w:ascii="Courier New" w:eastAsia="Times New Roman" w:hAnsi="Courier New" w:cs="Courier New"/>
          <w:b/>
          <w:bCs/>
          <w:lang w:val="uk-UA"/>
        </w:rPr>
        <w:t>())</w:t>
      </w:r>
    </w:p>
    <w:p w14:paraId="7C071FAF" w14:textId="77777777" w:rsidR="00910D20" w:rsidRPr="00F030B6" w:rsidRDefault="00910D20" w:rsidP="00F030B6">
      <w:pPr>
        <w:spacing w:line="240" w:lineRule="auto"/>
        <w:rPr>
          <w:rFonts w:ascii="Courier New" w:eastAsia="Times New Roman" w:hAnsi="Courier New" w:cs="Courier New"/>
          <w:b/>
          <w:bCs/>
          <w:lang w:val="uk-UA"/>
        </w:rPr>
      </w:pPr>
    </w:p>
    <w:p w14:paraId="38576ACB" w14:textId="77777777"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def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send_game_email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to_email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w:t>
      </w:r>
    </w:p>
    <w:p w14:paraId="0CA8CF1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message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Mail</w:t>
      </w:r>
      <w:proofErr w:type="spellEnd"/>
      <w:r w:rsidRPr="00F030B6">
        <w:rPr>
          <w:rFonts w:ascii="Courier New" w:eastAsia="Times New Roman" w:hAnsi="Courier New" w:cs="Courier New"/>
          <w:b/>
          <w:bCs/>
          <w:lang w:val="uk-UA"/>
        </w:rPr>
        <w:t>(</w:t>
      </w:r>
    </w:p>
    <w:p w14:paraId="431D0A3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from_email</w:t>
      </w:r>
      <w:proofErr w:type="spellEnd"/>
      <w:r w:rsidRPr="00F030B6">
        <w:rPr>
          <w:rFonts w:ascii="Courier New" w:eastAsia="Times New Roman" w:hAnsi="Courier New" w:cs="Courier New"/>
          <w:b/>
          <w:bCs/>
          <w:lang w:val="uk-UA"/>
        </w:rPr>
        <w:t>="ihor.balytskyi1@nure.ua",</w:t>
      </w:r>
    </w:p>
    <w:p w14:paraId="4C1E5CB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to_emails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to_email</w:t>
      </w:r>
      <w:proofErr w:type="spellEnd"/>
      <w:r w:rsidRPr="00F030B6">
        <w:rPr>
          <w:rFonts w:ascii="Courier New" w:eastAsia="Times New Roman" w:hAnsi="Courier New" w:cs="Courier New"/>
          <w:b/>
          <w:bCs/>
          <w:lang w:val="uk-UA"/>
        </w:rPr>
        <w:t>,</w:t>
      </w:r>
    </w:p>
    <w:p w14:paraId="43D7A5C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subject</w:t>
      </w:r>
      <w:proofErr w:type="spellEnd"/>
      <w:r w:rsidRPr="00F030B6">
        <w:rPr>
          <w:rFonts w:ascii="Courier New" w:eastAsia="Times New Roman" w:hAnsi="Courier New" w:cs="Courier New"/>
          <w:b/>
          <w:bCs/>
          <w:lang w:val="uk-UA"/>
        </w:rPr>
        <w:t xml:space="preserve">="Ваш </w:t>
      </w:r>
      <w:proofErr w:type="spellStart"/>
      <w:r w:rsidRPr="00F030B6">
        <w:rPr>
          <w:rFonts w:ascii="Courier New" w:eastAsia="Times New Roman" w:hAnsi="Courier New" w:cs="Courier New"/>
          <w:b/>
          <w:bCs/>
          <w:lang w:val="uk-UA"/>
        </w:rPr>
        <w:t>Brick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Prince</w:t>
      </w:r>
      <w:proofErr w:type="spellEnd"/>
      <w:r w:rsidRPr="00F030B6">
        <w:rPr>
          <w:rFonts w:ascii="Courier New" w:eastAsia="Times New Roman" w:hAnsi="Courier New" w:cs="Courier New"/>
          <w:b/>
          <w:bCs/>
          <w:lang w:val="uk-UA"/>
        </w:rPr>
        <w:t xml:space="preserve"> — гра готова!",</w:t>
      </w:r>
    </w:p>
    <w:p w14:paraId="4300BB0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html_content</w:t>
      </w:r>
      <w:proofErr w:type="spellEnd"/>
      <w:r w:rsidRPr="00F030B6">
        <w:rPr>
          <w:rFonts w:ascii="Courier New" w:eastAsia="Times New Roman" w:hAnsi="Courier New" w:cs="Courier New"/>
          <w:b/>
          <w:bCs/>
          <w:lang w:val="uk-UA"/>
        </w:rPr>
        <w:t>="""</w:t>
      </w:r>
    </w:p>
    <w:p w14:paraId="0E15058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&lt;h1&gt;Дякуємо, що оформили гру </w:t>
      </w:r>
      <w:proofErr w:type="spellStart"/>
      <w:r w:rsidRPr="00F030B6">
        <w:rPr>
          <w:rFonts w:ascii="Courier New" w:eastAsia="Times New Roman" w:hAnsi="Courier New" w:cs="Courier New"/>
          <w:b/>
          <w:bCs/>
          <w:lang w:val="uk-UA"/>
        </w:rPr>
        <w:t>Brick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Prince</w:t>
      </w:r>
      <w:proofErr w:type="spellEnd"/>
      <w:r w:rsidRPr="00F030B6">
        <w:rPr>
          <w:rFonts w:ascii="Courier New" w:eastAsia="Times New Roman" w:hAnsi="Courier New" w:cs="Courier New"/>
          <w:b/>
          <w:bCs/>
          <w:lang w:val="uk-UA"/>
        </w:rPr>
        <w:t>!&lt;/h1&gt;</w:t>
      </w:r>
    </w:p>
    <w:p w14:paraId="5781755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&lt;p&gt;Ось посилання для завантаження гри:&lt;/p&gt;</w:t>
      </w:r>
    </w:p>
    <w:p w14:paraId="1C7F630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&lt;a </w:t>
      </w:r>
      <w:proofErr w:type="spellStart"/>
      <w:r w:rsidRPr="00F030B6">
        <w:rPr>
          <w:rFonts w:ascii="Courier New" w:eastAsia="Times New Roman" w:hAnsi="Courier New" w:cs="Courier New"/>
          <w:b/>
          <w:bCs/>
          <w:lang w:val="uk-UA"/>
        </w:rPr>
        <w:t>href</w:t>
      </w:r>
      <w:proofErr w:type="spellEnd"/>
      <w:r w:rsidRPr="00F030B6">
        <w:rPr>
          <w:rFonts w:ascii="Courier New" w:eastAsia="Times New Roman" w:hAnsi="Courier New" w:cs="Courier New"/>
          <w:b/>
          <w:bCs/>
          <w:lang w:val="uk-UA"/>
        </w:rPr>
        <w:t>="https://***********************"&gt;Завантажити гру&lt;/a&gt;</w:t>
      </w:r>
    </w:p>
    <w:p w14:paraId="5E069D8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ED6B87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E6F4DF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w:t>
      </w:r>
    </w:p>
    <w:p w14:paraId="1F0F31C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sg</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SendGridAPIClient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os.getenv</w:t>
      </w:r>
      <w:proofErr w:type="spellEnd"/>
      <w:r w:rsidRPr="00F030B6">
        <w:rPr>
          <w:rFonts w:ascii="Courier New" w:eastAsia="Times New Roman" w:hAnsi="Courier New" w:cs="Courier New"/>
          <w:b/>
          <w:bCs/>
          <w:lang w:val="uk-UA"/>
        </w:rPr>
        <w:t>("SENDGRID_API_KEY"))</w:t>
      </w:r>
    </w:p>
    <w:p w14:paraId="24F4B35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response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sg.send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message</w:t>
      </w:r>
      <w:proofErr w:type="spellEnd"/>
      <w:r w:rsidRPr="00F030B6">
        <w:rPr>
          <w:rFonts w:ascii="Courier New" w:eastAsia="Times New Roman" w:hAnsi="Courier New" w:cs="Courier New"/>
          <w:b/>
          <w:bCs/>
          <w:lang w:val="uk-UA"/>
        </w:rPr>
        <w:t>)</w:t>
      </w:r>
    </w:p>
    <w:p w14:paraId="5A90347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print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f"SendGrid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response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status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response.status_code</w:t>
      </w:r>
      <w:proofErr w:type="spellEnd"/>
      <w:r w:rsidRPr="00F030B6">
        <w:rPr>
          <w:rFonts w:ascii="Courier New" w:eastAsia="Times New Roman" w:hAnsi="Courier New" w:cs="Courier New"/>
          <w:b/>
          <w:bCs/>
          <w:lang w:val="uk-UA"/>
        </w:rPr>
        <w:t>}")</w:t>
      </w:r>
    </w:p>
    <w:p w14:paraId="6938C33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True</w:t>
      </w:r>
      <w:proofErr w:type="spellEnd"/>
    </w:p>
    <w:p w14:paraId="41A611F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except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Exception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w:t>
      </w:r>
      <w:proofErr w:type="spellEnd"/>
      <w:r w:rsidRPr="00F030B6">
        <w:rPr>
          <w:rFonts w:ascii="Courier New" w:eastAsia="Times New Roman" w:hAnsi="Courier New" w:cs="Courier New"/>
          <w:b/>
          <w:bCs/>
          <w:lang w:val="uk-UA"/>
        </w:rPr>
        <w:t xml:space="preserve"> e:</w:t>
      </w:r>
    </w:p>
    <w:p w14:paraId="1B0BE34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print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f"SendGrid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{e}")</w:t>
      </w:r>
    </w:p>
    <w:p w14:paraId="321C187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False</w:t>
      </w:r>
      <w:proofErr w:type="spellEnd"/>
    </w:p>
    <w:p w14:paraId="7AE3E4CC" w14:textId="77777777" w:rsidR="00910D20" w:rsidRPr="003054B9" w:rsidRDefault="00910D20">
      <w:pPr>
        <w:rPr>
          <w:rFonts w:ascii="Times New Roman" w:eastAsia="Times New Roman" w:hAnsi="Times New Roman" w:cs="Times New Roman"/>
          <w:sz w:val="28"/>
          <w:szCs w:val="28"/>
          <w:lang w:val="uk-UA"/>
        </w:rPr>
      </w:pPr>
    </w:p>
    <w:p w14:paraId="13CD5635" w14:textId="77777777" w:rsidR="00910D20" w:rsidRPr="003054B9" w:rsidRDefault="00910D20">
      <w:pPr>
        <w:rPr>
          <w:rFonts w:ascii="Times New Roman" w:eastAsia="Times New Roman" w:hAnsi="Times New Roman" w:cs="Times New Roman"/>
          <w:sz w:val="28"/>
          <w:szCs w:val="28"/>
          <w:lang w:val="uk-UA"/>
        </w:rPr>
      </w:pPr>
    </w:p>
    <w:p w14:paraId="4770D88A" w14:textId="30AFA5A3" w:rsidR="00910D20" w:rsidRPr="003054B9" w:rsidRDefault="00037421" w:rsidP="00F73156">
      <w:pPr>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Незареєстрованому користувачу також дос</w:t>
      </w:r>
      <w:r w:rsidR="00F030B6">
        <w:rPr>
          <w:rFonts w:ascii="Times New Roman" w:eastAsia="Times New Roman" w:hAnsi="Times New Roman" w:cs="Times New Roman"/>
          <w:sz w:val="28"/>
          <w:szCs w:val="28"/>
          <w:lang w:val="uk-UA"/>
        </w:rPr>
        <w:t>ту</w:t>
      </w:r>
      <w:r w:rsidRPr="003054B9">
        <w:rPr>
          <w:rFonts w:ascii="Times New Roman" w:eastAsia="Times New Roman" w:hAnsi="Times New Roman" w:cs="Times New Roman"/>
          <w:sz w:val="28"/>
          <w:szCs w:val="28"/>
          <w:lang w:val="uk-UA"/>
        </w:rPr>
        <w:t>пні наступні сторінки з інформацією та описом гри, до яких він може перейти по навігаційні панелі зверху.</w:t>
      </w:r>
    </w:p>
    <w:p w14:paraId="4F300331" w14:textId="3ABB1D48"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03116C51" wp14:editId="4E7522B6">
            <wp:extent cx="5731200" cy="14351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31200" cy="1435100"/>
                    </a:xfrm>
                    <a:prstGeom prst="rect">
                      <a:avLst/>
                    </a:prstGeom>
                    <a:ln/>
                  </pic:spPr>
                </pic:pic>
              </a:graphicData>
            </a:graphic>
          </wp:inline>
        </w:drawing>
      </w:r>
    </w:p>
    <w:p w14:paraId="375F326E" w14:textId="66AF8E7C" w:rsidR="00F9690B" w:rsidRDefault="00F9690B"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4.3 – Сторінка новин</w:t>
      </w:r>
    </w:p>
    <w:p w14:paraId="77FA25ED" w14:textId="77777777" w:rsidR="00EB71BB" w:rsidRPr="003054B9" w:rsidRDefault="00EB71BB" w:rsidP="00F030B6">
      <w:pPr>
        <w:spacing w:line="360" w:lineRule="auto"/>
        <w:jc w:val="center"/>
        <w:rPr>
          <w:rFonts w:ascii="Times New Roman" w:eastAsia="Times New Roman" w:hAnsi="Times New Roman" w:cs="Times New Roman"/>
          <w:sz w:val="28"/>
          <w:szCs w:val="28"/>
          <w:lang w:val="uk-UA"/>
        </w:rPr>
      </w:pPr>
    </w:p>
    <w:p w14:paraId="7FF75F90" w14:textId="71519661"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EC17E4D" wp14:editId="60174D2D">
            <wp:extent cx="5731200" cy="11938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1193800"/>
                    </a:xfrm>
                    <a:prstGeom prst="rect">
                      <a:avLst/>
                    </a:prstGeom>
                    <a:ln/>
                  </pic:spPr>
                </pic:pic>
              </a:graphicData>
            </a:graphic>
          </wp:inline>
        </w:drawing>
      </w:r>
    </w:p>
    <w:p w14:paraId="6202EFD6" w14:textId="2AFC2427" w:rsidR="00F9690B" w:rsidRPr="003054B9" w:rsidRDefault="00F9690B"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4.4 – Сторінка відгуків</w:t>
      </w:r>
    </w:p>
    <w:p w14:paraId="501A25AD" w14:textId="2603AA96"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78F8A544" wp14:editId="75E90D72">
            <wp:extent cx="5731200" cy="14986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1498600"/>
                    </a:xfrm>
                    <a:prstGeom prst="rect">
                      <a:avLst/>
                    </a:prstGeom>
                    <a:ln/>
                  </pic:spPr>
                </pic:pic>
              </a:graphicData>
            </a:graphic>
          </wp:inline>
        </w:drawing>
      </w:r>
    </w:p>
    <w:p w14:paraId="75B3FBBB" w14:textId="528DF11A" w:rsidR="00F9690B" w:rsidRDefault="00F9690B" w:rsidP="00F030B6">
      <w:pPr>
        <w:spacing w:line="360" w:lineRule="auto"/>
        <w:jc w:val="cente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uk-UA"/>
        </w:rPr>
        <w:t xml:space="preserve">Рисунок 4.5 – Сторінка </w:t>
      </w:r>
      <w:r>
        <w:rPr>
          <w:rFonts w:ascii="Times New Roman" w:eastAsia="Times New Roman" w:hAnsi="Times New Roman" w:cs="Times New Roman"/>
          <w:sz w:val="28"/>
          <w:szCs w:val="28"/>
          <w:lang w:val="en-GB"/>
        </w:rPr>
        <w:t>FAQ</w:t>
      </w:r>
    </w:p>
    <w:p w14:paraId="2A6763F7" w14:textId="77777777" w:rsidR="00EB71BB" w:rsidRPr="00F9690B" w:rsidRDefault="00EB71BB" w:rsidP="00F030B6">
      <w:pPr>
        <w:spacing w:line="360" w:lineRule="auto"/>
        <w:jc w:val="center"/>
        <w:rPr>
          <w:rFonts w:ascii="Times New Roman" w:eastAsia="Times New Roman" w:hAnsi="Times New Roman" w:cs="Times New Roman"/>
          <w:sz w:val="28"/>
          <w:szCs w:val="28"/>
          <w:lang w:val="ru-RU"/>
        </w:rPr>
      </w:pPr>
    </w:p>
    <w:p w14:paraId="16243C2F" w14:textId="087C70B1"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08B5D66A" wp14:editId="42EF47B2">
            <wp:extent cx="5731200" cy="2755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2755900"/>
                    </a:xfrm>
                    <a:prstGeom prst="rect">
                      <a:avLst/>
                    </a:prstGeom>
                    <a:ln/>
                  </pic:spPr>
                </pic:pic>
              </a:graphicData>
            </a:graphic>
          </wp:inline>
        </w:drawing>
      </w:r>
    </w:p>
    <w:p w14:paraId="28FBE8A8" w14:textId="4E63014E" w:rsidR="00F9690B" w:rsidRDefault="00F9690B"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4.6 – Сторінка про </w:t>
      </w:r>
      <w:proofErr w:type="spellStart"/>
      <w:r w:rsidR="0042702D">
        <w:rPr>
          <w:rFonts w:ascii="Times New Roman" w:eastAsia="Times New Roman" w:hAnsi="Times New Roman" w:cs="Times New Roman"/>
          <w:sz w:val="28"/>
          <w:szCs w:val="28"/>
          <w:lang w:val="uk-UA"/>
        </w:rPr>
        <w:t>проєкт</w:t>
      </w:r>
      <w:proofErr w:type="spellEnd"/>
    </w:p>
    <w:p w14:paraId="4735E7ED" w14:textId="77777777" w:rsidR="0090609A" w:rsidRPr="003054B9" w:rsidRDefault="0090609A" w:rsidP="00F030B6">
      <w:pPr>
        <w:spacing w:line="360" w:lineRule="auto"/>
        <w:jc w:val="center"/>
        <w:rPr>
          <w:rFonts w:ascii="Times New Roman" w:eastAsia="Times New Roman" w:hAnsi="Times New Roman" w:cs="Times New Roman"/>
          <w:sz w:val="28"/>
          <w:szCs w:val="28"/>
          <w:lang w:val="uk-UA"/>
        </w:rPr>
      </w:pPr>
    </w:p>
    <w:p w14:paraId="2FC23DA6" w14:textId="77777777" w:rsidR="0090609A" w:rsidRDefault="00037421" w:rsidP="0090609A">
      <w:pPr>
        <w:spacing w:line="360" w:lineRule="auto"/>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Н</w:t>
      </w:r>
      <w:r w:rsidR="00F9690B">
        <w:rPr>
          <w:rFonts w:ascii="Times New Roman" w:eastAsia="Times New Roman" w:hAnsi="Times New Roman" w:cs="Times New Roman"/>
          <w:sz w:val="28"/>
          <w:szCs w:val="28"/>
          <w:lang w:val="uk-UA"/>
        </w:rPr>
        <w:t>е</w:t>
      </w:r>
      <w:r w:rsidRPr="003054B9">
        <w:rPr>
          <w:rFonts w:ascii="Times New Roman" w:eastAsia="Times New Roman" w:hAnsi="Times New Roman" w:cs="Times New Roman"/>
          <w:sz w:val="28"/>
          <w:szCs w:val="28"/>
          <w:lang w:val="uk-UA"/>
        </w:rPr>
        <w:t>зареєстровани</w:t>
      </w:r>
      <w:r w:rsidR="00F9690B">
        <w:rPr>
          <w:rFonts w:ascii="Times New Roman" w:eastAsia="Times New Roman" w:hAnsi="Times New Roman" w:cs="Times New Roman"/>
          <w:sz w:val="28"/>
          <w:szCs w:val="28"/>
          <w:lang w:val="uk-UA"/>
        </w:rPr>
        <w:t>й</w:t>
      </w:r>
      <w:r w:rsidRPr="003054B9">
        <w:rPr>
          <w:rFonts w:ascii="Times New Roman" w:eastAsia="Times New Roman" w:hAnsi="Times New Roman" w:cs="Times New Roman"/>
          <w:sz w:val="28"/>
          <w:szCs w:val="28"/>
          <w:lang w:val="uk-UA"/>
        </w:rPr>
        <w:t xml:space="preserve"> користувач має змогу за бажанням, ніхто його не примушує, якщо йому так хочеться, перейти до форми реєстрації/авторизації.</w:t>
      </w:r>
    </w:p>
    <w:p w14:paraId="0725A4DB" w14:textId="0EFEE43C" w:rsidR="00910D20" w:rsidRPr="003054B9" w:rsidRDefault="0090609A" w:rsidP="0090609A">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302CA01A" wp14:editId="3B06CD4D">
            <wp:extent cx="6019800" cy="1539240"/>
            <wp:effectExtent l="0" t="0" r="0" b="381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6020145" cy="1539328"/>
                    </a:xfrm>
                    <a:prstGeom prst="rect">
                      <a:avLst/>
                    </a:prstGeom>
                    <a:ln/>
                  </pic:spPr>
                </pic:pic>
              </a:graphicData>
            </a:graphic>
          </wp:inline>
        </w:drawing>
      </w:r>
    </w:p>
    <w:p w14:paraId="4A320780" w14:textId="0284CDE7" w:rsidR="00910D20" w:rsidRDefault="00F9690B" w:rsidP="0090609A">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4.7 </w:t>
      </w:r>
      <w:r w:rsidR="00EB71BB">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Логін</w:t>
      </w:r>
    </w:p>
    <w:p w14:paraId="5AA30CA3" w14:textId="77777777" w:rsidR="00EB71BB" w:rsidRPr="003054B9" w:rsidRDefault="00EB71BB" w:rsidP="00F030B6">
      <w:pPr>
        <w:spacing w:line="360" w:lineRule="auto"/>
        <w:jc w:val="center"/>
        <w:rPr>
          <w:rFonts w:ascii="Times New Roman" w:eastAsia="Times New Roman" w:hAnsi="Times New Roman" w:cs="Times New Roman"/>
          <w:sz w:val="28"/>
          <w:szCs w:val="28"/>
          <w:lang w:val="uk-UA"/>
        </w:rPr>
      </w:pPr>
    </w:p>
    <w:p w14:paraId="7C569E33" w14:textId="194B42F3"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0A475E59" wp14:editId="794B6869">
            <wp:extent cx="5334000" cy="128016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334313" cy="1280235"/>
                    </a:xfrm>
                    <a:prstGeom prst="rect">
                      <a:avLst/>
                    </a:prstGeom>
                    <a:ln/>
                  </pic:spPr>
                </pic:pic>
              </a:graphicData>
            </a:graphic>
          </wp:inline>
        </w:drawing>
      </w:r>
    </w:p>
    <w:p w14:paraId="77542D2E" w14:textId="5A4F2DA8" w:rsidR="00F9690B" w:rsidRPr="003054B9" w:rsidRDefault="00F9690B"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4.8 - Реєстрація</w:t>
      </w:r>
    </w:p>
    <w:p w14:paraId="22000F87" w14:textId="77777777" w:rsidR="00910D20" w:rsidRPr="003054B9" w:rsidRDefault="00910D20">
      <w:pPr>
        <w:rPr>
          <w:rFonts w:ascii="Times New Roman" w:eastAsia="Times New Roman" w:hAnsi="Times New Roman" w:cs="Times New Roman"/>
          <w:sz w:val="28"/>
          <w:szCs w:val="28"/>
          <w:lang w:val="uk-UA"/>
        </w:rPr>
      </w:pPr>
    </w:p>
    <w:p w14:paraId="77607167" w14:textId="78B2CFDD" w:rsidR="00910D20" w:rsidRPr="003054B9" w:rsidRDefault="00EB71BB" w:rsidP="0090609A">
      <w:pPr>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Далі(див.рис.4.8)</w:t>
      </w:r>
      <w:r w:rsidR="00037421" w:rsidRPr="003054B9">
        <w:rPr>
          <w:rFonts w:ascii="Times New Roman" w:eastAsia="Times New Roman" w:hAnsi="Times New Roman" w:cs="Times New Roman"/>
          <w:sz w:val="28"/>
          <w:szCs w:val="28"/>
          <w:lang w:val="uk-UA"/>
        </w:rPr>
        <w:t xml:space="preserve"> користувач може увійти в свій аккаунт, який він перед цим зареєстрував, або зареєструвати новий.</w:t>
      </w:r>
    </w:p>
    <w:p w14:paraId="49EB6192" w14:textId="77777777" w:rsidR="00910D20" w:rsidRPr="003054B9" w:rsidRDefault="00910D20">
      <w:pPr>
        <w:rPr>
          <w:rFonts w:ascii="Times New Roman" w:eastAsia="Times New Roman" w:hAnsi="Times New Roman" w:cs="Times New Roman"/>
          <w:sz w:val="28"/>
          <w:szCs w:val="28"/>
          <w:lang w:val="uk-UA"/>
        </w:rPr>
      </w:pPr>
    </w:p>
    <w:p w14:paraId="660B0045" w14:textId="77777777" w:rsidR="00910D20" w:rsidRPr="00F030B6" w:rsidRDefault="00037421" w:rsidP="00F030B6">
      <w:pPr>
        <w:spacing w:line="240" w:lineRule="auto"/>
        <w:ind w:firstLine="720"/>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Програмна обробка реєстрації:</w:t>
      </w:r>
      <w:r w:rsidRPr="003054B9">
        <w:rPr>
          <w:rFonts w:ascii="Times New Roman" w:eastAsia="Times New Roman" w:hAnsi="Times New Roman" w:cs="Times New Roman"/>
          <w:sz w:val="28"/>
          <w:szCs w:val="28"/>
          <w:lang w:val="uk-UA"/>
        </w:rPr>
        <w:br/>
      </w: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registerForm.addEventListener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submit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(e) =&gt; {</w:t>
      </w:r>
    </w:p>
    <w:p w14:paraId="4F1635E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e.preventDefault</w:t>
      </w:r>
      <w:proofErr w:type="spellEnd"/>
      <w:r w:rsidRPr="00F030B6">
        <w:rPr>
          <w:rFonts w:ascii="Courier New" w:eastAsia="Times New Roman" w:hAnsi="Courier New" w:cs="Courier New"/>
          <w:b/>
          <w:bCs/>
          <w:lang w:val="uk-UA"/>
        </w:rPr>
        <w:t>();</w:t>
      </w:r>
    </w:p>
    <w:p w14:paraId="221F9D4A" w14:textId="77777777" w:rsidR="00910D20" w:rsidRPr="00F030B6" w:rsidRDefault="00910D20" w:rsidP="00F030B6">
      <w:pPr>
        <w:spacing w:line="240" w:lineRule="auto"/>
        <w:rPr>
          <w:rFonts w:ascii="Courier New" w:eastAsia="Times New Roman" w:hAnsi="Courier New" w:cs="Courier New"/>
          <w:b/>
          <w:bCs/>
          <w:lang w:val="uk-UA"/>
        </w:rPr>
      </w:pPr>
    </w:p>
    <w:p w14:paraId="31E1F1B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document.getElementById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register-name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value.trim</w:t>
      </w:r>
      <w:proofErr w:type="spellEnd"/>
      <w:r w:rsidRPr="00F030B6">
        <w:rPr>
          <w:rFonts w:ascii="Courier New" w:eastAsia="Times New Roman" w:hAnsi="Courier New" w:cs="Courier New"/>
          <w:b/>
          <w:bCs/>
          <w:lang w:val="uk-UA"/>
        </w:rPr>
        <w:t>();</w:t>
      </w:r>
    </w:p>
    <w:p w14:paraId="44026DB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document.getElementById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register-email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value.trim</w:t>
      </w:r>
      <w:proofErr w:type="spellEnd"/>
      <w:r w:rsidRPr="00F030B6">
        <w:rPr>
          <w:rFonts w:ascii="Courier New" w:eastAsia="Times New Roman" w:hAnsi="Courier New" w:cs="Courier New"/>
          <w:b/>
          <w:bCs/>
          <w:lang w:val="uk-UA"/>
        </w:rPr>
        <w:t>();</w:t>
      </w:r>
    </w:p>
    <w:p w14:paraId="2C37F1D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document.getElementById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register-password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value</w:t>
      </w:r>
      <w:proofErr w:type="spellEnd"/>
      <w:r w:rsidRPr="00F030B6">
        <w:rPr>
          <w:rFonts w:ascii="Courier New" w:eastAsia="Times New Roman" w:hAnsi="Courier New" w:cs="Courier New"/>
          <w:b/>
          <w:bCs/>
          <w:lang w:val="uk-UA"/>
        </w:rPr>
        <w:t>;</w:t>
      </w:r>
    </w:p>
    <w:p w14:paraId="79451E84" w14:textId="77777777" w:rsidR="00910D20" w:rsidRPr="00F030B6" w:rsidRDefault="00910D20" w:rsidP="00F030B6">
      <w:pPr>
        <w:spacing w:line="240" w:lineRule="auto"/>
        <w:rPr>
          <w:rFonts w:ascii="Courier New" w:eastAsia="Times New Roman" w:hAnsi="Courier New" w:cs="Courier New"/>
          <w:b/>
          <w:bCs/>
          <w:lang w:val="uk-UA"/>
        </w:rPr>
      </w:pPr>
    </w:p>
    <w:p w14:paraId="6BB0994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w:t>
      </w:r>
    </w:p>
    <w:p w14:paraId="70F40A4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("Будь ласка, заповніть усі поля");</w:t>
      </w:r>
    </w:p>
    <w:p w14:paraId="5D3B6AD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4B7F59C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FA3272A" w14:textId="77777777" w:rsidR="00910D20" w:rsidRPr="00F030B6" w:rsidRDefault="00910D20" w:rsidP="00F030B6">
      <w:pPr>
        <w:spacing w:line="240" w:lineRule="auto"/>
        <w:rPr>
          <w:rFonts w:ascii="Courier New" w:eastAsia="Times New Roman" w:hAnsi="Courier New" w:cs="Courier New"/>
          <w:b/>
          <w:bCs/>
          <w:lang w:val="uk-UA"/>
        </w:rPr>
      </w:pPr>
    </w:p>
    <w:p w14:paraId="61225F3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7EAC46B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w:t>
      </w:r>
    </w:p>
    <w:p w14:paraId="3221534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w:t>
      </w:r>
    </w:p>
    <w:p w14:paraId="438506F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w:t>
      </w:r>
    </w:p>
    <w:p w14:paraId="616802D9" w14:textId="77777777" w:rsidR="00910D20" w:rsidRPr="00F030B6" w:rsidRDefault="00910D20" w:rsidP="00F030B6">
      <w:pPr>
        <w:spacing w:line="240" w:lineRule="auto"/>
        <w:rPr>
          <w:rFonts w:ascii="Courier New" w:eastAsia="Times New Roman" w:hAnsi="Courier New" w:cs="Courier New"/>
          <w:b/>
          <w:bCs/>
          <w:lang w:val="uk-UA"/>
        </w:rPr>
      </w:pPr>
    </w:p>
    <w:p w14:paraId="6E421A9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79040CC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("http://127.0.0.1:8000/register", {</w:t>
      </w:r>
    </w:p>
    <w:p w14:paraId="2B6BA91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"POST",</w:t>
      </w:r>
    </w:p>
    <w:p w14:paraId="5C423C4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7410669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343C51B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9170557" w14:textId="77777777" w:rsidR="00910D20" w:rsidRPr="00F030B6" w:rsidRDefault="00910D20" w:rsidP="00F030B6">
      <w:pPr>
        <w:spacing w:line="240" w:lineRule="auto"/>
        <w:rPr>
          <w:rFonts w:ascii="Courier New" w:eastAsia="Times New Roman" w:hAnsi="Courier New" w:cs="Courier New"/>
          <w:b/>
          <w:bCs/>
          <w:lang w:val="uk-UA"/>
        </w:rPr>
      </w:pPr>
    </w:p>
    <w:p w14:paraId="53348EC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22556C2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4222556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("Помилка реєстрації: " + (</w:t>
      </w:r>
      <w:proofErr w:type="spellStart"/>
      <w:r w:rsidRPr="00F030B6">
        <w:rPr>
          <w:rFonts w:ascii="Courier New" w:eastAsia="Times New Roman" w:hAnsi="Courier New" w:cs="Courier New"/>
          <w:b/>
          <w:bCs/>
          <w:lang w:val="uk-UA"/>
        </w:rPr>
        <w:t>err.error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res.status</w:t>
      </w:r>
      <w:proofErr w:type="spellEnd"/>
      <w:r w:rsidRPr="00F030B6">
        <w:rPr>
          <w:rFonts w:ascii="Courier New" w:eastAsia="Times New Roman" w:hAnsi="Courier New" w:cs="Courier New"/>
          <w:b/>
          <w:bCs/>
          <w:lang w:val="uk-UA"/>
        </w:rPr>
        <w:t>));</w:t>
      </w:r>
    </w:p>
    <w:p w14:paraId="3A323BD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342E532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039449A" w14:textId="77777777" w:rsidR="00910D20" w:rsidRPr="00F030B6" w:rsidRDefault="00910D20" w:rsidP="00F030B6">
      <w:pPr>
        <w:spacing w:line="240" w:lineRule="auto"/>
        <w:rPr>
          <w:rFonts w:ascii="Courier New" w:eastAsia="Times New Roman" w:hAnsi="Courier New" w:cs="Courier New"/>
          <w:b/>
          <w:bCs/>
          <w:lang w:val="uk-UA"/>
        </w:rPr>
      </w:pPr>
    </w:p>
    <w:p w14:paraId="6009B9A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loginRes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("http://127.0.0.1:8000/login", {</w:t>
      </w:r>
    </w:p>
    <w:p w14:paraId="7025649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"POST",</w:t>
      </w:r>
    </w:p>
    <w:p w14:paraId="6590AB8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URLSearchParams</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
    <w:p w14:paraId="7A12312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26F401A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9F039E8" w14:textId="77777777" w:rsidR="00910D20" w:rsidRPr="00F030B6" w:rsidRDefault="00910D20" w:rsidP="00F030B6">
      <w:pPr>
        <w:spacing w:line="240" w:lineRule="auto"/>
        <w:rPr>
          <w:rFonts w:ascii="Courier New" w:eastAsia="Times New Roman" w:hAnsi="Courier New" w:cs="Courier New"/>
          <w:b/>
          <w:bCs/>
          <w:lang w:val="uk-UA"/>
        </w:rPr>
      </w:pPr>
    </w:p>
    <w:p w14:paraId="0FEA7C1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loginRes.ok</w:t>
      </w:r>
      <w:proofErr w:type="spellEnd"/>
      <w:r w:rsidRPr="00F030B6">
        <w:rPr>
          <w:rFonts w:ascii="Courier New" w:eastAsia="Times New Roman" w:hAnsi="Courier New" w:cs="Courier New"/>
          <w:b/>
          <w:bCs/>
          <w:lang w:val="uk-UA"/>
        </w:rPr>
        <w:t>) {</w:t>
      </w:r>
    </w:p>
    <w:p w14:paraId="31A7F75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("http://127.0.0.1:8000/me", {</w:t>
      </w:r>
    </w:p>
    <w:p w14:paraId="13C8B52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15DA45E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1B8734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lastRenderedPageBreak/>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meRes.json</w:t>
      </w:r>
      <w:proofErr w:type="spellEnd"/>
      <w:r w:rsidRPr="00F030B6">
        <w:rPr>
          <w:rFonts w:ascii="Courier New" w:eastAsia="Times New Roman" w:hAnsi="Courier New" w:cs="Courier New"/>
          <w:b/>
          <w:bCs/>
          <w:lang w:val="uk-UA"/>
        </w:rPr>
        <w:t>();</w:t>
      </w:r>
    </w:p>
    <w:p w14:paraId="4C2A514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localStorage.setItem</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JSON.stringify</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
    <w:p w14:paraId="0E7C70A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window.location.href</w:t>
      </w:r>
      <w:proofErr w:type="spellEnd"/>
      <w:r w:rsidRPr="00F030B6">
        <w:rPr>
          <w:rFonts w:ascii="Courier New" w:eastAsia="Times New Roman" w:hAnsi="Courier New" w:cs="Courier New"/>
          <w:b/>
          <w:bCs/>
          <w:lang w:val="uk-UA"/>
        </w:rPr>
        <w:t xml:space="preserve"> = "/index.html";</w:t>
      </w:r>
    </w:p>
    <w:p w14:paraId="56FA6D1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6036FA1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("Не вдалося увійти після реєстрації");</w:t>
      </w:r>
    </w:p>
    <w:p w14:paraId="382456A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51D6E3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351AA94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console.error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Register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w:t>
      </w:r>
    </w:p>
    <w:p w14:paraId="5ADD969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("Помилка з'єднання при реєстрації");</w:t>
      </w:r>
    </w:p>
    <w:p w14:paraId="01E7BBE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21FA57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31ABFD1" w14:textId="77777777" w:rsidR="00910D20" w:rsidRPr="003054B9" w:rsidRDefault="00910D20">
      <w:pPr>
        <w:rPr>
          <w:rFonts w:ascii="Times New Roman" w:eastAsia="Times New Roman" w:hAnsi="Times New Roman" w:cs="Times New Roman"/>
          <w:sz w:val="28"/>
          <w:szCs w:val="28"/>
          <w:lang w:val="uk-UA"/>
        </w:rPr>
      </w:pPr>
    </w:p>
    <w:p w14:paraId="343D5E4A" w14:textId="77777777" w:rsidR="00910D20" w:rsidRPr="00F030B6" w:rsidRDefault="00037421" w:rsidP="00F030B6">
      <w:pPr>
        <w:spacing w:line="240" w:lineRule="auto"/>
        <w:ind w:firstLine="720"/>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Обробка входу:</w:t>
      </w:r>
      <w:r w:rsidRPr="003054B9">
        <w:rPr>
          <w:rFonts w:ascii="Times New Roman" w:eastAsia="Times New Roman" w:hAnsi="Times New Roman" w:cs="Times New Roman"/>
          <w:sz w:val="28"/>
          <w:szCs w:val="28"/>
          <w:lang w:val="uk-UA"/>
        </w:rPr>
        <w:br/>
      </w:r>
      <w:proofErr w:type="spellStart"/>
      <w:r w:rsidRPr="00F030B6">
        <w:rPr>
          <w:rFonts w:ascii="Courier New" w:eastAsia="Times New Roman" w:hAnsi="Courier New" w:cs="Courier New"/>
          <w:b/>
          <w:bCs/>
          <w:lang w:val="uk-UA"/>
        </w:rPr>
        <w:t>loginForm.addEventListener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submit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(e) =&gt; {</w:t>
      </w:r>
    </w:p>
    <w:p w14:paraId="3156FA8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e.preventDefault</w:t>
      </w:r>
      <w:proofErr w:type="spellEnd"/>
      <w:r w:rsidRPr="00F030B6">
        <w:rPr>
          <w:rFonts w:ascii="Courier New" w:eastAsia="Times New Roman" w:hAnsi="Courier New" w:cs="Courier New"/>
          <w:b/>
          <w:bCs/>
          <w:lang w:val="uk-UA"/>
        </w:rPr>
        <w:t>();</w:t>
      </w:r>
    </w:p>
    <w:p w14:paraId="70D6D081" w14:textId="77777777" w:rsidR="00910D20" w:rsidRPr="00F030B6" w:rsidRDefault="00910D20" w:rsidP="00F030B6">
      <w:pPr>
        <w:spacing w:line="240" w:lineRule="auto"/>
        <w:rPr>
          <w:rFonts w:ascii="Courier New" w:eastAsia="Times New Roman" w:hAnsi="Courier New" w:cs="Courier New"/>
          <w:b/>
          <w:bCs/>
          <w:lang w:val="uk-UA"/>
        </w:rPr>
      </w:pPr>
    </w:p>
    <w:p w14:paraId="7C09EA8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document.getElementById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login-email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value.trim</w:t>
      </w:r>
      <w:proofErr w:type="spellEnd"/>
      <w:r w:rsidRPr="00F030B6">
        <w:rPr>
          <w:rFonts w:ascii="Courier New" w:eastAsia="Times New Roman" w:hAnsi="Courier New" w:cs="Courier New"/>
          <w:b/>
          <w:bCs/>
          <w:lang w:val="uk-UA"/>
        </w:rPr>
        <w:t>();</w:t>
      </w:r>
    </w:p>
    <w:p w14:paraId="2377656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document.getElementById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login-password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value</w:t>
      </w:r>
      <w:proofErr w:type="spellEnd"/>
      <w:r w:rsidRPr="00F030B6">
        <w:rPr>
          <w:rFonts w:ascii="Courier New" w:eastAsia="Times New Roman" w:hAnsi="Courier New" w:cs="Courier New"/>
          <w:b/>
          <w:bCs/>
          <w:lang w:val="uk-UA"/>
        </w:rPr>
        <w:t>;</w:t>
      </w:r>
    </w:p>
    <w:p w14:paraId="367A2651" w14:textId="77777777" w:rsidR="00910D20" w:rsidRPr="00F030B6" w:rsidRDefault="00910D20" w:rsidP="00F030B6">
      <w:pPr>
        <w:spacing w:line="240" w:lineRule="auto"/>
        <w:rPr>
          <w:rFonts w:ascii="Courier New" w:eastAsia="Times New Roman" w:hAnsi="Courier New" w:cs="Courier New"/>
          <w:b/>
          <w:bCs/>
          <w:lang w:val="uk-UA"/>
        </w:rPr>
      </w:pPr>
    </w:p>
    <w:p w14:paraId="071CBB9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w:t>
      </w:r>
    </w:p>
    <w:p w14:paraId="7455FC6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 xml:space="preserve">("Будь ласка, введіть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і пароль");</w:t>
      </w:r>
    </w:p>
    <w:p w14:paraId="21C0E61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0048D98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5CEC919" w14:textId="77777777" w:rsidR="00910D20" w:rsidRPr="00F030B6" w:rsidRDefault="00910D20" w:rsidP="00F030B6">
      <w:pPr>
        <w:spacing w:line="240" w:lineRule="auto"/>
        <w:rPr>
          <w:rFonts w:ascii="Courier New" w:eastAsia="Times New Roman" w:hAnsi="Courier New" w:cs="Courier New"/>
          <w:b/>
          <w:bCs/>
          <w:lang w:val="uk-UA"/>
        </w:rPr>
      </w:pPr>
    </w:p>
    <w:p w14:paraId="6905738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112D4FF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w:t>
      </w:r>
    </w:p>
    <w:p w14:paraId="1262064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w:t>
      </w:r>
    </w:p>
    <w:p w14:paraId="5597D78A" w14:textId="77777777" w:rsidR="00910D20" w:rsidRPr="00F030B6" w:rsidRDefault="00910D20" w:rsidP="00F030B6">
      <w:pPr>
        <w:spacing w:line="240" w:lineRule="auto"/>
        <w:rPr>
          <w:rFonts w:ascii="Courier New" w:eastAsia="Times New Roman" w:hAnsi="Courier New" w:cs="Courier New"/>
          <w:b/>
          <w:bCs/>
          <w:lang w:val="uk-UA"/>
        </w:rPr>
      </w:pPr>
    </w:p>
    <w:p w14:paraId="3D34ABB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28AD4D0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("http://127.0.0.1:8000/login", {</w:t>
      </w:r>
    </w:p>
    <w:p w14:paraId="1B6FBC9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"POST",</w:t>
      </w:r>
    </w:p>
    <w:p w14:paraId="28A29A3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0101F92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43C0459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23A14A3" w14:textId="77777777" w:rsidR="00910D20" w:rsidRPr="00F030B6" w:rsidRDefault="00910D20" w:rsidP="00F030B6">
      <w:pPr>
        <w:spacing w:line="240" w:lineRule="auto"/>
        <w:rPr>
          <w:rFonts w:ascii="Courier New" w:eastAsia="Times New Roman" w:hAnsi="Courier New" w:cs="Courier New"/>
          <w:b/>
          <w:bCs/>
          <w:lang w:val="uk-UA"/>
        </w:rPr>
      </w:pPr>
    </w:p>
    <w:p w14:paraId="4936764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49652D9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49927D2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("Помилка входу: " + (</w:t>
      </w:r>
      <w:proofErr w:type="spellStart"/>
      <w:r w:rsidRPr="00F030B6">
        <w:rPr>
          <w:rFonts w:ascii="Courier New" w:eastAsia="Times New Roman" w:hAnsi="Courier New" w:cs="Courier New"/>
          <w:b/>
          <w:bCs/>
          <w:lang w:val="uk-UA"/>
        </w:rPr>
        <w:t>err.error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res.status</w:t>
      </w:r>
      <w:proofErr w:type="spellEnd"/>
      <w:r w:rsidRPr="00F030B6">
        <w:rPr>
          <w:rFonts w:ascii="Courier New" w:eastAsia="Times New Roman" w:hAnsi="Courier New" w:cs="Courier New"/>
          <w:b/>
          <w:bCs/>
          <w:lang w:val="uk-UA"/>
        </w:rPr>
        <w:t>));</w:t>
      </w:r>
    </w:p>
    <w:p w14:paraId="13D81AB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64856DE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DD693E1" w14:textId="77777777" w:rsidR="00910D20" w:rsidRPr="00F030B6" w:rsidRDefault="00910D20" w:rsidP="00F030B6">
      <w:pPr>
        <w:spacing w:line="240" w:lineRule="auto"/>
        <w:rPr>
          <w:rFonts w:ascii="Courier New" w:eastAsia="Times New Roman" w:hAnsi="Courier New" w:cs="Courier New"/>
          <w:b/>
          <w:bCs/>
          <w:lang w:val="uk-UA"/>
        </w:rPr>
      </w:pPr>
    </w:p>
    <w:p w14:paraId="5BF411D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("http://127.0.0.1:8000/me", {</w:t>
      </w:r>
    </w:p>
    <w:p w14:paraId="3D5CCBD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2C05623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5964AD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meRes.json</w:t>
      </w:r>
      <w:proofErr w:type="spellEnd"/>
      <w:r w:rsidRPr="00F030B6">
        <w:rPr>
          <w:rFonts w:ascii="Courier New" w:eastAsia="Times New Roman" w:hAnsi="Courier New" w:cs="Courier New"/>
          <w:b/>
          <w:bCs/>
          <w:lang w:val="uk-UA"/>
        </w:rPr>
        <w:t>();</w:t>
      </w:r>
    </w:p>
    <w:p w14:paraId="51C14EE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localStorage.setItem</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JSON.stringify</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
    <w:p w14:paraId="7FFBD97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window.location.href</w:t>
      </w:r>
      <w:proofErr w:type="spellEnd"/>
      <w:r w:rsidRPr="00F030B6">
        <w:rPr>
          <w:rFonts w:ascii="Courier New" w:eastAsia="Times New Roman" w:hAnsi="Courier New" w:cs="Courier New"/>
          <w:b/>
          <w:bCs/>
          <w:lang w:val="uk-UA"/>
        </w:rPr>
        <w:t xml:space="preserve"> = "/index.html";</w:t>
      </w:r>
    </w:p>
    <w:p w14:paraId="7BD382B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7C4BE0C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console.error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Login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w:t>
      </w:r>
    </w:p>
    <w:p w14:paraId="05FB3B3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("Помилка з'єднання при вході");</w:t>
      </w:r>
    </w:p>
    <w:p w14:paraId="121A74E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C02D0C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310317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w:t>
      </w:r>
    </w:p>
    <w:p w14:paraId="0F478864" w14:textId="77777777" w:rsidR="00910D20" w:rsidRPr="003054B9" w:rsidRDefault="00910D20">
      <w:pPr>
        <w:rPr>
          <w:rFonts w:ascii="Times New Roman" w:eastAsia="Times New Roman" w:hAnsi="Times New Roman" w:cs="Times New Roman"/>
          <w:sz w:val="28"/>
          <w:szCs w:val="28"/>
          <w:lang w:val="uk-UA"/>
        </w:rPr>
      </w:pPr>
    </w:p>
    <w:p w14:paraId="46482118" w14:textId="77777777" w:rsidR="00910D20" w:rsidRPr="003054B9" w:rsidRDefault="00910D20">
      <w:pPr>
        <w:rPr>
          <w:rFonts w:ascii="Times New Roman" w:eastAsia="Times New Roman" w:hAnsi="Times New Roman" w:cs="Times New Roman"/>
          <w:sz w:val="28"/>
          <w:szCs w:val="28"/>
          <w:lang w:val="uk-UA"/>
        </w:rPr>
      </w:pPr>
    </w:p>
    <w:p w14:paraId="379938D4" w14:textId="77777777" w:rsidR="00F030B6" w:rsidRDefault="00037421" w:rsidP="00F030B6">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Запити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br/>
        <w:t>Реєстрація:</w:t>
      </w:r>
    </w:p>
    <w:p w14:paraId="582A7B78" w14:textId="527041CD"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@app.post("/register")</w:t>
      </w:r>
    </w:p>
    <w:p w14:paraId="70CF9E0E" w14:textId="77777777"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register</w:t>
      </w:r>
      <w:proofErr w:type="spellEnd"/>
      <w:r w:rsidRPr="00F030B6">
        <w:rPr>
          <w:rFonts w:ascii="Courier New" w:eastAsia="Times New Roman" w:hAnsi="Courier New" w:cs="Courier New"/>
          <w:b/>
          <w:bCs/>
          <w:lang w:val="uk-UA"/>
        </w:rPr>
        <w:t>(</w:t>
      </w:r>
    </w:p>
    <w:p w14:paraId="67EF7BC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w:t>
      </w:r>
    </w:p>
    <w:p w14:paraId="696BF1A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w:t>
      </w:r>
    </w:p>
    <w:p w14:paraId="6D21AF1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w:t>
      </w:r>
    </w:p>
    <w:p w14:paraId="4047CE8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w:t>
      </w:r>
    </w:p>
    <w:p w14:paraId="1DCA75D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get_db</w:t>
      </w:r>
      <w:proofErr w:type="spellEnd"/>
      <w:r w:rsidRPr="00F030B6">
        <w:rPr>
          <w:rFonts w:ascii="Courier New" w:eastAsia="Times New Roman" w:hAnsi="Courier New" w:cs="Courier New"/>
          <w:b/>
          <w:bCs/>
          <w:lang w:val="uk-UA"/>
        </w:rPr>
        <w:t>()</w:t>
      </w:r>
    </w:p>
    <w:p w14:paraId="7B17BBC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conn.cursor</w:t>
      </w:r>
      <w:proofErr w:type="spellEnd"/>
      <w:r w:rsidRPr="00F030B6">
        <w:rPr>
          <w:rFonts w:ascii="Courier New" w:eastAsia="Times New Roman" w:hAnsi="Courier New" w:cs="Courier New"/>
          <w:b/>
          <w:bCs/>
          <w:lang w:val="uk-UA"/>
        </w:rPr>
        <w:t>()</w:t>
      </w:r>
    </w:p>
    <w:p w14:paraId="588BB91A" w14:textId="77777777" w:rsidR="00910D20" w:rsidRPr="00F030B6" w:rsidRDefault="00910D20" w:rsidP="00F030B6">
      <w:pPr>
        <w:spacing w:line="240" w:lineRule="auto"/>
        <w:rPr>
          <w:rFonts w:ascii="Courier New" w:eastAsia="Times New Roman" w:hAnsi="Courier New" w:cs="Courier New"/>
          <w:b/>
          <w:bCs/>
          <w:lang w:val="uk-UA"/>
        </w:rPr>
      </w:pPr>
    </w:p>
    <w:p w14:paraId="0349055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hashed_pw</w:t>
      </w:r>
      <w:proofErr w:type="spellEnd"/>
      <w:r w:rsidRPr="00F030B6">
        <w:rPr>
          <w:rFonts w:ascii="Courier New" w:eastAsia="Times New Roman" w:hAnsi="Courier New" w:cs="Courier New"/>
          <w:b/>
          <w:bCs/>
          <w:lang w:val="uk-UA"/>
        </w:rPr>
        <w:t xml:space="preserve"> = hashlib.sha256(</w:t>
      </w:r>
      <w:proofErr w:type="spellStart"/>
      <w:r w:rsidRPr="00F030B6">
        <w:rPr>
          <w:rFonts w:ascii="Courier New" w:eastAsia="Times New Roman" w:hAnsi="Courier New" w:cs="Courier New"/>
          <w:b/>
          <w:bCs/>
          <w:lang w:val="uk-UA"/>
        </w:rPr>
        <w:t>password.encode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hexdigest</w:t>
      </w:r>
      <w:proofErr w:type="spellEnd"/>
      <w:r w:rsidRPr="00F030B6">
        <w:rPr>
          <w:rFonts w:ascii="Courier New" w:eastAsia="Times New Roman" w:hAnsi="Courier New" w:cs="Courier New"/>
          <w:b/>
          <w:bCs/>
          <w:lang w:val="uk-UA"/>
        </w:rPr>
        <w:t>()</w:t>
      </w:r>
    </w:p>
    <w:p w14:paraId="235FC8B5" w14:textId="77777777" w:rsidR="00910D20" w:rsidRPr="00F030B6" w:rsidRDefault="00910D20" w:rsidP="00F030B6">
      <w:pPr>
        <w:spacing w:line="240" w:lineRule="auto"/>
        <w:rPr>
          <w:rFonts w:ascii="Courier New" w:eastAsia="Times New Roman" w:hAnsi="Courier New" w:cs="Courier New"/>
          <w:b/>
          <w:bCs/>
          <w:lang w:val="uk-UA"/>
        </w:rPr>
      </w:pPr>
    </w:p>
    <w:p w14:paraId="2CA38E4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("SELECT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FROM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WHERE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w:t>
      </w:r>
    </w:p>
    <w:p w14:paraId="19958E4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cursor.fetchone</w:t>
      </w:r>
      <w:proofErr w:type="spellEnd"/>
      <w:r w:rsidRPr="00F030B6">
        <w:rPr>
          <w:rFonts w:ascii="Courier New" w:eastAsia="Times New Roman" w:hAnsi="Courier New" w:cs="Courier New"/>
          <w:b/>
          <w:bCs/>
          <w:lang w:val="uk-UA"/>
        </w:rPr>
        <w:t>():</w:t>
      </w:r>
    </w:p>
    <w:p w14:paraId="197F65B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476E4BB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JSONResponse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status_code</w:t>
      </w:r>
      <w:proofErr w:type="spellEnd"/>
      <w:r w:rsidRPr="00F030B6">
        <w:rPr>
          <w:rFonts w:ascii="Courier New" w:eastAsia="Times New Roman" w:hAnsi="Courier New" w:cs="Courier New"/>
          <w:b/>
          <w:bCs/>
          <w:lang w:val="uk-UA"/>
        </w:rPr>
        <w:t xml:space="preserve">=400,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"Користувач уже існує"})</w:t>
      </w:r>
    </w:p>
    <w:p w14:paraId="6D5A84D6" w14:textId="77777777" w:rsidR="00910D20" w:rsidRPr="00F030B6" w:rsidRDefault="00910D20" w:rsidP="00F030B6">
      <w:pPr>
        <w:spacing w:line="240" w:lineRule="auto"/>
        <w:rPr>
          <w:rFonts w:ascii="Courier New" w:eastAsia="Times New Roman" w:hAnsi="Courier New" w:cs="Courier New"/>
          <w:b/>
          <w:bCs/>
          <w:lang w:val="uk-UA"/>
        </w:rPr>
      </w:pPr>
    </w:p>
    <w:p w14:paraId="44A7072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w:t>
      </w:r>
    </w:p>
    <w:p w14:paraId="56C9E49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"INSERT INTO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role</w:t>
      </w:r>
      <w:proofErr w:type="spellEnd"/>
      <w:r w:rsidRPr="00F030B6">
        <w:rPr>
          <w:rFonts w:ascii="Courier New" w:eastAsia="Times New Roman" w:hAnsi="Courier New" w:cs="Courier New"/>
          <w:b/>
          <w:bCs/>
          <w:lang w:val="uk-UA"/>
        </w:rPr>
        <w:t>) VALUES (?, ?, ?, ?)",</w:t>
      </w:r>
    </w:p>
    <w:p w14:paraId="1A53600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hashed_pw</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
    <w:p w14:paraId="0B96D67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4AE4D6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conn.commit</w:t>
      </w:r>
      <w:proofErr w:type="spellEnd"/>
      <w:r w:rsidRPr="00F030B6">
        <w:rPr>
          <w:rFonts w:ascii="Courier New" w:eastAsia="Times New Roman" w:hAnsi="Courier New" w:cs="Courier New"/>
          <w:b/>
          <w:bCs/>
          <w:lang w:val="uk-UA"/>
        </w:rPr>
        <w:t>()</w:t>
      </w:r>
    </w:p>
    <w:p w14:paraId="1DDB33E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7D638241" w14:textId="77777777" w:rsidR="00910D20" w:rsidRPr="00F030B6" w:rsidRDefault="00910D20" w:rsidP="00F030B6">
      <w:pPr>
        <w:spacing w:line="240" w:lineRule="auto"/>
        <w:rPr>
          <w:rFonts w:ascii="Courier New" w:eastAsia="Times New Roman" w:hAnsi="Courier New" w:cs="Courier New"/>
          <w:b/>
          <w:bCs/>
          <w:lang w:val="uk-UA"/>
        </w:rPr>
      </w:pPr>
    </w:p>
    <w:p w14:paraId="6D88E72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message</w:t>
      </w:r>
      <w:proofErr w:type="spellEnd"/>
      <w:r w:rsidRPr="00F030B6">
        <w:rPr>
          <w:rFonts w:ascii="Courier New" w:eastAsia="Times New Roman" w:hAnsi="Courier New" w:cs="Courier New"/>
          <w:b/>
          <w:bCs/>
          <w:lang w:val="uk-UA"/>
        </w:rPr>
        <w:t>": "Реєстрація успішна"}</w:t>
      </w:r>
    </w:p>
    <w:p w14:paraId="3819BB62" w14:textId="77777777" w:rsidR="00910D20" w:rsidRPr="003054B9" w:rsidRDefault="00910D20">
      <w:pPr>
        <w:rPr>
          <w:rFonts w:ascii="Times New Roman" w:eastAsia="Times New Roman" w:hAnsi="Times New Roman" w:cs="Times New Roman"/>
          <w:sz w:val="28"/>
          <w:szCs w:val="28"/>
          <w:lang w:val="uk-UA"/>
        </w:rPr>
      </w:pPr>
    </w:p>
    <w:p w14:paraId="4E367930" w14:textId="6531FFA5" w:rsidR="00910D20" w:rsidRPr="00F030B6" w:rsidRDefault="00F73156" w:rsidP="00F030B6">
      <w:pPr>
        <w:spacing w:line="240" w:lineRule="auto"/>
        <w:ind w:firstLine="720"/>
        <w:rPr>
          <w:rFonts w:ascii="Courier New" w:eastAsia="Times New Roman" w:hAnsi="Courier New" w:cs="Courier New"/>
          <w:b/>
          <w:bCs/>
          <w:lang w:val="uk-UA"/>
        </w:rPr>
      </w:pPr>
      <w:r>
        <w:rPr>
          <w:rFonts w:ascii="Times New Roman" w:eastAsia="Times New Roman" w:hAnsi="Times New Roman" w:cs="Times New Roman"/>
          <w:sz w:val="28"/>
          <w:szCs w:val="28"/>
          <w:lang w:val="uk-UA"/>
        </w:rPr>
        <w:t>Запит л</w:t>
      </w:r>
      <w:r w:rsidR="00037421" w:rsidRPr="003054B9">
        <w:rPr>
          <w:rFonts w:ascii="Times New Roman" w:eastAsia="Times New Roman" w:hAnsi="Times New Roman" w:cs="Times New Roman"/>
          <w:sz w:val="28"/>
          <w:szCs w:val="28"/>
          <w:lang w:val="uk-UA"/>
        </w:rPr>
        <w:t>огі</w:t>
      </w:r>
      <w:r>
        <w:rPr>
          <w:rFonts w:ascii="Times New Roman" w:eastAsia="Times New Roman" w:hAnsi="Times New Roman" w:cs="Times New Roman"/>
          <w:sz w:val="28"/>
          <w:szCs w:val="28"/>
          <w:lang w:val="uk-UA"/>
        </w:rPr>
        <w:t>ну</w:t>
      </w:r>
      <w:r w:rsidR="00037421" w:rsidRPr="003054B9">
        <w:rPr>
          <w:rFonts w:ascii="Times New Roman" w:eastAsia="Times New Roman" w:hAnsi="Times New Roman" w:cs="Times New Roman"/>
          <w:sz w:val="28"/>
          <w:szCs w:val="28"/>
          <w:lang w:val="uk-UA"/>
        </w:rPr>
        <w:t>:</w:t>
      </w:r>
      <w:r w:rsidR="00037421" w:rsidRPr="003054B9">
        <w:rPr>
          <w:rFonts w:ascii="Times New Roman" w:eastAsia="Times New Roman" w:hAnsi="Times New Roman" w:cs="Times New Roman"/>
          <w:sz w:val="28"/>
          <w:szCs w:val="28"/>
          <w:lang w:val="uk-UA"/>
        </w:rPr>
        <w:br/>
      </w:r>
      <w:r w:rsidR="00037421" w:rsidRPr="003054B9">
        <w:rPr>
          <w:rFonts w:ascii="Times New Roman" w:eastAsia="Times New Roman" w:hAnsi="Times New Roman" w:cs="Times New Roman"/>
          <w:sz w:val="28"/>
          <w:szCs w:val="28"/>
          <w:lang w:val="uk-UA"/>
        </w:rPr>
        <w:br/>
      </w:r>
      <w:r w:rsidR="00037421" w:rsidRPr="00F030B6">
        <w:rPr>
          <w:rFonts w:ascii="Courier New" w:eastAsia="Times New Roman" w:hAnsi="Courier New" w:cs="Courier New"/>
          <w:b/>
          <w:bCs/>
          <w:lang w:val="uk-UA"/>
        </w:rPr>
        <w:t>@app.post("/login")</w:t>
      </w:r>
    </w:p>
    <w:p w14:paraId="1AD4176F" w14:textId="77777777"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login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w:t>
      </w:r>
    </w:p>
    <w:p w14:paraId="5593AD8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get_db</w:t>
      </w:r>
      <w:proofErr w:type="spellEnd"/>
      <w:r w:rsidRPr="00F030B6">
        <w:rPr>
          <w:rFonts w:ascii="Courier New" w:eastAsia="Times New Roman" w:hAnsi="Courier New" w:cs="Courier New"/>
          <w:b/>
          <w:bCs/>
          <w:lang w:val="uk-UA"/>
        </w:rPr>
        <w:t>()</w:t>
      </w:r>
    </w:p>
    <w:p w14:paraId="1D73FFD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conn.cursor</w:t>
      </w:r>
      <w:proofErr w:type="spellEnd"/>
      <w:r w:rsidRPr="00F030B6">
        <w:rPr>
          <w:rFonts w:ascii="Courier New" w:eastAsia="Times New Roman" w:hAnsi="Courier New" w:cs="Courier New"/>
          <w:b/>
          <w:bCs/>
          <w:lang w:val="uk-UA"/>
        </w:rPr>
        <w:t>()</w:t>
      </w:r>
    </w:p>
    <w:p w14:paraId="062A83A5" w14:textId="77777777" w:rsidR="00910D20" w:rsidRPr="00F030B6" w:rsidRDefault="00910D20" w:rsidP="00F030B6">
      <w:pPr>
        <w:spacing w:line="240" w:lineRule="auto"/>
        <w:rPr>
          <w:rFonts w:ascii="Courier New" w:eastAsia="Times New Roman" w:hAnsi="Courier New" w:cs="Courier New"/>
          <w:b/>
          <w:bCs/>
          <w:lang w:val="uk-UA"/>
        </w:rPr>
      </w:pPr>
    </w:p>
    <w:p w14:paraId="28090EA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hashed_pw</w:t>
      </w:r>
      <w:proofErr w:type="spellEnd"/>
      <w:r w:rsidRPr="00F030B6">
        <w:rPr>
          <w:rFonts w:ascii="Courier New" w:eastAsia="Times New Roman" w:hAnsi="Courier New" w:cs="Courier New"/>
          <w:b/>
          <w:bCs/>
          <w:lang w:val="uk-UA"/>
        </w:rPr>
        <w:t xml:space="preserve"> = hashlib.sha256(</w:t>
      </w:r>
      <w:proofErr w:type="spellStart"/>
      <w:r w:rsidRPr="00F030B6">
        <w:rPr>
          <w:rFonts w:ascii="Courier New" w:eastAsia="Times New Roman" w:hAnsi="Courier New" w:cs="Courier New"/>
          <w:b/>
          <w:bCs/>
          <w:lang w:val="uk-UA"/>
        </w:rPr>
        <w:t>password.encode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hexdigest</w:t>
      </w:r>
      <w:proofErr w:type="spellEnd"/>
      <w:r w:rsidRPr="00F030B6">
        <w:rPr>
          <w:rFonts w:ascii="Courier New" w:eastAsia="Times New Roman" w:hAnsi="Courier New" w:cs="Courier New"/>
          <w:b/>
          <w:bCs/>
          <w:lang w:val="uk-UA"/>
        </w:rPr>
        <w:t>()</w:t>
      </w:r>
    </w:p>
    <w:p w14:paraId="7E851CD2" w14:textId="77777777" w:rsidR="00910D20" w:rsidRPr="00F030B6" w:rsidRDefault="00910D20" w:rsidP="00F030B6">
      <w:pPr>
        <w:spacing w:line="240" w:lineRule="auto"/>
        <w:rPr>
          <w:rFonts w:ascii="Courier New" w:eastAsia="Times New Roman" w:hAnsi="Courier New" w:cs="Courier New"/>
          <w:b/>
          <w:bCs/>
          <w:lang w:val="uk-UA"/>
        </w:rPr>
      </w:pPr>
    </w:p>
    <w:p w14:paraId="53AFAEE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("SELECT * FROM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WHERE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 AND </w:t>
      </w:r>
      <w:proofErr w:type="spellStart"/>
      <w:r w:rsidRPr="00F030B6">
        <w:rPr>
          <w:rFonts w:ascii="Courier New" w:eastAsia="Times New Roman" w:hAnsi="Courier New" w:cs="Courier New"/>
          <w:b/>
          <w:bCs/>
          <w:lang w:val="uk-UA"/>
        </w:rPr>
        <w:t>password</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hashed_pw</w:t>
      </w:r>
      <w:proofErr w:type="spellEnd"/>
      <w:r w:rsidRPr="00F030B6">
        <w:rPr>
          <w:rFonts w:ascii="Courier New" w:eastAsia="Times New Roman" w:hAnsi="Courier New" w:cs="Courier New"/>
          <w:b/>
          <w:bCs/>
          <w:lang w:val="uk-UA"/>
        </w:rPr>
        <w:t>))</w:t>
      </w:r>
    </w:p>
    <w:p w14:paraId="15D5D59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cursor.fetchone</w:t>
      </w:r>
      <w:proofErr w:type="spellEnd"/>
      <w:r w:rsidRPr="00F030B6">
        <w:rPr>
          <w:rFonts w:ascii="Courier New" w:eastAsia="Times New Roman" w:hAnsi="Courier New" w:cs="Courier New"/>
          <w:b/>
          <w:bCs/>
          <w:lang w:val="uk-UA"/>
        </w:rPr>
        <w:t>()</w:t>
      </w:r>
    </w:p>
    <w:p w14:paraId="4770F85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53F44207" w14:textId="77777777" w:rsidR="00910D20" w:rsidRPr="00F030B6" w:rsidRDefault="00910D20" w:rsidP="00F030B6">
      <w:pPr>
        <w:spacing w:line="240" w:lineRule="auto"/>
        <w:rPr>
          <w:rFonts w:ascii="Courier New" w:eastAsia="Times New Roman" w:hAnsi="Courier New" w:cs="Courier New"/>
          <w:b/>
          <w:bCs/>
          <w:lang w:val="uk-UA"/>
        </w:rPr>
      </w:pPr>
    </w:p>
    <w:p w14:paraId="5C95DC4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
    <w:p w14:paraId="7C2FC86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request.session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w:t>
      </w:r>
    </w:p>
    <w:p w14:paraId="502753D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request.session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role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role</w:t>
      </w:r>
      <w:proofErr w:type="spellEnd"/>
      <w:r w:rsidRPr="00F030B6">
        <w:rPr>
          <w:rFonts w:ascii="Courier New" w:eastAsia="Times New Roman" w:hAnsi="Courier New" w:cs="Courier New"/>
          <w:b/>
          <w:bCs/>
          <w:lang w:val="uk-UA"/>
        </w:rPr>
        <w:t>"]</w:t>
      </w:r>
    </w:p>
    <w:p w14:paraId="0FC7F28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message</w:t>
      </w:r>
      <w:proofErr w:type="spellEnd"/>
      <w:r w:rsidRPr="00F030B6">
        <w:rPr>
          <w:rFonts w:ascii="Courier New" w:eastAsia="Times New Roman" w:hAnsi="Courier New" w:cs="Courier New"/>
          <w:b/>
          <w:bCs/>
          <w:lang w:val="uk-UA"/>
        </w:rPr>
        <w:t>": "Вхід успішний"}</w:t>
      </w:r>
    </w:p>
    <w:p w14:paraId="04AF672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w:t>
      </w:r>
    </w:p>
    <w:p w14:paraId="58151BA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JSONResponse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status_code</w:t>
      </w:r>
      <w:proofErr w:type="spellEnd"/>
      <w:r w:rsidRPr="00F030B6">
        <w:rPr>
          <w:rFonts w:ascii="Courier New" w:eastAsia="Times New Roman" w:hAnsi="Courier New" w:cs="Courier New"/>
          <w:b/>
          <w:bCs/>
          <w:lang w:val="uk-UA"/>
        </w:rPr>
        <w:t xml:space="preserve">=401,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xml:space="preserve">": "Неправильний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або пароль"})</w:t>
      </w:r>
    </w:p>
    <w:p w14:paraId="025D5B6B" w14:textId="77777777" w:rsidR="00910D20" w:rsidRPr="003054B9" w:rsidRDefault="00910D20">
      <w:pPr>
        <w:rPr>
          <w:rFonts w:ascii="Times New Roman" w:eastAsia="Times New Roman" w:hAnsi="Times New Roman" w:cs="Times New Roman"/>
          <w:sz w:val="28"/>
          <w:szCs w:val="28"/>
          <w:lang w:val="uk-UA"/>
        </w:rPr>
      </w:pPr>
    </w:p>
    <w:p w14:paraId="6C1F09D0" w14:textId="77777777" w:rsidR="00F144D5" w:rsidRDefault="00037421" w:rsidP="00F030B6">
      <w:pPr>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Після того як користувач зареєструвався або </w:t>
      </w:r>
      <w:proofErr w:type="spellStart"/>
      <w:r w:rsidRPr="003054B9">
        <w:rPr>
          <w:rFonts w:ascii="Times New Roman" w:eastAsia="Times New Roman" w:hAnsi="Times New Roman" w:cs="Times New Roman"/>
          <w:sz w:val="28"/>
          <w:szCs w:val="28"/>
          <w:lang w:val="uk-UA"/>
        </w:rPr>
        <w:t>залогінився</w:t>
      </w:r>
      <w:proofErr w:type="spellEnd"/>
      <w:r w:rsidRPr="003054B9">
        <w:rPr>
          <w:rFonts w:ascii="Times New Roman" w:eastAsia="Times New Roman" w:hAnsi="Times New Roman" w:cs="Times New Roman"/>
          <w:sz w:val="28"/>
          <w:szCs w:val="28"/>
          <w:lang w:val="uk-UA"/>
        </w:rPr>
        <w:t xml:space="preserve"> його перекидає назад на головну сторінку, де вже прихований футер та можна отримати гру на свою пошту при натисканні на просту кнопку “Оформити гру”. </w:t>
      </w:r>
    </w:p>
    <w:p w14:paraId="4B848044" w14:textId="4A294218" w:rsidR="00F030B6" w:rsidRPr="003054B9" w:rsidRDefault="00037421" w:rsidP="00F144D5">
      <w:pPr>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З нових змін для нашого користувача це оно</w:t>
      </w:r>
      <w:r w:rsidR="001B4EB8">
        <w:rPr>
          <w:rFonts w:ascii="Times New Roman" w:eastAsia="Times New Roman" w:hAnsi="Times New Roman" w:cs="Times New Roman"/>
          <w:sz w:val="28"/>
          <w:szCs w:val="28"/>
          <w:lang w:val="uk-UA"/>
        </w:rPr>
        <w:t>в</w:t>
      </w:r>
      <w:r w:rsidRPr="003054B9">
        <w:rPr>
          <w:rFonts w:ascii="Times New Roman" w:eastAsia="Times New Roman" w:hAnsi="Times New Roman" w:cs="Times New Roman"/>
          <w:sz w:val="28"/>
          <w:szCs w:val="28"/>
          <w:lang w:val="uk-UA"/>
        </w:rPr>
        <w:t>лена навігаційна панель, тепер замість кнопки “Увійти” там кнопка “Профіль”</w:t>
      </w:r>
      <w:r w:rsidR="00F144D5">
        <w:rPr>
          <w:rFonts w:ascii="Times New Roman" w:eastAsia="Times New Roman" w:hAnsi="Times New Roman" w:cs="Times New Roman"/>
          <w:sz w:val="28"/>
          <w:szCs w:val="28"/>
          <w:lang w:val="uk-UA"/>
        </w:rPr>
        <w:t>(див.рис.4.9)</w:t>
      </w:r>
      <w:r w:rsidRPr="003054B9">
        <w:rPr>
          <w:rFonts w:ascii="Times New Roman" w:eastAsia="Times New Roman" w:hAnsi="Times New Roman" w:cs="Times New Roman"/>
          <w:sz w:val="28"/>
          <w:szCs w:val="28"/>
          <w:lang w:val="uk-UA"/>
        </w:rPr>
        <w:t>.</w:t>
      </w:r>
    </w:p>
    <w:p w14:paraId="622DA6B0" w14:textId="588A7B7F"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34A55289" wp14:editId="455C32CD">
            <wp:extent cx="5731200" cy="11557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1155700"/>
                    </a:xfrm>
                    <a:prstGeom prst="rect">
                      <a:avLst/>
                    </a:prstGeom>
                    <a:ln/>
                  </pic:spPr>
                </pic:pic>
              </a:graphicData>
            </a:graphic>
          </wp:inline>
        </w:drawing>
      </w:r>
    </w:p>
    <w:p w14:paraId="53B0AEF2" w14:textId="00E42F95" w:rsidR="00F144D5"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4.9 – </w:t>
      </w:r>
      <w:r w:rsidR="0090609A">
        <w:rPr>
          <w:rFonts w:ascii="Times New Roman" w:eastAsia="Times New Roman" w:hAnsi="Times New Roman" w:cs="Times New Roman"/>
          <w:sz w:val="28"/>
          <w:szCs w:val="28"/>
          <w:lang w:val="uk-UA"/>
        </w:rPr>
        <w:t>П</w:t>
      </w:r>
      <w:r>
        <w:rPr>
          <w:rFonts w:ascii="Times New Roman" w:eastAsia="Times New Roman" w:hAnsi="Times New Roman" w:cs="Times New Roman"/>
          <w:sz w:val="28"/>
          <w:szCs w:val="28"/>
          <w:lang w:val="uk-UA"/>
        </w:rPr>
        <w:t>рофіль звичайного зареєстрованого користувача</w:t>
      </w:r>
    </w:p>
    <w:p w14:paraId="08951C4D" w14:textId="77777777" w:rsidR="00EB71BB" w:rsidRPr="003054B9" w:rsidRDefault="00EB71BB" w:rsidP="00F030B6">
      <w:pPr>
        <w:spacing w:line="360" w:lineRule="auto"/>
        <w:jc w:val="center"/>
        <w:rPr>
          <w:rFonts w:ascii="Times New Roman" w:eastAsia="Times New Roman" w:hAnsi="Times New Roman" w:cs="Times New Roman"/>
          <w:sz w:val="28"/>
          <w:szCs w:val="28"/>
          <w:lang w:val="uk-UA"/>
        </w:rPr>
      </w:pPr>
    </w:p>
    <w:p w14:paraId="0C60AA8C" w14:textId="42F48F1A"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D15C4ED" wp14:editId="29ECEA54">
            <wp:extent cx="4876800" cy="2240280"/>
            <wp:effectExtent l="0" t="0" r="0" b="762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877079" cy="2240408"/>
                    </a:xfrm>
                    <a:prstGeom prst="rect">
                      <a:avLst/>
                    </a:prstGeom>
                    <a:ln/>
                  </pic:spPr>
                </pic:pic>
              </a:graphicData>
            </a:graphic>
          </wp:inline>
        </w:drawing>
      </w:r>
    </w:p>
    <w:p w14:paraId="3B22BA61" w14:textId="377A3FCB" w:rsidR="00F144D5"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4.10 – Форма редагування профілю</w:t>
      </w:r>
    </w:p>
    <w:p w14:paraId="67EE15B3" w14:textId="77777777" w:rsidR="00EB71BB" w:rsidRPr="003054B9" w:rsidRDefault="00EB71BB" w:rsidP="00F030B6">
      <w:pPr>
        <w:spacing w:line="360" w:lineRule="auto"/>
        <w:jc w:val="center"/>
        <w:rPr>
          <w:rFonts w:ascii="Times New Roman" w:eastAsia="Times New Roman" w:hAnsi="Times New Roman" w:cs="Times New Roman"/>
          <w:sz w:val="28"/>
          <w:szCs w:val="28"/>
          <w:lang w:val="uk-UA"/>
        </w:rPr>
      </w:pPr>
    </w:p>
    <w:p w14:paraId="737B72F4" w14:textId="05D0386B"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313E0930" wp14:editId="73E525E1">
            <wp:extent cx="4838700" cy="19812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4838978" cy="1981314"/>
                    </a:xfrm>
                    <a:prstGeom prst="rect">
                      <a:avLst/>
                    </a:prstGeom>
                    <a:ln/>
                  </pic:spPr>
                </pic:pic>
              </a:graphicData>
            </a:graphic>
          </wp:inline>
        </w:drawing>
      </w:r>
    </w:p>
    <w:p w14:paraId="20111A32" w14:textId="25FF1215" w:rsidR="00F144D5" w:rsidRPr="003054B9"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4.11 – Профіль після редагування</w:t>
      </w:r>
    </w:p>
    <w:p w14:paraId="61F60063" w14:textId="77777777" w:rsidR="00910D20" w:rsidRPr="003054B9" w:rsidRDefault="00910D20">
      <w:pPr>
        <w:rPr>
          <w:rFonts w:ascii="Times New Roman" w:eastAsia="Times New Roman" w:hAnsi="Times New Roman" w:cs="Times New Roman"/>
          <w:sz w:val="28"/>
          <w:szCs w:val="28"/>
          <w:lang w:val="uk-UA"/>
        </w:rPr>
      </w:pPr>
    </w:p>
    <w:p w14:paraId="3579B8A5" w14:textId="77777777" w:rsidR="00910D20" w:rsidRPr="003054B9" w:rsidRDefault="00037421" w:rsidP="0090609A">
      <w:pPr>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Користувачу надається можливість редагувати свій профіль, або видалити свій аккаунт.</w:t>
      </w:r>
    </w:p>
    <w:p w14:paraId="19AD7440" w14:textId="77777777" w:rsidR="00910D20" w:rsidRPr="003054B9" w:rsidRDefault="00910D20">
      <w:pPr>
        <w:rPr>
          <w:rFonts w:ascii="Times New Roman" w:eastAsia="Times New Roman" w:hAnsi="Times New Roman" w:cs="Times New Roman"/>
          <w:sz w:val="28"/>
          <w:szCs w:val="28"/>
          <w:lang w:val="uk-UA"/>
        </w:rPr>
      </w:pPr>
    </w:p>
    <w:p w14:paraId="727F7FC9" w14:textId="77777777" w:rsidR="00F030B6" w:rsidRDefault="00037421" w:rsidP="00F030B6">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Програмна реалізація</w:t>
      </w:r>
      <w:r w:rsidR="00F030B6">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br/>
        <w:t>JS частина:</w:t>
      </w:r>
    </w:p>
    <w:p w14:paraId="2E517AB7" w14:textId="073AB6B2" w:rsidR="00910D20" w:rsidRPr="00F030B6" w:rsidRDefault="00037421" w:rsidP="00F030B6">
      <w:pPr>
        <w:spacing w:line="240" w:lineRule="auto"/>
        <w:ind w:firstLine="720"/>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editForm.addEventListener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submit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(e) =&gt; {</w:t>
      </w:r>
    </w:p>
    <w:p w14:paraId="06DD928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e.preventDefault</w:t>
      </w:r>
      <w:proofErr w:type="spellEnd"/>
      <w:r w:rsidRPr="00F030B6">
        <w:rPr>
          <w:rFonts w:ascii="Courier New" w:eastAsia="Times New Roman" w:hAnsi="Courier New" w:cs="Courier New"/>
          <w:b/>
          <w:bCs/>
          <w:lang w:val="uk-UA"/>
        </w:rPr>
        <w:t>();</w:t>
      </w:r>
    </w:p>
    <w:p w14:paraId="7D4BFD6A" w14:textId="77777777" w:rsidR="00910D20" w:rsidRPr="00F030B6" w:rsidRDefault="00910D20" w:rsidP="00F030B6">
      <w:pPr>
        <w:spacing w:line="240" w:lineRule="auto"/>
        <w:rPr>
          <w:rFonts w:ascii="Courier New" w:eastAsia="Times New Roman" w:hAnsi="Courier New" w:cs="Courier New"/>
          <w:b/>
          <w:bCs/>
          <w:lang w:val="uk-UA"/>
        </w:rPr>
      </w:pPr>
    </w:p>
    <w:p w14:paraId="6745D5A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newNameInput.value.trim</w:t>
      </w:r>
      <w:proofErr w:type="spellEnd"/>
      <w:r w:rsidRPr="00F030B6">
        <w:rPr>
          <w:rFonts w:ascii="Courier New" w:eastAsia="Times New Roman" w:hAnsi="Courier New" w:cs="Courier New"/>
          <w:b/>
          <w:bCs/>
          <w:lang w:val="uk-UA"/>
        </w:rPr>
        <w:t>();</w:t>
      </w:r>
    </w:p>
    <w:p w14:paraId="7D23259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newEmailInput.value.trim</w:t>
      </w:r>
      <w:proofErr w:type="spellEnd"/>
      <w:r w:rsidRPr="00F030B6">
        <w:rPr>
          <w:rFonts w:ascii="Courier New" w:eastAsia="Times New Roman" w:hAnsi="Courier New" w:cs="Courier New"/>
          <w:b/>
          <w:bCs/>
          <w:lang w:val="uk-UA"/>
        </w:rPr>
        <w:t>();</w:t>
      </w:r>
    </w:p>
    <w:p w14:paraId="4865E03B" w14:textId="77777777" w:rsidR="00910D20" w:rsidRPr="00F030B6" w:rsidRDefault="00910D20" w:rsidP="00F030B6">
      <w:pPr>
        <w:spacing w:line="240" w:lineRule="auto"/>
        <w:rPr>
          <w:rFonts w:ascii="Courier New" w:eastAsia="Times New Roman" w:hAnsi="Courier New" w:cs="Courier New"/>
          <w:b/>
          <w:bCs/>
          <w:lang w:val="uk-UA"/>
        </w:rPr>
      </w:pPr>
    </w:p>
    <w:p w14:paraId="0758114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589B7C1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w:t>
      </w:r>
    </w:p>
    <w:p w14:paraId="5FF4CAD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w:t>
      </w:r>
    </w:p>
    <w:p w14:paraId="4D1641F8" w14:textId="77777777" w:rsidR="00910D20" w:rsidRPr="00F030B6" w:rsidRDefault="00910D20" w:rsidP="00F030B6">
      <w:pPr>
        <w:spacing w:line="240" w:lineRule="auto"/>
        <w:rPr>
          <w:rFonts w:ascii="Courier New" w:eastAsia="Times New Roman" w:hAnsi="Courier New" w:cs="Courier New"/>
          <w:b/>
          <w:bCs/>
          <w:lang w:val="uk-UA"/>
        </w:rPr>
      </w:pPr>
    </w:p>
    <w:p w14:paraId="69ED92D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5A275AC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("http://127.0.0.1:8000/update-profile", {</w:t>
      </w:r>
    </w:p>
    <w:p w14:paraId="32D3981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"POST",</w:t>
      </w:r>
    </w:p>
    <w:p w14:paraId="7A7E322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5656B17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56E253E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3BAB26B" w14:textId="77777777" w:rsidR="00910D20" w:rsidRPr="00F030B6" w:rsidRDefault="00910D20" w:rsidP="00F030B6">
      <w:pPr>
        <w:spacing w:line="240" w:lineRule="auto"/>
        <w:rPr>
          <w:rFonts w:ascii="Courier New" w:eastAsia="Times New Roman" w:hAnsi="Courier New" w:cs="Courier New"/>
          <w:b/>
          <w:bCs/>
          <w:lang w:val="uk-UA"/>
        </w:rPr>
      </w:pPr>
    </w:p>
    <w:p w14:paraId="6C5B8E5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0F7130F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updated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046F7F5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localStorage.setItem</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JSON.stringify</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updated</w:t>
      </w:r>
      <w:proofErr w:type="spellEnd"/>
      <w:r w:rsidRPr="00F030B6">
        <w:rPr>
          <w:rFonts w:ascii="Courier New" w:eastAsia="Times New Roman" w:hAnsi="Courier New" w:cs="Courier New"/>
          <w:b/>
          <w:bCs/>
          <w:lang w:val="uk-UA"/>
        </w:rPr>
        <w:t>));</w:t>
      </w:r>
    </w:p>
    <w:p w14:paraId="44760F9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nameSpan.textContent</w:t>
      </w:r>
      <w:proofErr w:type="spellEnd"/>
      <w:r w:rsidRPr="00F030B6">
        <w:rPr>
          <w:rFonts w:ascii="Courier New" w:eastAsia="Times New Roman" w:hAnsi="Courier New" w:cs="Courier New"/>
          <w:b/>
          <w:bCs/>
          <w:lang w:val="uk-UA"/>
        </w:rPr>
        <w:t xml:space="preserve"> = updated.name;</w:t>
      </w:r>
    </w:p>
    <w:p w14:paraId="0041EB6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emailSpan.textContent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updated.email</w:t>
      </w:r>
      <w:proofErr w:type="spellEnd"/>
      <w:r w:rsidRPr="00F030B6">
        <w:rPr>
          <w:rFonts w:ascii="Courier New" w:eastAsia="Times New Roman" w:hAnsi="Courier New" w:cs="Courier New"/>
          <w:b/>
          <w:bCs/>
          <w:lang w:val="uk-UA"/>
        </w:rPr>
        <w:t>;</w:t>
      </w:r>
    </w:p>
    <w:p w14:paraId="7BF0A16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editForm.classList.add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hidden</w:t>
      </w:r>
      <w:proofErr w:type="spellEnd"/>
      <w:r w:rsidRPr="00F030B6">
        <w:rPr>
          <w:rFonts w:ascii="Courier New" w:eastAsia="Times New Roman" w:hAnsi="Courier New" w:cs="Courier New"/>
          <w:b/>
          <w:bCs/>
          <w:lang w:val="uk-UA"/>
        </w:rPr>
        <w:t>");</w:t>
      </w:r>
    </w:p>
    <w:p w14:paraId="596E296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("Профіль оновлено");</w:t>
      </w:r>
    </w:p>
    <w:p w14:paraId="7237CD1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61C4597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44A9810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("Помилка оновлення: " + (</w:t>
      </w:r>
      <w:proofErr w:type="spellStart"/>
      <w:r w:rsidRPr="00F030B6">
        <w:rPr>
          <w:rFonts w:ascii="Courier New" w:eastAsia="Times New Roman" w:hAnsi="Courier New" w:cs="Courier New"/>
          <w:b/>
          <w:bCs/>
          <w:lang w:val="uk-UA"/>
        </w:rPr>
        <w:t>err.error</w:t>
      </w:r>
      <w:proofErr w:type="spellEnd"/>
      <w:r w:rsidRPr="00F030B6">
        <w:rPr>
          <w:rFonts w:ascii="Courier New" w:eastAsia="Times New Roman" w:hAnsi="Courier New" w:cs="Courier New"/>
          <w:b/>
          <w:bCs/>
          <w:lang w:val="uk-UA"/>
        </w:rPr>
        <w:t xml:space="preserve"> || ""));</w:t>
      </w:r>
    </w:p>
    <w:p w14:paraId="35C8A07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CC1FAA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68B8F22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console.error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w:t>
      </w:r>
    </w:p>
    <w:p w14:paraId="1A2F22E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("Сталася помилка");</w:t>
      </w:r>
    </w:p>
    <w:p w14:paraId="1D59E19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C310FA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131C49F" w14:textId="77777777" w:rsidR="00910D20" w:rsidRPr="003054B9" w:rsidRDefault="00910D20">
      <w:pPr>
        <w:rPr>
          <w:rFonts w:ascii="Times New Roman" w:eastAsia="Times New Roman" w:hAnsi="Times New Roman" w:cs="Times New Roman"/>
          <w:sz w:val="28"/>
          <w:szCs w:val="28"/>
          <w:lang w:val="uk-UA"/>
        </w:rPr>
      </w:pPr>
    </w:p>
    <w:p w14:paraId="0D50CA87" w14:textId="43E5241F" w:rsidR="00910D20" w:rsidRPr="003054B9" w:rsidRDefault="00037421" w:rsidP="00F030B6">
      <w:pPr>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Видалення акаунту</w:t>
      </w:r>
      <w:r w:rsidR="00F030B6">
        <w:rPr>
          <w:rFonts w:ascii="Times New Roman" w:eastAsia="Times New Roman" w:hAnsi="Times New Roman" w:cs="Times New Roman"/>
          <w:sz w:val="28"/>
          <w:szCs w:val="28"/>
          <w:lang w:val="uk-UA"/>
        </w:rPr>
        <w:t>:</w:t>
      </w:r>
    </w:p>
    <w:p w14:paraId="6F764A72" w14:textId="77777777" w:rsidR="00910D20" w:rsidRPr="00F030B6" w:rsidRDefault="00037421" w:rsidP="00F030B6">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 xml:space="preserve">  </w:t>
      </w:r>
      <w:proofErr w:type="spellStart"/>
      <w:r w:rsidRPr="00F030B6">
        <w:rPr>
          <w:rFonts w:ascii="Courier New" w:eastAsia="Times New Roman" w:hAnsi="Courier New" w:cs="Courier New"/>
          <w:b/>
          <w:bCs/>
          <w:lang w:val="uk-UA"/>
        </w:rPr>
        <w:t>deleteBtn.addEventListener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 =&gt; {</w:t>
      </w:r>
    </w:p>
    <w:p w14:paraId="2812FA7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confirmed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confirm</w:t>
      </w:r>
      <w:proofErr w:type="spellEnd"/>
      <w:r w:rsidRPr="00F030B6">
        <w:rPr>
          <w:rFonts w:ascii="Courier New" w:eastAsia="Times New Roman" w:hAnsi="Courier New" w:cs="Courier New"/>
          <w:b/>
          <w:bCs/>
          <w:lang w:val="uk-UA"/>
        </w:rPr>
        <w:t>("Ви дійсно хочете видалити акаунт?");</w:t>
      </w:r>
    </w:p>
    <w:p w14:paraId="7B1F753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confirmed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00E135A6" w14:textId="77777777" w:rsidR="00910D20" w:rsidRPr="00F030B6" w:rsidRDefault="00910D20" w:rsidP="00F030B6">
      <w:pPr>
        <w:spacing w:line="240" w:lineRule="auto"/>
        <w:rPr>
          <w:rFonts w:ascii="Courier New" w:eastAsia="Times New Roman" w:hAnsi="Courier New" w:cs="Courier New"/>
          <w:b/>
          <w:bCs/>
          <w:lang w:val="uk-UA"/>
        </w:rPr>
      </w:pPr>
    </w:p>
    <w:p w14:paraId="5AD3D34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("http://127.0.0.1:8000/me", {</w:t>
      </w:r>
    </w:p>
    <w:p w14:paraId="0B5D50E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"DELETE",</w:t>
      </w:r>
    </w:p>
    <w:p w14:paraId="15F60B8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1B262BA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265F3DF" w14:textId="77777777" w:rsidR="00910D20" w:rsidRPr="00F030B6" w:rsidRDefault="00910D20" w:rsidP="00F030B6">
      <w:pPr>
        <w:spacing w:line="240" w:lineRule="auto"/>
        <w:rPr>
          <w:rFonts w:ascii="Courier New" w:eastAsia="Times New Roman" w:hAnsi="Courier New" w:cs="Courier New"/>
          <w:b/>
          <w:bCs/>
          <w:lang w:val="uk-UA"/>
        </w:rPr>
      </w:pPr>
    </w:p>
    <w:p w14:paraId="3C49870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6BCF042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localStorage.removeItem</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w:t>
      </w:r>
    </w:p>
    <w:p w14:paraId="7FDED40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("Акаунт видалено");</w:t>
      </w:r>
    </w:p>
    <w:p w14:paraId="227939F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window.location.href</w:t>
      </w:r>
      <w:proofErr w:type="spellEnd"/>
      <w:r w:rsidRPr="00F030B6">
        <w:rPr>
          <w:rFonts w:ascii="Courier New" w:eastAsia="Times New Roman" w:hAnsi="Courier New" w:cs="Courier New"/>
          <w:b/>
          <w:bCs/>
          <w:lang w:val="uk-UA"/>
        </w:rPr>
        <w:t xml:space="preserve"> = "/index.html";</w:t>
      </w:r>
    </w:p>
    <w:p w14:paraId="1FB13A0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6D0B159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("Не вдалося видалити акаунт");</w:t>
      </w:r>
    </w:p>
    <w:p w14:paraId="5D4780B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2E62F9D" w14:textId="40CBDD84" w:rsidR="00910D20" w:rsidRPr="001B4EB8" w:rsidRDefault="00037421" w:rsidP="001B4EB8">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3BD5CA5" w14:textId="77777777" w:rsidR="00910D20" w:rsidRPr="003054B9" w:rsidRDefault="00910D20">
      <w:pPr>
        <w:rPr>
          <w:rFonts w:ascii="Times New Roman" w:eastAsia="Times New Roman" w:hAnsi="Times New Roman" w:cs="Times New Roman"/>
          <w:sz w:val="28"/>
          <w:szCs w:val="28"/>
          <w:lang w:val="uk-UA"/>
        </w:rPr>
      </w:pPr>
    </w:p>
    <w:p w14:paraId="437C101B" w14:textId="77777777" w:rsidR="00F030B6" w:rsidRDefault="00037421" w:rsidP="00F030B6">
      <w:pPr>
        <w:spacing w:line="360" w:lineRule="auto"/>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API запит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w:t>
      </w:r>
      <w:r w:rsidRPr="003054B9">
        <w:rPr>
          <w:rFonts w:ascii="Times New Roman" w:eastAsia="Times New Roman" w:hAnsi="Times New Roman" w:cs="Times New Roman"/>
          <w:sz w:val="28"/>
          <w:szCs w:val="28"/>
          <w:lang w:val="uk-UA"/>
        </w:rPr>
        <w:br/>
        <w:t>Редагування профілю:</w:t>
      </w:r>
    </w:p>
    <w:p w14:paraId="42981223" w14:textId="43C3A41F"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@app.post("/update-profile")</w:t>
      </w:r>
    </w:p>
    <w:p w14:paraId="5EFCADA4" w14:textId="77777777"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update_profile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Form</w:t>
      </w:r>
      <w:proofErr w:type="spellEnd"/>
      <w:r w:rsidRPr="00F030B6">
        <w:rPr>
          <w:rFonts w:ascii="Courier New" w:eastAsia="Times New Roman" w:hAnsi="Courier New" w:cs="Courier New"/>
          <w:b/>
          <w:bCs/>
          <w:lang w:val="uk-UA"/>
        </w:rPr>
        <w:t>(...)):</w:t>
      </w:r>
    </w:p>
    <w:p w14:paraId="1E9E601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request.session.get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3CDA3C2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not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1B43B66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JSONResponse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status_code</w:t>
      </w:r>
      <w:proofErr w:type="spellEnd"/>
      <w:r w:rsidRPr="00F030B6">
        <w:rPr>
          <w:rFonts w:ascii="Courier New" w:eastAsia="Times New Roman" w:hAnsi="Courier New" w:cs="Courier New"/>
          <w:b/>
          <w:bCs/>
          <w:lang w:val="uk-UA"/>
        </w:rPr>
        <w:t xml:space="preserve">=401,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"Необхідно увійти"})</w:t>
      </w:r>
    </w:p>
    <w:p w14:paraId="0FB8A93E" w14:textId="77777777" w:rsidR="00910D20" w:rsidRPr="00F030B6" w:rsidRDefault="00910D20" w:rsidP="00F030B6">
      <w:pPr>
        <w:spacing w:line="240" w:lineRule="auto"/>
        <w:rPr>
          <w:rFonts w:ascii="Courier New" w:eastAsia="Times New Roman" w:hAnsi="Courier New" w:cs="Courier New"/>
          <w:b/>
          <w:bCs/>
          <w:lang w:val="uk-UA"/>
        </w:rPr>
      </w:pPr>
    </w:p>
    <w:p w14:paraId="3A41689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get_db</w:t>
      </w:r>
      <w:proofErr w:type="spellEnd"/>
      <w:r w:rsidRPr="00F030B6">
        <w:rPr>
          <w:rFonts w:ascii="Courier New" w:eastAsia="Times New Roman" w:hAnsi="Courier New" w:cs="Courier New"/>
          <w:b/>
          <w:bCs/>
          <w:lang w:val="uk-UA"/>
        </w:rPr>
        <w:t>()</w:t>
      </w:r>
    </w:p>
    <w:p w14:paraId="7A575EF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conn.cursor</w:t>
      </w:r>
      <w:proofErr w:type="spellEnd"/>
      <w:r w:rsidRPr="00F030B6">
        <w:rPr>
          <w:rFonts w:ascii="Courier New" w:eastAsia="Times New Roman" w:hAnsi="Courier New" w:cs="Courier New"/>
          <w:b/>
          <w:bCs/>
          <w:lang w:val="uk-UA"/>
        </w:rPr>
        <w:t>()</w:t>
      </w:r>
    </w:p>
    <w:p w14:paraId="04E34DAD" w14:textId="77777777" w:rsidR="00910D20" w:rsidRPr="00F030B6" w:rsidRDefault="00910D20" w:rsidP="00F030B6">
      <w:pPr>
        <w:spacing w:line="240" w:lineRule="auto"/>
        <w:rPr>
          <w:rFonts w:ascii="Courier New" w:eastAsia="Times New Roman" w:hAnsi="Courier New" w:cs="Courier New"/>
          <w:b/>
          <w:bCs/>
          <w:lang w:val="uk-UA"/>
        </w:rPr>
      </w:pPr>
    </w:p>
    <w:p w14:paraId="1F27A9C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("SELECT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FROM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WHERE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 AND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4FAA3A5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cursor.fetchone</w:t>
      </w:r>
      <w:proofErr w:type="spellEnd"/>
      <w:r w:rsidRPr="00F030B6">
        <w:rPr>
          <w:rFonts w:ascii="Courier New" w:eastAsia="Times New Roman" w:hAnsi="Courier New" w:cs="Courier New"/>
          <w:b/>
          <w:bCs/>
          <w:lang w:val="uk-UA"/>
        </w:rPr>
        <w:t>():</w:t>
      </w:r>
    </w:p>
    <w:p w14:paraId="508E35F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7AB9FED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JSONResponse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status_code</w:t>
      </w:r>
      <w:proofErr w:type="spellEnd"/>
      <w:r w:rsidRPr="00F030B6">
        <w:rPr>
          <w:rFonts w:ascii="Courier New" w:eastAsia="Times New Roman" w:hAnsi="Courier New" w:cs="Courier New"/>
          <w:b/>
          <w:bCs/>
          <w:lang w:val="uk-UA"/>
        </w:rPr>
        <w:t xml:space="preserve">=400,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xml:space="preserve">": "Цей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вже використовується"})</w:t>
      </w:r>
    </w:p>
    <w:p w14:paraId="4C71F5A3" w14:textId="77777777" w:rsidR="00910D20" w:rsidRPr="00F030B6" w:rsidRDefault="00910D20" w:rsidP="00F030B6">
      <w:pPr>
        <w:spacing w:line="240" w:lineRule="auto"/>
        <w:rPr>
          <w:rFonts w:ascii="Courier New" w:eastAsia="Times New Roman" w:hAnsi="Courier New" w:cs="Courier New"/>
          <w:b/>
          <w:bCs/>
          <w:lang w:val="uk-UA"/>
        </w:rPr>
      </w:pPr>
    </w:p>
    <w:p w14:paraId="4AE95A5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("UPDATE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SET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 ? WHERE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753B733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conn.commit</w:t>
      </w:r>
      <w:proofErr w:type="spellEnd"/>
      <w:r w:rsidRPr="00F030B6">
        <w:rPr>
          <w:rFonts w:ascii="Courier New" w:eastAsia="Times New Roman" w:hAnsi="Courier New" w:cs="Courier New"/>
          <w:b/>
          <w:bCs/>
          <w:lang w:val="uk-UA"/>
        </w:rPr>
        <w:t>()</w:t>
      </w:r>
    </w:p>
    <w:p w14:paraId="04BF6331" w14:textId="77777777" w:rsidR="00910D20" w:rsidRPr="00F030B6" w:rsidRDefault="00910D20" w:rsidP="00F030B6">
      <w:pPr>
        <w:spacing w:line="240" w:lineRule="auto"/>
        <w:rPr>
          <w:rFonts w:ascii="Courier New" w:eastAsia="Times New Roman" w:hAnsi="Courier New" w:cs="Courier New"/>
          <w:b/>
          <w:bCs/>
          <w:lang w:val="uk-UA"/>
        </w:rPr>
      </w:pPr>
    </w:p>
    <w:p w14:paraId="3D4D056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("SELECT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name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email</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role</w:t>
      </w:r>
      <w:proofErr w:type="spellEnd"/>
      <w:r w:rsidRPr="00F030B6">
        <w:rPr>
          <w:rFonts w:ascii="Courier New" w:eastAsia="Times New Roman" w:hAnsi="Courier New" w:cs="Courier New"/>
          <w:b/>
          <w:bCs/>
          <w:lang w:val="uk-UA"/>
        </w:rPr>
        <w:t xml:space="preserve"> FROM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WHERE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4ED5EA0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updated_user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cursor.fetchone</w:t>
      </w:r>
      <w:proofErr w:type="spellEnd"/>
      <w:r w:rsidRPr="00F030B6">
        <w:rPr>
          <w:rFonts w:ascii="Courier New" w:eastAsia="Times New Roman" w:hAnsi="Courier New" w:cs="Courier New"/>
          <w:b/>
          <w:bCs/>
          <w:lang w:val="uk-UA"/>
        </w:rPr>
        <w:t>()</w:t>
      </w:r>
    </w:p>
    <w:p w14:paraId="7F802106" w14:textId="77777777" w:rsidR="00910D20" w:rsidRPr="00F030B6" w:rsidRDefault="00910D20" w:rsidP="00F030B6">
      <w:pPr>
        <w:spacing w:line="240" w:lineRule="auto"/>
        <w:rPr>
          <w:rFonts w:ascii="Courier New" w:eastAsia="Times New Roman" w:hAnsi="Courier New" w:cs="Courier New"/>
          <w:b/>
          <w:bCs/>
          <w:lang w:val="uk-UA"/>
        </w:rPr>
      </w:pPr>
    </w:p>
    <w:p w14:paraId="717FE78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52E1114F" w14:textId="77777777" w:rsidR="00910D20" w:rsidRPr="00F030B6" w:rsidRDefault="00910D20" w:rsidP="00F030B6">
      <w:pPr>
        <w:spacing w:line="240" w:lineRule="auto"/>
        <w:rPr>
          <w:rFonts w:ascii="Courier New" w:eastAsia="Times New Roman" w:hAnsi="Courier New" w:cs="Courier New"/>
          <w:b/>
          <w:bCs/>
          <w:lang w:val="uk-UA"/>
        </w:rPr>
      </w:pPr>
    </w:p>
    <w:p w14:paraId="1F61EEA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dict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updated_user</w:t>
      </w:r>
      <w:proofErr w:type="spellEnd"/>
      <w:r w:rsidRPr="00F030B6">
        <w:rPr>
          <w:rFonts w:ascii="Courier New" w:eastAsia="Times New Roman" w:hAnsi="Courier New" w:cs="Courier New"/>
          <w:b/>
          <w:bCs/>
          <w:lang w:val="uk-UA"/>
        </w:rPr>
        <w:t>)</w:t>
      </w:r>
    </w:p>
    <w:p w14:paraId="0B0C2B52" w14:textId="77777777" w:rsidR="00910D20" w:rsidRPr="003054B9" w:rsidRDefault="00910D20">
      <w:pPr>
        <w:rPr>
          <w:rFonts w:ascii="Times New Roman" w:eastAsia="Times New Roman" w:hAnsi="Times New Roman" w:cs="Times New Roman"/>
          <w:sz w:val="28"/>
          <w:szCs w:val="28"/>
          <w:lang w:val="uk-UA"/>
        </w:rPr>
      </w:pPr>
    </w:p>
    <w:p w14:paraId="6CE6AF4B" w14:textId="77777777" w:rsidR="00910D20" w:rsidRPr="00F030B6" w:rsidRDefault="00037421" w:rsidP="00F030B6">
      <w:pPr>
        <w:spacing w:line="240" w:lineRule="auto"/>
        <w:ind w:firstLine="720"/>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Видалення профілю:</w:t>
      </w:r>
      <w:r w:rsidRPr="003054B9">
        <w:rPr>
          <w:rFonts w:ascii="Times New Roman" w:eastAsia="Times New Roman" w:hAnsi="Times New Roman" w:cs="Times New Roman"/>
          <w:sz w:val="28"/>
          <w:szCs w:val="28"/>
          <w:lang w:val="uk-UA"/>
        </w:rPr>
        <w:br/>
      </w:r>
      <w:r w:rsidRPr="00F030B6">
        <w:rPr>
          <w:rFonts w:ascii="Courier New" w:eastAsia="Times New Roman" w:hAnsi="Courier New" w:cs="Courier New"/>
          <w:b/>
          <w:bCs/>
          <w:lang w:val="uk-UA"/>
        </w:rPr>
        <w:t>@app.delete("/me")</w:t>
      </w:r>
    </w:p>
    <w:p w14:paraId="68DFCD86" w14:textId="77777777"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delete_me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w:t>
      </w:r>
      <w:proofErr w:type="spellEnd"/>
      <w:r w:rsidRPr="00F030B6">
        <w:rPr>
          <w:rFonts w:ascii="Courier New" w:eastAsia="Times New Roman" w:hAnsi="Courier New" w:cs="Courier New"/>
          <w:b/>
          <w:bCs/>
          <w:lang w:val="uk-UA"/>
        </w:rPr>
        <w:t>):</w:t>
      </w:r>
    </w:p>
    <w:p w14:paraId="6CDC827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request.session.get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6286FC6E" w14:textId="77777777" w:rsidR="00910D20" w:rsidRPr="00F030B6" w:rsidRDefault="00910D20" w:rsidP="00F030B6">
      <w:pPr>
        <w:spacing w:line="240" w:lineRule="auto"/>
        <w:rPr>
          <w:rFonts w:ascii="Courier New" w:eastAsia="Times New Roman" w:hAnsi="Courier New" w:cs="Courier New"/>
          <w:b/>
          <w:bCs/>
          <w:lang w:val="uk-UA"/>
        </w:rPr>
      </w:pPr>
    </w:p>
    <w:p w14:paraId="6F8EEE1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not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5950B1E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JSONResponse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status_code</w:t>
      </w:r>
      <w:proofErr w:type="spellEnd"/>
      <w:r w:rsidRPr="00F030B6">
        <w:rPr>
          <w:rFonts w:ascii="Courier New" w:eastAsia="Times New Roman" w:hAnsi="Courier New" w:cs="Courier New"/>
          <w:b/>
          <w:bCs/>
          <w:lang w:val="uk-UA"/>
        </w:rPr>
        <w:t xml:space="preserve">=401,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"Ви не авторизовані"})</w:t>
      </w:r>
    </w:p>
    <w:p w14:paraId="07C7060E" w14:textId="77777777" w:rsidR="00910D20" w:rsidRPr="00F030B6" w:rsidRDefault="00910D20" w:rsidP="00F030B6">
      <w:pPr>
        <w:spacing w:line="240" w:lineRule="auto"/>
        <w:rPr>
          <w:rFonts w:ascii="Courier New" w:eastAsia="Times New Roman" w:hAnsi="Courier New" w:cs="Courier New"/>
          <w:b/>
          <w:bCs/>
          <w:lang w:val="uk-UA"/>
        </w:rPr>
      </w:pPr>
    </w:p>
    <w:p w14:paraId="793FED9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get_db</w:t>
      </w:r>
      <w:proofErr w:type="spellEnd"/>
      <w:r w:rsidRPr="00F030B6">
        <w:rPr>
          <w:rFonts w:ascii="Courier New" w:eastAsia="Times New Roman" w:hAnsi="Courier New" w:cs="Courier New"/>
          <w:b/>
          <w:bCs/>
          <w:lang w:val="uk-UA"/>
        </w:rPr>
        <w:t>()</w:t>
      </w:r>
    </w:p>
    <w:p w14:paraId="248AEE5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conn.cursor</w:t>
      </w:r>
      <w:proofErr w:type="spellEnd"/>
      <w:r w:rsidRPr="00F030B6">
        <w:rPr>
          <w:rFonts w:ascii="Courier New" w:eastAsia="Times New Roman" w:hAnsi="Courier New" w:cs="Courier New"/>
          <w:b/>
          <w:bCs/>
          <w:lang w:val="uk-UA"/>
        </w:rPr>
        <w:t>()</w:t>
      </w:r>
    </w:p>
    <w:p w14:paraId="00E708E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cursor.execute</w:t>
      </w:r>
      <w:proofErr w:type="spellEnd"/>
      <w:r w:rsidRPr="00F030B6">
        <w:rPr>
          <w:rFonts w:ascii="Courier New" w:eastAsia="Times New Roman" w:hAnsi="Courier New" w:cs="Courier New"/>
          <w:b/>
          <w:bCs/>
          <w:lang w:val="uk-UA"/>
        </w:rPr>
        <w:t xml:space="preserve">("DELETE FROM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WHERE </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xml:space="preserve"> = ?", (</w:t>
      </w:r>
      <w:proofErr w:type="spellStart"/>
      <w:r w:rsidRPr="00F030B6">
        <w:rPr>
          <w:rFonts w:ascii="Courier New" w:eastAsia="Times New Roman" w:hAnsi="Courier New" w:cs="Courier New"/>
          <w:b/>
          <w:bCs/>
          <w:lang w:val="uk-UA"/>
        </w:rPr>
        <w:t>user_id</w:t>
      </w:r>
      <w:proofErr w:type="spellEnd"/>
      <w:r w:rsidRPr="00F030B6">
        <w:rPr>
          <w:rFonts w:ascii="Courier New" w:eastAsia="Times New Roman" w:hAnsi="Courier New" w:cs="Courier New"/>
          <w:b/>
          <w:bCs/>
          <w:lang w:val="uk-UA"/>
        </w:rPr>
        <w:t>,))</w:t>
      </w:r>
    </w:p>
    <w:p w14:paraId="3A4E4D3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conn.commit</w:t>
      </w:r>
      <w:proofErr w:type="spellEnd"/>
      <w:r w:rsidRPr="00F030B6">
        <w:rPr>
          <w:rFonts w:ascii="Courier New" w:eastAsia="Times New Roman" w:hAnsi="Courier New" w:cs="Courier New"/>
          <w:b/>
          <w:bCs/>
          <w:lang w:val="uk-UA"/>
        </w:rPr>
        <w:t>()</w:t>
      </w:r>
    </w:p>
    <w:p w14:paraId="68F4AD5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conn.close</w:t>
      </w:r>
      <w:proofErr w:type="spellEnd"/>
      <w:r w:rsidRPr="00F030B6">
        <w:rPr>
          <w:rFonts w:ascii="Courier New" w:eastAsia="Times New Roman" w:hAnsi="Courier New" w:cs="Courier New"/>
          <w:b/>
          <w:bCs/>
          <w:lang w:val="uk-UA"/>
        </w:rPr>
        <w:t>()</w:t>
      </w:r>
    </w:p>
    <w:p w14:paraId="0DA9D12C" w14:textId="77777777" w:rsidR="00910D20" w:rsidRPr="00F030B6" w:rsidRDefault="00910D20" w:rsidP="00F030B6">
      <w:pPr>
        <w:spacing w:line="240" w:lineRule="auto"/>
        <w:rPr>
          <w:rFonts w:ascii="Courier New" w:eastAsia="Times New Roman" w:hAnsi="Courier New" w:cs="Courier New"/>
          <w:b/>
          <w:bCs/>
          <w:lang w:val="uk-UA"/>
        </w:rPr>
      </w:pPr>
    </w:p>
    <w:p w14:paraId="46CA492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request.session.clear</w:t>
      </w:r>
      <w:proofErr w:type="spellEnd"/>
      <w:r w:rsidRPr="00F030B6">
        <w:rPr>
          <w:rFonts w:ascii="Courier New" w:eastAsia="Times New Roman" w:hAnsi="Courier New" w:cs="Courier New"/>
          <w:b/>
          <w:bCs/>
          <w:lang w:val="uk-UA"/>
        </w:rPr>
        <w:t>()</w:t>
      </w:r>
    </w:p>
    <w:p w14:paraId="5965DBB3" w14:textId="77777777" w:rsidR="00910D20" w:rsidRPr="00F030B6" w:rsidRDefault="00910D20" w:rsidP="00F030B6">
      <w:pPr>
        <w:spacing w:line="240" w:lineRule="auto"/>
        <w:rPr>
          <w:rFonts w:ascii="Courier New" w:eastAsia="Times New Roman" w:hAnsi="Courier New" w:cs="Courier New"/>
          <w:b/>
          <w:bCs/>
          <w:lang w:val="uk-UA"/>
        </w:rPr>
      </w:pPr>
    </w:p>
    <w:p w14:paraId="33AA3D2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message</w:t>
      </w:r>
      <w:proofErr w:type="spellEnd"/>
      <w:r w:rsidRPr="00F030B6">
        <w:rPr>
          <w:rFonts w:ascii="Courier New" w:eastAsia="Times New Roman" w:hAnsi="Courier New" w:cs="Courier New"/>
          <w:b/>
          <w:bCs/>
          <w:lang w:val="uk-UA"/>
        </w:rPr>
        <w:t>": "Акаунт успішно видалено"}</w:t>
      </w:r>
    </w:p>
    <w:p w14:paraId="24F86320" w14:textId="77777777" w:rsidR="00910D20" w:rsidRPr="003054B9" w:rsidRDefault="00910D20">
      <w:pPr>
        <w:rPr>
          <w:rFonts w:ascii="Times New Roman" w:eastAsia="Times New Roman" w:hAnsi="Times New Roman" w:cs="Times New Roman"/>
          <w:sz w:val="28"/>
          <w:szCs w:val="28"/>
          <w:lang w:val="uk-UA"/>
        </w:rPr>
      </w:pPr>
    </w:p>
    <w:p w14:paraId="6C18FE7C" w14:textId="77777777" w:rsidR="00EB71BB" w:rsidRDefault="00037421" w:rsidP="00EB71BB">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Після ознайомлення з можливос</w:t>
      </w:r>
      <w:r w:rsidR="00F030B6">
        <w:rPr>
          <w:rFonts w:ascii="Times New Roman" w:eastAsia="Times New Roman" w:hAnsi="Times New Roman" w:cs="Times New Roman"/>
          <w:sz w:val="28"/>
          <w:szCs w:val="28"/>
          <w:lang w:val="uk-UA"/>
        </w:rPr>
        <w:t>тя</w:t>
      </w:r>
      <w:r w:rsidRPr="003054B9">
        <w:rPr>
          <w:rFonts w:ascii="Times New Roman" w:eastAsia="Times New Roman" w:hAnsi="Times New Roman" w:cs="Times New Roman"/>
          <w:sz w:val="28"/>
          <w:szCs w:val="28"/>
          <w:lang w:val="uk-UA"/>
        </w:rPr>
        <w:t xml:space="preserve">ми сторінки профілю користувач може перейти на сторінку відгуків та ознайомитися зі своїми новими можливостями. А саме появи кнопки створити відгук, та кнопок редагування видалення після створення </w:t>
      </w:r>
      <w:r w:rsidR="00F030B6">
        <w:rPr>
          <w:rFonts w:ascii="Times New Roman" w:eastAsia="Times New Roman" w:hAnsi="Times New Roman" w:cs="Times New Roman"/>
          <w:sz w:val="28"/>
          <w:szCs w:val="28"/>
          <w:lang w:val="uk-UA"/>
        </w:rPr>
        <w:t>відгуку(див.рис.4.12)</w:t>
      </w:r>
    </w:p>
    <w:p w14:paraId="67FF7C51" w14:textId="4891B819" w:rsidR="00910D20" w:rsidRDefault="00EB71BB" w:rsidP="00EB71BB">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D88649E" wp14:editId="7488FFA6">
            <wp:extent cx="5731200" cy="11684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1168400"/>
                    </a:xfrm>
                    <a:prstGeom prst="rect">
                      <a:avLst/>
                    </a:prstGeom>
                    <a:ln/>
                  </pic:spPr>
                </pic:pic>
              </a:graphicData>
            </a:graphic>
          </wp:inline>
        </w:drawing>
      </w:r>
    </w:p>
    <w:p w14:paraId="091754F1" w14:textId="3199CB06" w:rsidR="00F144D5" w:rsidRDefault="00F144D5" w:rsidP="00EB71BB">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4.12 – Оновлена сторінка відгуків для </w:t>
      </w:r>
      <w:proofErr w:type="spellStart"/>
      <w:r>
        <w:rPr>
          <w:rFonts w:ascii="Times New Roman" w:eastAsia="Times New Roman" w:hAnsi="Times New Roman" w:cs="Times New Roman"/>
          <w:sz w:val="28"/>
          <w:szCs w:val="28"/>
          <w:lang w:val="uk-UA"/>
        </w:rPr>
        <w:t>залогіненого</w:t>
      </w:r>
      <w:proofErr w:type="spellEnd"/>
      <w:r>
        <w:rPr>
          <w:rFonts w:ascii="Times New Roman" w:eastAsia="Times New Roman" w:hAnsi="Times New Roman" w:cs="Times New Roman"/>
          <w:sz w:val="28"/>
          <w:szCs w:val="28"/>
          <w:lang w:val="uk-UA"/>
        </w:rPr>
        <w:t xml:space="preserve"> користувача</w:t>
      </w:r>
    </w:p>
    <w:p w14:paraId="740E7BCB" w14:textId="77777777" w:rsidR="0090609A" w:rsidRPr="003054B9" w:rsidRDefault="0090609A" w:rsidP="00EB71BB">
      <w:pPr>
        <w:spacing w:line="360" w:lineRule="auto"/>
        <w:jc w:val="center"/>
        <w:rPr>
          <w:rFonts w:ascii="Times New Roman" w:eastAsia="Times New Roman" w:hAnsi="Times New Roman" w:cs="Times New Roman"/>
          <w:sz w:val="28"/>
          <w:szCs w:val="28"/>
          <w:lang w:val="uk-UA"/>
        </w:rPr>
      </w:pPr>
    </w:p>
    <w:p w14:paraId="4F512A62" w14:textId="38EA3498" w:rsidR="00910D20" w:rsidRPr="003054B9" w:rsidRDefault="00037421" w:rsidP="005D5F6E">
      <w:pPr>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Користувачу відкривається окреме модульне вікно з полями</w:t>
      </w:r>
      <w:r w:rsidR="00EB71BB">
        <w:rPr>
          <w:rFonts w:ascii="Times New Roman" w:eastAsia="Times New Roman" w:hAnsi="Times New Roman" w:cs="Times New Roman"/>
          <w:sz w:val="28"/>
          <w:szCs w:val="28"/>
          <w:lang w:val="uk-UA"/>
        </w:rPr>
        <w:t>(див.рис.4.13)</w:t>
      </w:r>
      <w:r w:rsidRPr="003054B9">
        <w:rPr>
          <w:rFonts w:ascii="Times New Roman" w:eastAsia="Times New Roman" w:hAnsi="Times New Roman" w:cs="Times New Roman"/>
          <w:sz w:val="28"/>
          <w:szCs w:val="28"/>
          <w:lang w:val="uk-UA"/>
        </w:rPr>
        <w:t>, які необхідно заповнити</w:t>
      </w:r>
      <w:r w:rsidR="00EB71BB">
        <w:rPr>
          <w:rFonts w:ascii="Times New Roman" w:eastAsia="Times New Roman" w:hAnsi="Times New Roman" w:cs="Times New Roman"/>
          <w:sz w:val="28"/>
          <w:szCs w:val="28"/>
          <w:lang w:val="uk-UA"/>
        </w:rPr>
        <w:t>.</w:t>
      </w:r>
    </w:p>
    <w:p w14:paraId="77D3CE36" w14:textId="2685CAEA"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2769530" wp14:editId="4A46411B">
            <wp:extent cx="5731200" cy="3492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1200" cy="3492500"/>
                    </a:xfrm>
                    <a:prstGeom prst="rect">
                      <a:avLst/>
                    </a:prstGeom>
                    <a:ln/>
                  </pic:spPr>
                </pic:pic>
              </a:graphicData>
            </a:graphic>
          </wp:inline>
        </w:drawing>
      </w:r>
    </w:p>
    <w:p w14:paraId="75C6311F" w14:textId="0BF08091" w:rsidR="00F144D5"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4.13 – Форма створення відгуку</w:t>
      </w:r>
    </w:p>
    <w:p w14:paraId="2480E9E2" w14:textId="77777777" w:rsidR="00EB71BB" w:rsidRPr="003054B9" w:rsidRDefault="00EB71BB" w:rsidP="00F030B6">
      <w:pPr>
        <w:spacing w:line="360" w:lineRule="auto"/>
        <w:jc w:val="center"/>
        <w:rPr>
          <w:rFonts w:ascii="Times New Roman" w:eastAsia="Times New Roman" w:hAnsi="Times New Roman" w:cs="Times New Roman"/>
          <w:sz w:val="28"/>
          <w:szCs w:val="28"/>
          <w:lang w:val="uk-UA"/>
        </w:rPr>
      </w:pPr>
    </w:p>
    <w:p w14:paraId="139ADAF1" w14:textId="48CCB4EE" w:rsidR="00910D20" w:rsidRPr="003054B9" w:rsidRDefault="00037421" w:rsidP="005D5F6E">
      <w:pPr>
        <w:ind w:firstLine="720"/>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При натисканні кнопки збереження </w:t>
      </w:r>
      <w:r w:rsidR="005D5F6E">
        <w:rPr>
          <w:rFonts w:ascii="Times New Roman" w:eastAsia="Times New Roman" w:hAnsi="Times New Roman" w:cs="Times New Roman"/>
          <w:sz w:val="28"/>
          <w:szCs w:val="28"/>
          <w:lang w:val="uk-UA"/>
        </w:rPr>
        <w:t>відгук</w:t>
      </w:r>
      <w:r w:rsidRPr="003054B9">
        <w:rPr>
          <w:rFonts w:ascii="Times New Roman" w:eastAsia="Times New Roman" w:hAnsi="Times New Roman" w:cs="Times New Roman"/>
          <w:sz w:val="28"/>
          <w:szCs w:val="28"/>
          <w:lang w:val="uk-UA"/>
        </w:rPr>
        <w:t xml:space="preserve"> додається до </w:t>
      </w:r>
      <w:r w:rsidR="00EB71BB">
        <w:rPr>
          <w:rFonts w:ascii="Times New Roman" w:eastAsia="Times New Roman" w:hAnsi="Times New Roman" w:cs="Times New Roman"/>
          <w:sz w:val="28"/>
          <w:szCs w:val="28"/>
          <w:lang w:val="uk-UA"/>
        </w:rPr>
        <w:t>БД</w:t>
      </w:r>
      <w:r w:rsidRPr="003054B9">
        <w:rPr>
          <w:rFonts w:ascii="Times New Roman" w:eastAsia="Times New Roman" w:hAnsi="Times New Roman" w:cs="Times New Roman"/>
          <w:sz w:val="28"/>
          <w:szCs w:val="28"/>
          <w:lang w:val="uk-UA"/>
        </w:rPr>
        <w:t xml:space="preserve">, та </w:t>
      </w:r>
      <w:r w:rsidR="005D5F6E">
        <w:rPr>
          <w:rFonts w:ascii="Times New Roman" w:eastAsia="Times New Roman" w:hAnsi="Times New Roman" w:cs="Times New Roman"/>
          <w:sz w:val="28"/>
          <w:szCs w:val="28"/>
          <w:lang w:val="uk-UA"/>
        </w:rPr>
        <w:t>стає доступним для перегляду в</w:t>
      </w:r>
      <w:r w:rsidRPr="003054B9">
        <w:rPr>
          <w:rFonts w:ascii="Times New Roman" w:eastAsia="Times New Roman" w:hAnsi="Times New Roman" w:cs="Times New Roman"/>
          <w:sz w:val="28"/>
          <w:szCs w:val="28"/>
          <w:lang w:val="uk-UA"/>
        </w:rPr>
        <w:t xml:space="preserve"> списку </w:t>
      </w:r>
      <w:r w:rsidR="005D5F6E">
        <w:rPr>
          <w:rFonts w:ascii="Times New Roman" w:eastAsia="Times New Roman" w:hAnsi="Times New Roman" w:cs="Times New Roman"/>
          <w:sz w:val="28"/>
          <w:szCs w:val="28"/>
          <w:lang w:val="uk-UA"/>
        </w:rPr>
        <w:t>відгуків(див.рис.4.14)</w:t>
      </w:r>
      <w:r w:rsidRPr="003054B9">
        <w:rPr>
          <w:rFonts w:ascii="Times New Roman" w:eastAsia="Times New Roman" w:hAnsi="Times New Roman" w:cs="Times New Roman"/>
          <w:sz w:val="28"/>
          <w:szCs w:val="28"/>
          <w:lang w:val="uk-UA"/>
        </w:rPr>
        <w:t>.</w:t>
      </w:r>
    </w:p>
    <w:p w14:paraId="36CE03A0" w14:textId="297D1092"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043C8D97" wp14:editId="22109919">
            <wp:extent cx="5731200" cy="22479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2247900"/>
                    </a:xfrm>
                    <a:prstGeom prst="rect">
                      <a:avLst/>
                    </a:prstGeom>
                    <a:ln/>
                  </pic:spPr>
                </pic:pic>
              </a:graphicData>
            </a:graphic>
          </wp:inline>
        </w:drawing>
      </w:r>
    </w:p>
    <w:p w14:paraId="3DF1723A" w14:textId="1381BDAB" w:rsidR="00F144D5" w:rsidRPr="003054B9"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4.14 – Новий створений відгук додався до списку</w:t>
      </w:r>
    </w:p>
    <w:p w14:paraId="186DF42F" w14:textId="10D7F9EF" w:rsidR="00910D20" w:rsidRPr="003054B9" w:rsidRDefault="00037421" w:rsidP="00D74DBA">
      <w:pPr>
        <w:ind w:firstLine="720"/>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 панель. Для доступу до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 панелі користувач має мати рол</w:t>
      </w:r>
      <w:r w:rsidR="00F144D5">
        <w:rPr>
          <w:rFonts w:ascii="Times New Roman" w:eastAsia="Times New Roman" w:hAnsi="Times New Roman" w:cs="Times New Roman"/>
          <w:sz w:val="28"/>
          <w:szCs w:val="28"/>
          <w:lang w:val="uk-UA"/>
        </w:rPr>
        <w:t>ь</w:t>
      </w:r>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та перейти до профілю. Йому відкриється доступ до прихо</w:t>
      </w:r>
      <w:r w:rsidR="001B4EB8">
        <w:rPr>
          <w:rFonts w:ascii="Times New Roman" w:eastAsia="Times New Roman" w:hAnsi="Times New Roman" w:cs="Times New Roman"/>
          <w:sz w:val="28"/>
          <w:szCs w:val="28"/>
          <w:lang w:val="uk-UA"/>
        </w:rPr>
        <w:t>ва</w:t>
      </w:r>
      <w:r w:rsidRPr="003054B9">
        <w:rPr>
          <w:rFonts w:ascii="Times New Roman" w:eastAsia="Times New Roman" w:hAnsi="Times New Roman" w:cs="Times New Roman"/>
          <w:sz w:val="28"/>
          <w:szCs w:val="28"/>
          <w:lang w:val="uk-UA"/>
        </w:rPr>
        <w:t xml:space="preserve">ної кнопки переходу до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 панелі.</w:t>
      </w:r>
    </w:p>
    <w:p w14:paraId="4D3D677F" w14:textId="7355F6E6"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1CE133E" wp14:editId="09C53673">
            <wp:extent cx="5731200" cy="22733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731200" cy="2273300"/>
                    </a:xfrm>
                    <a:prstGeom prst="rect">
                      <a:avLst/>
                    </a:prstGeom>
                    <a:ln/>
                  </pic:spPr>
                </pic:pic>
              </a:graphicData>
            </a:graphic>
          </wp:inline>
        </w:drawing>
      </w:r>
    </w:p>
    <w:p w14:paraId="43EDD515" w14:textId="5BD33D46" w:rsidR="00F144D5" w:rsidRPr="003054B9" w:rsidRDefault="00F144D5"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4.15 – Оновлений профіль для ролі адміністратор</w:t>
      </w:r>
    </w:p>
    <w:p w14:paraId="47B8445C" w14:textId="77777777" w:rsidR="00910D20" w:rsidRPr="003054B9" w:rsidRDefault="00910D20">
      <w:pPr>
        <w:rPr>
          <w:rFonts w:ascii="Times New Roman" w:eastAsia="Times New Roman" w:hAnsi="Times New Roman" w:cs="Times New Roman"/>
          <w:sz w:val="28"/>
          <w:szCs w:val="28"/>
          <w:lang w:val="uk-UA"/>
        </w:rPr>
      </w:pPr>
    </w:p>
    <w:p w14:paraId="0323535E" w14:textId="18754D28"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6DC6963E" wp14:editId="0E3E34E2">
            <wp:extent cx="3322320" cy="2225040"/>
            <wp:effectExtent l="0" t="0" r="0" b="381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322320" cy="2225040"/>
                    </a:xfrm>
                    <a:prstGeom prst="rect">
                      <a:avLst/>
                    </a:prstGeom>
                    <a:ln/>
                  </pic:spPr>
                </pic:pic>
              </a:graphicData>
            </a:graphic>
          </wp:inline>
        </w:drawing>
      </w:r>
    </w:p>
    <w:p w14:paraId="671DB738" w14:textId="489BF9AD" w:rsidR="001B5661" w:rsidRDefault="001B5661"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4.16 – </w:t>
      </w:r>
      <w:proofErr w:type="spellStart"/>
      <w:r>
        <w:rPr>
          <w:rFonts w:ascii="Times New Roman" w:eastAsia="Times New Roman" w:hAnsi="Times New Roman" w:cs="Times New Roman"/>
          <w:sz w:val="28"/>
          <w:szCs w:val="28"/>
          <w:lang w:val="uk-UA"/>
        </w:rPr>
        <w:t>Адмін</w:t>
      </w:r>
      <w:proofErr w:type="spellEnd"/>
      <w:r>
        <w:rPr>
          <w:rFonts w:ascii="Times New Roman" w:eastAsia="Times New Roman" w:hAnsi="Times New Roman" w:cs="Times New Roman"/>
          <w:sz w:val="28"/>
          <w:szCs w:val="28"/>
          <w:lang w:val="uk-UA"/>
        </w:rPr>
        <w:t xml:space="preserve"> панель(головне меню)</w:t>
      </w:r>
    </w:p>
    <w:p w14:paraId="22C63000" w14:textId="282C34C9" w:rsidR="001B4EB8" w:rsidRDefault="001B4EB8" w:rsidP="00F030B6">
      <w:pPr>
        <w:spacing w:line="360" w:lineRule="auto"/>
        <w:jc w:val="center"/>
        <w:rPr>
          <w:rFonts w:ascii="Times New Roman" w:eastAsia="Times New Roman" w:hAnsi="Times New Roman" w:cs="Times New Roman"/>
          <w:sz w:val="28"/>
          <w:szCs w:val="28"/>
          <w:lang w:val="uk-UA"/>
        </w:rPr>
      </w:pPr>
    </w:p>
    <w:p w14:paraId="42F1D31E" w14:textId="09378299" w:rsidR="001B4EB8" w:rsidRPr="003054B9" w:rsidRDefault="001B4EB8" w:rsidP="001B4EB8">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ab/>
        <w:t xml:space="preserve">Подорожуючи кнопками </w:t>
      </w:r>
      <w:proofErr w:type="spellStart"/>
      <w:r>
        <w:rPr>
          <w:rFonts w:ascii="Times New Roman" w:eastAsia="Times New Roman" w:hAnsi="Times New Roman" w:cs="Times New Roman"/>
          <w:sz w:val="28"/>
          <w:szCs w:val="28"/>
          <w:lang w:val="uk-UA"/>
        </w:rPr>
        <w:t>адмін</w:t>
      </w:r>
      <w:proofErr w:type="spellEnd"/>
      <w:r>
        <w:rPr>
          <w:rFonts w:ascii="Times New Roman" w:eastAsia="Times New Roman" w:hAnsi="Times New Roman" w:cs="Times New Roman"/>
          <w:sz w:val="28"/>
          <w:szCs w:val="28"/>
          <w:lang w:val="uk-UA"/>
        </w:rPr>
        <w:t xml:space="preserve"> меню, користувач може взаємодіяти з записами користувачів(див.рис.4.17), відгуків(див.рис.4.18), новин(</w:t>
      </w:r>
      <w:r w:rsidR="0090609A">
        <w:rPr>
          <w:rFonts w:ascii="Times New Roman" w:eastAsia="Times New Roman" w:hAnsi="Times New Roman" w:cs="Times New Roman"/>
          <w:sz w:val="28"/>
          <w:szCs w:val="28"/>
          <w:lang w:val="uk-UA"/>
        </w:rPr>
        <w:t>див.рис.</w:t>
      </w:r>
      <w:r>
        <w:rPr>
          <w:rFonts w:ascii="Times New Roman" w:eastAsia="Times New Roman" w:hAnsi="Times New Roman" w:cs="Times New Roman"/>
          <w:sz w:val="28"/>
          <w:szCs w:val="28"/>
          <w:lang w:val="uk-UA"/>
        </w:rPr>
        <w:t>4.19).</w:t>
      </w:r>
    </w:p>
    <w:p w14:paraId="7D41FDBC" w14:textId="54DDF87E"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68314EF" wp14:editId="1DC71E05">
            <wp:extent cx="5731200" cy="13716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1371600"/>
                    </a:xfrm>
                    <a:prstGeom prst="rect">
                      <a:avLst/>
                    </a:prstGeom>
                    <a:ln/>
                  </pic:spPr>
                </pic:pic>
              </a:graphicData>
            </a:graphic>
          </wp:inline>
        </w:drawing>
      </w:r>
    </w:p>
    <w:p w14:paraId="6292ED76" w14:textId="46ECB988" w:rsidR="001B5661" w:rsidRPr="003054B9" w:rsidRDefault="001B5661"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4.17 – </w:t>
      </w:r>
      <w:proofErr w:type="spellStart"/>
      <w:r>
        <w:rPr>
          <w:rFonts w:ascii="Times New Roman" w:eastAsia="Times New Roman" w:hAnsi="Times New Roman" w:cs="Times New Roman"/>
          <w:sz w:val="28"/>
          <w:szCs w:val="28"/>
          <w:lang w:val="uk-UA"/>
        </w:rPr>
        <w:t>Адмін</w:t>
      </w:r>
      <w:proofErr w:type="spellEnd"/>
      <w:r>
        <w:rPr>
          <w:rFonts w:ascii="Times New Roman" w:eastAsia="Times New Roman" w:hAnsi="Times New Roman" w:cs="Times New Roman"/>
          <w:sz w:val="28"/>
          <w:szCs w:val="28"/>
          <w:lang w:val="uk-UA"/>
        </w:rPr>
        <w:t xml:space="preserve"> панель(Вкладка користувачі)</w:t>
      </w:r>
    </w:p>
    <w:p w14:paraId="67B0052A" w14:textId="77777777" w:rsidR="00910D20" w:rsidRPr="003054B9" w:rsidRDefault="00910D20" w:rsidP="00F030B6">
      <w:pPr>
        <w:spacing w:line="360" w:lineRule="auto"/>
        <w:jc w:val="center"/>
        <w:rPr>
          <w:rFonts w:ascii="Times New Roman" w:eastAsia="Times New Roman" w:hAnsi="Times New Roman" w:cs="Times New Roman"/>
          <w:sz w:val="28"/>
          <w:szCs w:val="28"/>
          <w:lang w:val="uk-UA"/>
        </w:rPr>
      </w:pPr>
    </w:p>
    <w:p w14:paraId="66C3145E" w14:textId="02966EAD"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7AD76FC4" wp14:editId="35E7BD1F">
            <wp:extent cx="5731200" cy="9017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901700"/>
                    </a:xfrm>
                    <a:prstGeom prst="rect">
                      <a:avLst/>
                    </a:prstGeom>
                    <a:ln/>
                  </pic:spPr>
                </pic:pic>
              </a:graphicData>
            </a:graphic>
          </wp:inline>
        </w:drawing>
      </w:r>
    </w:p>
    <w:p w14:paraId="60209546" w14:textId="2B5D428D" w:rsidR="001B5661" w:rsidRPr="003054B9" w:rsidRDefault="001B5661"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4.18 – </w:t>
      </w:r>
      <w:proofErr w:type="spellStart"/>
      <w:r>
        <w:rPr>
          <w:rFonts w:ascii="Times New Roman" w:eastAsia="Times New Roman" w:hAnsi="Times New Roman" w:cs="Times New Roman"/>
          <w:sz w:val="28"/>
          <w:szCs w:val="28"/>
          <w:lang w:val="uk-UA"/>
        </w:rPr>
        <w:t>Адмін</w:t>
      </w:r>
      <w:proofErr w:type="spellEnd"/>
      <w:r>
        <w:rPr>
          <w:rFonts w:ascii="Times New Roman" w:eastAsia="Times New Roman" w:hAnsi="Times New Roman" w:cs="Times New Roman"/>
          <w:sz w:val="28"/>
          <w:szCs w:val="28"/>
          <w:lang w:val="uk-UA"/>
        </w:rPr>
        <w:t xml:space="preserve"> панель(Вкладка відгуки)</w:t>
      </w:r>
    </w:p>
    <w:p w14:paraId="64F13A81" w14:textId="77777777" w:rsidR="00910D20" w:rsidRPr="003054B9" w:rsidRDefault="00910D20" w:rsidP="00F030B6">
      <w:pPr>
        <w:spacing w:line="360" w:lineRule="auto"/>
        <w:jc w:val="center"/>
        <w:rPr>
          <w:rFonts w:ascii="Times New Roman" w:eastAsia="Times New Roman" w:hAnsi="Times New Roman" w:cs="Times New Roman"/>
          <w:sz w:val="28"/>
          <w:szCs w:val="28"/>
          <w:lang w:val="uk-UA"/>
        </w:rPr>
      </w:pPr>
    </w:p>
    <w:p w14:paraId="155E5755" w14:textId="33CEEC12" w:rsidR="00910D20" w:rsidRDefault="00037421" w:rsidP="00F030B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164F1F1D" wp14:editId="74694EA2">
            <wp:extent cx="5731200" cy="33020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31200" cy="3302000"/>
                    </a:xfrm>
                    <a:prstGeom prst="rect">
                      <a:avLst/>
                    </a:prstGeom>
                    <a:ln/>
                  </pic:spPr>
                </pic:pic>
              </a:graphicData>
            </a:graphic>
          </wp:inline>
        </w:drawing>
      </w:r>
    </w:p>
    <w:p w14:paraId="5F492401" w14:textId="64FBC216" w:rsidR="00910D20" w:rsidRDefault="001B5661" w:rsidP="00F030B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4.19  - </w:t>
      </w:r>
      <w:proofErr w:type="spellStart"/>
      <w:r>
        <w:rPr>
          <w:rFonts w:ascii="Times New Roman" w:eastAsia="Times New Roman" w:hAnsi="Times New Roman" w:cs="Times New Roman"/>
          <w:sz w:val="28"/>
          <w:szCs w:val="28"/>
          <w:lang w:val="uk-UA"/>
        </w:rPr>
        <w:t>Адмін</w:t>
      </w:r>
      <w:proofErr w:type="spellEnd"/>
      <w:r>
        <w:rPr>
          <w:rFonts w:ascii="Times New Roman" w:eastAsia="Times New Roman" w:hAnsi="Times New Roman" w:cs="Times New Roman"/>
          <w:sz w:val="28"/>
          <w:szCs w:val="28"/>
          <w:lang w:val="uk-UA"/>
        </w:rPr>
        <w:t xml:space="preserve"> панель (Вкладка новини)</w:t>
      </w:r>
    </w:p>
    <w:p w14:paraId="2951B650" w14:textId="3ECBD941" w:rsidR="001B4EB8" w:rsidRDefault="001B4EB8" w:rsidP="00F030B6">
      <w:pPr>
        <w:spacing w:line="360" w:lineRule="auto"/>
        <w:jc w:val="center"/>
        <w:rPr>
          <w:rFonts w:ascii="Times New Roman" w:eastAsia="Times New Roman" w:hAnsi="Times New Roman" w:cs="Times New Roman"/>
          <w:sz w:val="28"/>
          <w:szCs w:val="28"/>
          <w:lang w:val="uk-UA"/>
        </w:rPr>
      </w:pPr>
    </w:p>
    <w:p w14:paraId="2D5A6350" w14:textId="7FA0BF96" w:rsidR="001B4EB8" w:rsidRDefault="001B4EB8" w:rsidP="00F030B6">
      <w:pPr>
        <w:spacing w:line="360" w:lineRule="auto"/>
        <w:jc w:val="center"/>
        <w:rPr>
          <w:rFonts w:ascii="Times New Roman" w:eastAsia="Times New Roman" w:hAnsi="Times New Roman" w:cs="Times New Roman"/>
          <w:sz w:val="28"/>
          <w:szCs w:val="28"/>
          <w:lang w:val="uk-UA"/>
        </w:rPr>
      </w:pPr>
    </w:p>
    <w:p w14:paraId="54E2E14A" w14:textId="1EE9C135" w:rsidR="001B4EB8" w:rsidRDefault="001B4EB8" w:rsidP="00F030B6">
      <w:pPr>
        <w:spacing w:line="360" w:lineRule="auto"/>
        <w:jc w:val="center"/>
        <w:rPr>
          <w:rFonts w:ascii="Times New Roman" w:eastAsia="Times New Roman" w:hAnsi="Times New Roman" w:cs="Times New Roman"/>
          <w:sz w:val="28"/>
          <w:szCs w:val="28"/>
          <w:lang w:val="uk-UA"/>
        </w:rPr>
      </w:pPr>
    </w:p>
    <w:p w14:paraId="08A5C242" w14:textId="5A1A13B3" w:rsidR="001B4EB8" w:rsidRDefault="001B4EB8" w:rsidP="00F030B6">
      <w:pPr>
        <w:spacing w:line="360" w:lineRule="auto"/>
        <w:jc w:val="center"/>
        <w:rPr>
          <w:rFonts w:ascii="Times New Roman" w:eastAsia="Times New Roman" w:hAnsi="Times New Roman" w:cs="Times New Roman"/>
          <w:sz w:val="28"/>
          <w:szCs w:val="28"/>
          <w:lang w:val="uk-UA"/>
        </w:rPr>
      </w:pPr>
    </w:p>
    <w:p w14:paraId="339B11BB" w14:textId="6F74100C" w:rsidR="001B5661" w:rsidRPr="003054B9" w:rsidRDefault="001B4EB8" w:rsidP="001B4EB8">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ab/>
        <w:t>При створенні</w:t>
      </w:r>
      <w:r>
        <w:rPr>
          <w:rFonts w:ascii="Times New Roman" w:eastAsia="Times New Roman" w:hAnsi="Times New Roman" w:cs="Times New Roman"/>
          <w:sz w:val="28"/>
          <w:szCs w:val="28"/>
          <w:lang w:val="en-GB"/>
        </w:rPr>
        <w:t>/</w:t>
      </w:r>
      <w:r>
        <w:rPr>
          <w:rFonts w:ascii="Times New Roman" w:eastAsia="Times New Roman" w:hAnsi="Times New Roman" w:cs="Times New Roman"/>
          <w:sz w:val="28"/>
          <w:szCs w:val="28"/>
          <w:lang w:val="uk-UA"/>
        </w:rPr>
        <w:t>редагування новини користувач має заповнити</w:t>
      </w:r>
      <w:r>
        <w:rPr>
          <w:rFonts w:ascii="Times New Roman" w:eastAsia="Times New Roman" w:hAnsi="Times New Roman" w:cs="Times New Roman"/>
          <w:sz w:val="28"/>
          <w:szCs w:val="28"/>
          <w:lang w:val="en-GB"/>
        </w:rPr>
        <w:t>/</w:t>
      </w:r>
      <w:r>
        <w:rPr>
          <w:rFonts w:ascii="Times New Roman" w:eastAsia="Times New Roman" w:hAnsi="Times New Roman" w:cs="Times New Roman"/>
          <w:sz w:val="28"/>
          <w:szCs w:val="28"/>
          <w:lang w:val="uk-UA"/>
        </w:rPr>
        <w:t>редагувати відповідні поля у модальному вікні(див.рис.4.20). Далі запис новини додається до БД, та всі користувачі можуть переглянути оновлений список меню на сторінці новин(див.рис.4.23).</w:t>
      </w:r>
    </w:p>
    <w:p w14:paraId="13F7292F" w14:textId="7B8C788E" w:rsidR="00910D20" w:rsidRDefault="00037421" w:rsidP="00C41E04">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06FA986A" wp14:editId="742FB33B">
            <wp:extent cx="5181600" cy="3329940"/>
            <wp:effectExtent l="0" t="0" r="0" b="381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181896" cy="3330130"/>
                    </a:xfrm>
                    <a:prstGeom prst="rect">
                      <a:avLst/>
                    </a:prstGeom>
                    <a:ln/>
                  </pic:spPr>
                </pic:pic>
              </a:graphicData>
            </a:graphic>
          </wp:inline>
        </w:drawing>
      </w:r>
    </w:p>
    <w:p w14:paraId="56F9D034" w14:textId="4BDE896A" w:rsidR="001B5661" w:rsidRPr="003054B9" w:rsidRDefault="001B5661" w:rsidP="00C41E04">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4.20 – Форма додавання новини</w:t>
      </w:r>
    </w:p>
    <w:p w14:paraId="0BF3BC5B" w14:textId="334A9042" w:rsidR="00910D20" w:rsidRDefault="00037421" w:rsidP="00C41E04">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14F46D85" wp14:editId="001A3A32">
            <wp:extent cx="4219575" cy="2800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219575" cy="2800350"/>
                    </a:xfrm>
                    <a:prstGeom prst="rect">
                      <a:avLst/>
                    </a:prstGeom>
                    <a:ln/>
                  </pic:spPr>
                </pic:pic>
              </a:graphicData>
            </a:graphic>
          </wp:inline>
        </w:drawing>
      </w:r>
    </w:p>
    <w:p w14:paraId="4E8D0B44" w14:textId="0F74544A" w:rsidR="001B5661" w:rsidRPr="003054B9" w:rsidRDefault="001B5661" w:rsidP="00C41E04">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4.21 – Заповнена форма додавання новини</w:t>
      </w:r>
    </w:p>
    <w:p w14:paraId="208D9F17" w14:textId="77777777" w:rsidR="00910D20" w:rsidRPr="003054B9" w:rsidRDefault="00910D20">
      <w:pPr>
        <w:rPr>
          <w:rFonts w:ascii="Times New Roman" w:eastAsia="Times New Roman" w:hAnsi="Times New Roman" w:cs="Times New Roman"/>
          <w:sz w:val="28"/>
          <w:szCs w:val="28"/>
          <w:lang w:val="uk-UA"/>
        </w:rPr>
      </w:pPr>
    </w:p>
    <w:p w14:paraId="741CF963" w14:textId="7CD24331" w:rsidR="00910D20" w:rsidRDefault="00037421" w:rsidP="00C41E04">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lastRenderedPageBreak/>
        <w:drawing>
          <wp:inline distT="114300" distB="114300" distL="114300" distR="114300" wp14:anchorId="09375075" wp14:editId="2A164623">
            <wp:extent cx="5731200" cy="36322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731200" cy="3632200"/>
                    </a:xfrm>
                    <a:prstGeom prst="rect">
                      <a:avLst/>
                    </a:prstGeom>
                    <a:ln/>
                  </pic:spPr>
                </pic:pic>
              </a:graphicData>
            </a:graphic>
          </wp:inline>
        </w:drawing>
      </w:r>
    </w:p>
    <w:p w14:paraId="2968A45D" w14:textId="48F410C6" w:rsidR="001B5661" w:rsidRPr="003054B9" w:rsidRDefault="001B5661" w:rsidP="00C41E04">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4.22 – Додана нова новина у списку панелі адміністратора</w:t>
      </w:r>
    </w:p>
    <w:p w14:paraId="16984879" w14:textId="77777777" w:rsidR="00910D20" w:rsidRPr="003054B9" w:rsidRDefault="00910D20" w:rsidP="00F030B6">
      <w:pPr>
        <w:spacing w:line="360" w:lineRule="auto"/>
        <w:rPr>
          <w:rFonts w:ascii="Times New Roman" w:eastAsia="Times New Roman" w:hAnsi="Times New Roman" w:cs="Times New Roman"/>
          <w:sz w:val="28"/>
          <w:szCs w:val="28"/>
          <w:lang w:val="uk-UA"/>
        </w:rPr>
      </w:pPr>
    </w:p>
    <w:p w14:paraId="6B210705" w14:textId="56344522" w:rsidR="00910D20" w:rsidRDefault="00037421" w:rsidP="00AC0196">
      <w:pPr>
        <w:spacing w:line="360" w:lineRule="auto"/>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noProof/>
          <w:sz w:val="28"/>
          <w:szCs w:val="28"/>
          <w:lang w:val="uk-UA"/>
        </w:rPr>
        <w:drawing>
          <wp:inline distT="114300" distB="114300" distL="114300" distR="114300" wp14:anchorId="338D8652" wp14:editId="5766CBAC">
            <wp:extent cx="5731200" cy="4191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4191000"/>
                    </a:xfrm>
                    <a:prstGeom prst="rect">
                      <a:avLst/>
                    </a:prstGeom>
                    <a:ln/>
                  </pic:spPr>
                </pic:pic>
              </a:graphicData>
            </a:graphic>
          </wp:inline>
        </w:drawing>
      </w:r>
    </w:p>
    <w:p w14:paraId="2E4D14F3" w14:textId="34241D7B" w:rsidR="001B5661" w:rsidRPr="003054B9" w:rsidRDefault="001B5661" w:rsidP="00AC0196">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4.23 – Оновлений список усіх новин</w:t>
      </w:r>
    </w:p>
    <w:p w14:paraId="6D174C71" w14:textId="77777777" w:rsidR="00910D20" w:rsidRPr="003054B9" w:rsidRDefault="00910D20">
      <w:pPr>
        <w:rPr>
          <w:rFonts w:ascii="Times New Roman" w:eastAsia="Times New Roman" w:hAnsi="Times New Roman" w:cs="Times New Roman"/>
          <w:sz w:val="28"/>
          <w:szCs w:val="28"/>
          <w:lang w:val="uk-UA"/>
        </w:rPr>
      </w:pPr>
    </w:p>
    <w:p w14:paraId="4A132371" w14:textId="77777777" w:rsidR="00F030B6" w:rsidRDefault="00037421" w:rsidP="00F030B6">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Реалізація </w:t>
      </w:r>
      <w:proofErr w:type="spellStart"/>
      <w:r w:rsidRPr="003054B9">
        <w:rPr>
          <w:rFonts w:ascii="Times New Roman" w:eastAsia="Times New Roman" w:hAnsi="Times New Roman" w:cs="Times New Roman"/>
          <w:sz w:val="28"/>
          <w:szCs w:val="28"/>
          <w:lang w:val="uk-UA"/>
        </w:rPr>
        <w:t>адмін</w:t>
      </w:r>
      <w:proofErr w:type="spellEnd"/>
      <w:r w:rsidRPr="003054B9">
        <w:rPr>
          <w:rFonts w:ascii="Times New Roman" w:eastAsia="Times New Roman" w:hAnsi="Times New Roman" w:cs="Times New Roman"/>
          <w:sz w:val="28"/>
          <w:szCs w:val="28"/>
          <w:lang w:val="uk-UA"/>
        </w:rPr>
        <w:t xml:space="preserve"> панелі:</w:t>
      </w:r>
      <w:r w:rsidRPr="003054B9">
        <w:rPr>
          <w:rFonts w:ascii="Times New Roman" w:eastAsia="Times New Roman" w:hAnsi="Times New Roman" w:cs="Times New Roman"/>
          <w:sz w:val="28"/>
          <w:szCs w:val="28"/>
          <w:lang w:val="uk-UA"/>
        </w:rPr>
        <w:br/>
        <w:t>JS частина(користувачі):</w:t>
      </w:r>
    </w:p>
    <w:p w14:paraId="7573DB32" w14:textId="77777777" w:rsidR="00F030B6" w:rsidRDefault="00037421" w:rsidP="001B4EB8">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br/>
        <w:t>Завантаження користувачів з API</w:t>
      </w:r>
      <w:r w:rsidR="00F030B6">
        <w:rPr>
          <w:rFonts w:ascii="Times New Roman" w:eastAsia="Times New Roman" w:hAnsi="Times New Roman" w:cs="Times New Roman"/>
          <w:sz w:val="28"/>
          <w:szCs w:val="28"/>
          <w:lang w:val="uk-UA"/>
        </w:rPr>
        <w:t>:</w:t>
      </w:r>
    </w:p>
    <w:p w14:paraId="31DC6E2F" w14:textId="46B3A954" w:rsidR="00910D20" w:rsidRPr="00F030B6" w:rsidRDefault="00037421" w:rsidP="00F030B6">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br/>
        <w:t xml:space="preserve"> </w:t>
      </w:r>
      <w:proofErr w:type="spellStart"/>
      <w:r w:rsidRPr="00F030B6">
        <w:rPr>
          <w:rFonts w:ascii="Courier New" w:eastAsia="Times New Roman" w:hAnsi="Courier New" w:cs="Courier New"/>
          <w:b/>
          <w:bCs/>
          <w:lang w:val="uk-UA"/>
        </w:rPr>
        <w:t>let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 [];</w:t>
      </w:r>
    </w:p>
    <w:p w14:paraId="707BC089" w14:textId="77777777" w:rsidR="00910D20" w:rsidRPr="00F030B6" w:rsidRDefault="00910D20" w:rsidP="00F030B6">
      <w:pPr>
        <w:spacing w:line="240" w:lineRule="auto"/>
        <w:rPr>
          <w:rFonts w:ascii="Courier New" w:eastAsia="Times New Roman" w:hAnsi="Courier New" w:cs="Courier New"/>
          <w:b/>
          <w:bCs/>
          <w:lang w:val="uk-UA"/>
        </w:rPr>
      </w:pPr>
    </w:p>
    <w:p w14:paraId="5696423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loadUsers</w:t>
      </w:r>
      <w:proofErr w:type="spellEnd"/>
      <w:r w:rsidRPr="00F030B6">
        <w:rPr>
          <w:rFonts w:ascii="Courier New" w:eastAsia="Times New Roman" w:hAnsi="Courier New" w:cs="Courier New"/>
          <w:b/>
          <w:bCs/>
          <w:lang w:val="uk-UA"/>
        </w:rPr>
        <w:t>() {</w:t>
      </w:r>
    </w:p>
    <w:p w14:paraId="5D76973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2994CA8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 xml:space="preserve">("http://127.0.0.1:8000/admin/users", {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 });</w:t>
      </w:r>
    </w:p>
    <w:p w14:paraId="4C2ADFA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("Не вдалося завантажити користувачів");</w:t>
      </w:r>
    </w:p>
    <w:p w14:paraId="23D218FA" w14:textId="77777777" w:rsidR="00910D20" w:rsidRPr="00F030B6" w:rsidRDefault="00910D20" w:rsidP="00F030B6">
      <w:pPr>
        <w:spacing w:line="240" w:lineRule="auto"/>
        <w:rPr>
          <w:rFonts w:ascii="Courier New" w:eastAsia="Times New Roman" w:hAnsi="Courier New" w:cs="Courier New"/>
          <w:b/>
          <w:bCs/>
          <w:lang w:val="uk-UA"/>
        </w:rPr>
      </w:pPr>
    </w:p>
    <w:p w14:paraId="4E15017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16E6197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renderUsers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users</w:t>
      </w:r>
      <w:proofErr w:type="spellEnd"/>
      <w:r w:rsidRPr="00F030B6">
        <w:rPr>
          <w:rFonts w:ascii="Courier New" w:eastAsia="Times New Roman" w:hAnsi="Courier New" w:cs="Courier New"/>
          <w:b/>
          <w:bCs/>
          <w:lang w:val="uk-UA"/>
        </w:rPr>
        <w:t>);</w:t>
      </w:r>
    </w:p>
    <w:p w14:paraId="146C691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1E075B7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err.message</w:t>
      </w:r>
      <w:proofErr w:type="spellEnd"/>
      <w:r w:rsidRPr="00F030B6">
        <w:rPr>
          <w:rFonts w:ascii="Courier New" w:eastAsia="Times New Roman" w:hAnsi="Courier New" w:cs="Courier New"/>
          <w:b/>
          <w:bCs/>
          <w:lang w:val="uk-UA"/>
        </w:rPr>
        <w:t>);</w:t>
      </w:r>
    </w:p>
    <w:p w14:paraId="1B4B9C4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EB5FE7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r w:rsidRPr="00F030B6">
        <w:rPr>
          <w:rFonts w:ascii="Courier New" w:eastAsia="Times New Roman" w:hAnsi="Courier New" w:cs="Courier New"/>
          <w:b/>
          <w:bCs/>
          <w:lang w:val="uk-UA"/>
        </w:rPr>
        <w:br/>
      </w:r>
    </w:p>
    <w:p w14:paraId="66EF21EB" w14:textId="39AB4125" w:rsidR="00910D20" w:rsidRPr="003054B9" w:rsidRDefault="00037421" w:rsidP="00F030B6">
      <w:pPr>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Відобразити список користувачів</w:t>
      </w:r>
      <w:r w:rsidR="00F030B6">
        <w:rPr>
          <w:rFonts w:ascii="Times New Roman" w:eastAsia="Times New Roman" w:hAnsi="Times New Roman" w:cs="Times New Roman"/>
          <w:sz w:val="28"/>
          <w:szCs w:val="28"/>
          <w:lang w:val="uk-UA"/>
        </w:rPr>
        <w:t>:</w:t>
      </w:r>
    </w:p>
    <w:p w14:paraId="7EF531A6"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renderUsers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usersList</w:t>
      </w:r>
      <w:proofErr w:type="spellEnd"/>
      <w:r w:rsidRPr="00F030B6">
        <w:rPr>
          <w:rFonts w:ascii="Courier New" w:eastAsia="Times New Roman" w:hAnsi="Courier New" w:cs="Courier New"/>
          <w:b/>
          <w:bCs/>
          <w:lang w:val="uk-UA"/>
        </w:rPr>
        <w:t>) {</w:t>
      </w:r>
    </w:p>
    <w:p w14:paraId="1F7EA21F"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usersTableBody.innerHTML</w:t>
      </w:r>
      <w:proofErr w:type="spellEnd"/>
      <w:r w:rsidRPr="00F030B6">
        <w:rPr>
          <w:rFonts w:ascii="Courier New" w:eastAsia="Times New Roman" w:hAnsi="Courier New" w:cs="Courier New"/>
          <w:b/>
          <w:bCs/>
          <w:lang w:val="uk-UA"/>
        </w:rPr>
        <w:t xml:space="preserve"> = "";</w:t>
      </w:r>
    </w:p>
    <w:p w14:paraId="581E39A1" w14:textId="77777777" w:rsidR="00910D20" w:rsidRPr="00F030B6" w:rsidRDefault="00910D20" w:rsidP="00F030B6">
      <w:pPr>
        <w:spacing w:line="360" w:lineRule="auto"/>
        <w:rPr>
          <w:rFonts w:ascii="Courier New" w:eastAsia="Times New Roman" w:hAnsi="Courier New" w:cs="Courier New"/>
          <w:b/>
          <w:bCs/>
          <w:lang w:val="uk-UA"/>
        </w:rPr>
      </w:pPr>
    </w:p>
    <w:p w14:paraId="1A95C270"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usersList.length</w:t>
      </w:r>
      <w:proofErr w:type="spellEnd"/>
      <w:r w:rsidRPr="00F030B6">
        <w:rPr>
          <w:rFonts w:ascii="Courier New" w:eastAsia="Times New Roman" w:hAnsi="Courier New" w:cs="Courier New"/>
          <w:b/>
          <w:bCs/>
          <w:lang w:val="uk-UA"/>
        </w:rPr>
        <w:t xml:space="preserve"> === 0) {</w:t>
      </w:r>
    </w:p>
    <w:p w14:paraId="7E50FA35"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noUsersMsg.classList.remove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hidden</w:t>
      </w:r>
      <w:proofErr w:type="spellEnd"/>
      <w:r w:rsidRPr="00F030B6">
        <w:rPr>
          <w:rFonts w:ascii="Courier New" w:eastAsia="Times New Roman" w:hAnsi="Courier New" w:cs="Courier New"/>
          <w:b/>
          <w:bCs/>
          <w:lang w:val="uk-UA"/>
        </w:rPr>
        <w:t>");</w:t>
      </w:r>
    </w:p>
    <w:p w14:paraId="039BB3F3"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07532BF3"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1CC9C55F"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noUsersMsg.classList.add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hidden</w:t>
      </w:r>
      <w:proofErr w:type="spellEnd"/>
      <w:r w:rsidRPr="00F030B6">
        <w:rPr>
          <w:rFonts w:ascii="Courier New" w:eastAsia="Times New Roman" w:hAnsi="Courier New" w:cs="Courier New"/>
          <w:b/>
          <w:bCs/>
          <w:lang w:val="uk-UA"/>
        </w:rPr>
        <w:t>");</w:t>
      </w:r>
    </w:p>
    <w:p w14:paraId="03A59AEB"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334CED7" w14:textId="77777777" w:rsidR="00910D20" w:rsidRPr="00F030B6" w:rsidRDefault="00910D20" w:rsidP="00F030B6">
      <w:pPr>
        <w:spacing w:line="360" w:lineRule="auto"/>
        <w:rPr>
          <w:rFonts w:ascii="Courier New" w:eastAsia="Times New Roman" w:hAnsi="Courier New" w:cs="Courier New"/>
          <w:b/>
          <w:bCs/>
          <w:lang w:val="uk-UA"/>
        </w:rPr>
      </w:pPr>
    </w:p>
    <w:p w14:paraId="1BEFBAB1"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usersList.forEach</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xml:space="preserve"> =&gt; {</w:t>
      </w:r>
    </w:p>
    <w:p w14:paraId="56D9CEB3"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document.createElement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tr</w:t>
      </w:r>
      <w:proofErr w:type="spellEnd"/>
      <w:r w:rsidRPr="00F030B6">
        <w:rPr>
          <w:rFonts w:ascii="Courier New" w:eastAsia="Times New Roman" w:hAnsi="Courier New" w:cs="Courier New"/>
          <w:b/>
          <w:bCs/>
          <w:lang w:val="uk-UA"/>
        </w:rPr>
        <w:t>");</w:t>
      </w:r>
    </w:p>
    <w:p w14:paraId="7CDB94EC"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tr.innerHTML</w:t>
      </w:r>
      <w:proofErr w:type="spellEnd"/>
      <w:r w:rsidRPr="00F030B6">
        <w:rPr>
          <w:rFonts w:ascii="Courier New" w:eastAsia="Times New Roman" w:hAnsi="Courier New" w:cs="Courier New"/>
          <w:b/>
          <w:bCs/>
          <w:lang w:val="uk-UA"/>
        </w:rPr>
        <w:t xml:space="preserve"> = `</w:t>
      </w:r>
    </w:p>
    <w:p w14:paraId="0EED1128"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&gt;${user.id}&lt;/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
    <w:p w14:paraId="37B7E2E7"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roofErr w:type="spellStart"/>
      <w:r w:rsidRPr="00F030B6">
        <w:rPr>
          <w:rFonts w:ascii="Courier New" w:eastAsia="Times New Roman" w:hAnsi="Courier New" w:cs="Courier New"/>
          <w:b/>
          <w:bCs/>
          <w:lang w:val="uk-UA"/>
        </w:rPr>
        <w:t>user.email</w:t>
      </w:r>
      <w:proofErr w:type="spellEnd"/>
      <w:r w:rsidRPr="00F030B6">
        <w:rPr>
          <w:rFonts w:ascii="Courier New" w:eastAsia="Times New Roman" w:hAnsi="Courier New" w:cs="Courier New"/>
          <w:b/>
          <w:bCs/>
          <w:lang w:val="uk-UA"/>
        </w:rPr>
        <w:t>}&lt;/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
    <w:p w14:paraId="24889AAD"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roofErr w:type="spellStart"/>
      <w:r w:rsidRPr="00F030B6">
        <w:rPr>
          <w:rFonts w:ascii="Courier New" w:eastAsia="Times New Roman" w:hAnsi="Courier New" w:cs="Courier New"/>
          <w:b/>
          <w:bCs/>
          <w:lang w:val="uk-UA"/>
        </w:rPr>
        <w:t>user.role</w:t>
      </w:r>
      <w:proofErr w:type="spellEnd"/>
      <w:r w:rsidRPr="00F030B6">
        <w:rPr>
          <w:rFonts w:ascii="Courier New" w:eastAsia="Times New Roman" w:hAnsi="Courier New" w:cs="Courier New"/>
          <w:b/>
          <w:bCs/>
          <w:lang w:val="uk-UA"/>
        </w:rPr>
        <w:t>}&lt;/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
    <w:p w14:paraId="27A2A1C3"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
    <w:p w14:paraId="2524712F"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user.role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user</w:t>
      </w:r>
      <w:proofErr w:type="spellEnd"/>
      <w:r w:rsidRPr="00F030B6">
        <w:rPr>
          <w:rFonts w:ascii="Courier New" w:eastAsia="Times New Roman" w:hAnsi="Courier New" w:cs="Courier New"/>
          <w:b/>
          <w:bCs/>
          <w:lang w:val="uk-UA"/>
        </w:rPr>
        <w:t>" ? `&lt;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verify-btn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data-id</w:t>
      </w:r>
      <w:proofErr w:type="spellEnd"/>
      <w:r w:rsidRPr="00F030B6">
        <w:rPr>
          <w:rFonts w:ascii="Courier New" w:eastAsia="Times New Roman" w:hAnsi="Courier New" w:cs="Courier New"/>
          <w:b/>
          <w:bCs/>
          <w:lang w:val="uk-UA"/>
        </w:rPr>
        <w:t>="${user.id}"&gt;</w:t>
      </w:r>
      <w:proofErr w:type="spellStart"/>
      <w:r w:rsidRPr="00F030B6">
        <w:rPr>
          <w:rFonts w:ascii="Courier New" w:eastAsia="Times New Roman" w:hAnsi="Courier New" w:cs="Courier New"/>
          <w:b/>
          <w:bCs/>
          <w:lang w:val="uk-UA"/>
        </w:rPr>
        <w:t>Верифікувати</w:t>
      </w:r>
      <w:proofErr w:type="spellEnd"/>
      <w:r w:rsidRPr="00F030B6">
        <w:rPr>
          <w:rFonts w:ascii="Courier New" w:eastAsia="Times New Roman" w:hAnsi="Courier New" w:cs="Courier New"/>
          <w:b/>
          <w:bCs/>
          <w:lang w:val="uk-UA"/>
        </w:rPr>
        <w:t>&lt;/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&gt;` : ""}</w:t>
      </w:r>
    </w:p>
    <w:p w14:paraId="0216EC86"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data-id</w:t>
      </w:r>
      <w:proofErr w:type="spellEnd"/>
      <w:r w:rsidRPr="00F030B6">
        <w:rPr>
          <w:rFonts w:ascii="Courier New" w:eastAsia="Times New Roman" w:hAnsi="Courier New" w:cs="Courier New"/>
          <w:b/>
          <w:bCs/>
          <w:lang w:val="uk-UA"/>
        </w:rPr>
        <w:t>="${user.id}"&gt;Видалити&lt;/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&gt;</w:t>
      </w:r>
    </w:p>
    <w:p w14:paraId="447C78FE"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td</w:t>
      </w:r>
      <w:proofErr w:type="spellEnd"/>
      <w:r w:rsidRPr="00F030B6">
        <w:rPr>
          <w:rFonts w:ascii="Courier New" w:eastAsia="Times New Roman" w:hAnsi="Courier New" w:cs="Courier New"/>
          <w:b/>
          <w:bCs/>
          <w:lang w:val="uk-UA"/>
        </w:rPr>
        <w:t>&gt;</w:t>
      </w:r>
    </w:p>
    <w:p w14:paraId="763A7779"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C064D93"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lastRenderedPageBreak/>
        <w:t xml:space="preserve">      </w:t>
      </w:r>
      <w:proofErr w:type="spellStart"/>
      <w:r w:rsidRPr="00F030B6">
        <w:rPr>
          <w:rFonts w:ascii="Courier New" w:eastAsia="Times New Roman" w:hAnsi="Courier New" w:cs="Courier New"/>
          <w:b/>
          <w:bCs/>
          <w:lang w:val="uk-UA"/>
        </w:rPr>
        <w:t>usersTableBody.appendChild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tr</w:t>
      </w:r>
      <w:proofErr w:type="spellEnd"/>
      <w:r w:rsidRPr="00F030B6">
        <w:rPr>
          <w:rFonts w:ascii="Courier New" w:eastAsia="Times New Roman" w:hAnsi="Courier New" w:cs="Courier New"/>
          <w:b/>
          <w:bCs/>
          <w:lang w:val="uk-UA"/>
        </w:rPr>
        <w:t>);</w:t>
      </w:r>
    </w:p>
    <w:p w14:paraId="58DADA8A"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5EFECDAD" w14:textId="77777777" w:rsidR="00910D20" w:rsidRPr="00F030B6" w:rsidRDefault="00037421" w:rsidP="00F030B6">
      <w:pPr>
        <w:spacing w:line="36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025551D" w14:textId="77777777" w:rsidR="00910D20" w:rsidRPr="003054B9" w:rsidRDefault="00910D20">
      <w:pPr>
        <w:rPr>
          <w:rFonts w:ascii="Times New Roman" w:eastAsia="Times New Roman" w:hAnsi="Times New Roman" w:cs="Times New Roman"/>
          <w:sz w:val="28"/>
          <w:szCs w:val="28"/>
          <w:lang w:val="uk-UA"/>
        </w:rPr>
      </w:pPr>
    </w:p>
    <w:p w14:paraId="633F2F9F" w14:textId="77777777" w:rsidR="00910D20" w:rsidRPr="003054B9" w:rsidRDefault="00910D20">
      <w:pPr>
        <w:rPr>
          <w:rFonts w:ascii="Times New Roman" w:eastAsia="Times New Roman" w:hAnsi="Times New Roman" w:cs="Times New Roman"/>
          <w:sz w:val="28"/>
          <w:szCs w:val="28"/>
          <w:lang w:val="uk-UA"/>
        </w:rPr>
      </w:pPr>
    </w:p>
    <w:p w14:paraId="0A12CACB" w14:textId="686A5177" w:rsidR="00910D20" w:rsidRPr="003054B9" w:rsidRDefault="00037421" w:rsidP="00F030B6">
      <w:pPr>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Фільтрація користувачів за </w:t>
      </w:r>
      <w:proofErr w:type="spellStart"/>
      <w:r w:rsidRPr="003054B9">
        <w:rPr>
          <w:rFonts w:ascii="Times New Roman" w:eastAsia="Times New Roman" w:hAnsi="Times New Roman" w:cs="Times New Roman"/>
          <w:sz w:val="28"/>
          <w:szCs w:val="28"/>
          <w:lang w:val="uk-UA"/>
        </w:rPr>
        <w:t>email</w:t>
      </w:r>
      <w:proofErr w:type="spellEnd"/>
      <w:r w:rsidR="00F030B6">
        <w:rPr>
          <w:rFonts w:ascii="Times New Roman" w:eastAsia="Times New Roman" w:hAnsi="Times New Roman" w:cs="Times New Roman"/>
          <w:sz w:val="28"/>
          <w:szCs w:val="28"/>
          <w:lang w:val="uk-UA"/>
        </w:rPr>
        <w:t>:</w:t>
      </w:r>
    </w:p>
    <w:p w14:paraId="0DFA9408" w14:textId="77777777" w:rsidR="00910D20" w:rsidRPr="00F030B6" w:rsidRDefault="00037421" w:rsidP="00F030B6">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 xml:space="preserve">  </w:t>
      </w:r>
      <w:proofErr w:type="spellStart"/>
      <w:r w:rsidRPr="00F030B6">
        <w:rPr>
          <w:rFonts w:ascii="Courier New" w:eastAsia="Times New Roman" w:hAnsi="Courier New" w:cs="Courier New"/>
          <w:b/>
          <w:bCs/>
          <w:lang w:val="uk-UA"/>
        </w:rPr>
        <w:t>searchInput.addEventListener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input</w:t>
      </w:r>
      <w:proofErr w:type="spellEnd"/>
      <w:r w:rsidRPr="00F030B6">
        <w:rPr>
          <w:rFonts w:ascii="Courier New" w:eastAsia="Times New Roman" w:hAnsi="Courier New" w:cs="Courier New"/>
          <w:b/>
          <w:bCs/>
          <w:lang w:val="uk-UA"/>
        </w:rPr>
        <w:t>", () =&gt; {</w:t>
      </w:r>
    </w:p>
    <w:p w14:paraId="610DB8E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query</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searchInput.value.toLowerCase</w:t>
      </w:r>
      <w:proofErr w:type="spellEnd"/>
      <w:r w:rsidRPr="00F030B6">
        <w:rPr>
          <w:rFonts w:ascii="Courier New" w:eastAsia="Times New Roman" w:hAnsi="Courier New" w:cs="Courier New"/>
          <w:b/>
          <w:bCs/>
          <w:lang w:val="uk-UA"/>
        </w:rPr>
        <w:t>();</w:t>
      </w:r>
    </w:p>
    <w:p w14:paraId="667BEA2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filtered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users.filter</w:t>
      </w:r>
      <w:proofErr w:type="spellEnd"/>
      <w:r w:rsidRPr="00F030B6">
        <w:rPr>
          <w:rFonts w:ascii="Courier New" w:eastAsia="Times New Roman" w:hAnsi="Courier New" w:cs="Courier New"/>
          <w:b/>
          <w:bCs/>
          <w:lang w:val="uk-UA"/>
        </w:rPr>
        <w:t xml:space="preserve">(u =&gt; </w:t>
      </w:r>
      <w:proofErr w:type="spellStart"/>
      <w:r w:rsidRPr="00F030B6">
        <w:rPr>
          <w:rFonts w:ascii="Courier New" w:eastAsia="Times New Roman" w:hAnsi="Courier New" w:cs="Courier New"/>
          <w:b/>
          <w:bCs/>
          <w:lang w:val="uk-UA"/>
        </w:rPr>
        <w:t>u.email.toLowerCase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includes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query</w:t>
      </w:r>
      <w:proofErr w:type="spellEnd"/>
      <w:r w:rsidRPr="00F030B6">
        <w:rPr>
          <w:rFonts w:ascii="Courier New" w:eastAsia="Times New Roman" w:hAnsi="Courier New" w:cs="Courier New"/>
          <w:b/>
          <w:bCs/>
          <w:lang w:val="uk-UA"/>
        </w:rPr>
        <w:t>));</w:t>
      </w:r>
    </w:p>
    <w:p w14:paraId="3AD3EC9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renderUsers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filtered</w:t>
      </w:r>
      <w:proofErr w:type="spellEnd"/>
      <w:r w:rsidRPr="00F030B6">
        <w:rPr>
          <w:rFonts w:ascii="Courier New" w:eastAsia="Times New Roman" w:hAnsi="Courier New" w:cs="Courier New"/>
          <w:b/>
          <w:bCs/>
          <w:lang w:val="uk-UA"/>
        </w:rPr>
        <w:t>);</w:t>
      </w:r>
    </w:p>
    <w:p w14:paraId="6F28E6D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F2D0C4B" w14:textId="77777777" w:rsidR="00910D20" w:rsidRPr="003054B9" w:rsidRDefault="00910D20">
      <w:pPr>
        <w:rPr>
          <w:rFonts w:ascii="Times New Roman" w:eastAsia="Times New Roman" w:hAnsi="Times New Roman" w:cs="Times New Roman"/>
          <w:sz w:val="28"/>
          <w:szCs w:val="28"/>
          <w:lang w:val="uk-UA"/>
        </w:rPr>
      </w:pPr>
    </w:p>
    <w:p w14:paraId="4E3D5DA8" w14:textId="385DFAF8" w:rsidR="00910D20" w:rsidRPr="003054B9" w:rsidRDefault="00037421" w:rsidP="00F030B6">
      <w:pPr>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Обробник кнопок таблиці</w:t>
      </w:r>
      <w:r w:rsidR="00F030B6">
        <w:rPr>
          <w:rFonts w:ascii="Times New Roman" w:eastAsia="Times New Roman" w:hAnsi="Times New Roman" w:cs="Times New Roman"/>
          <w:sz w:val="28"/>
          <w:szCs w:val="28"/>
          <w:lang w:val="uk-UA"/>
        </w:rPr>
        <w:t>:</w:t>
      </w:r>
    </w:p>
    <w:p w14:paraId="233EC9A7" w14:textId="77777777" w:rsidR="00910D20" w:rsidRPr="00F030B6" w:rsidRDefault="00037421" w:rsidP="00F030B6">
      <w:pPr>
        <w:spacing w:line="240" w:lineRule="auto"/>
        <w:rPr>
          <w:rFonts w:ascii="Courier New" w:eastAsia="Times New Roman" w:hAnsi="Courier New" w:cs="Courier New"/>
          <w:b/>
          <w:bCs/>
          <w:lang w:val="uk-UA"/>
        </w:rPr>
      </w:pPr>
      <w:r w:rsidRPr="003054B9">
        <w:rPr>
          <w:rFonts w:ascii="Times New Roman" w:eastAsia="Times New Roman" w:hAnsi="Times New Roman" w:cs="Times New Roman"/>
          <w:sz w:val="28"/>
          <w:szCs w:val="28"/>
          <w:lang w:val="uk-UA"/>
        </w:rPr>
        <w:t xml:space="preserve">  </w:t>
      </w:r>
      <w:proofErr w:type="spellStart"/>
      <w:r w:rsidRPr="00F030B6">
        <w:rPr>
          <w:rFonts w:ascii="Courier New" w:eastAsia="Times New Roman" w:hAnsi="Courier New" w:cs="Courier New"/>
          <w:b/>
          <w:bCs/>
          <w:lang w:val="uk-UA"/>
        </w:rPr>
        <w:t>usersTableBody.addEventListener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(e) =&gt; {</w:t>
      </w:r>
    </w:p>
    <w:p w14:paraId="3ACADA6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e.target.classList.contains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 {</w:t>
      </w:r>
    </w:p>
    <w:p w14:paraId="132A110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userId</w:t>
      </w:r>
      <w:proofErr w:type="spellEnd"/>
      <w:r w:rsidRPr="00F030B6">
        <w:rPr>
          <w:rFonts w:ascii="Courier New" w:eastAsia="Times New Roman" w:hAnsi="Courier New" w:cs="Courier New"/>
          <w:b/>
          <w:bCs/>
          <w:lang w:val="uk-UA"/>
        </w:rPr>
        <w:t xml:space="preserve"> = e.target.dataset.id;</w:t>
      </w:r>
    </w:p>
    <w:p w14:paraId="4FDC822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confirm</w:t>
      </w:r>
      <w:proofErr w:type="spellEnd"/>
      <w:r w:rsidRPr="00F030B6">
        <w:rPr>
          <w:rFonts w:ascii="Courier New" w:eastAsia="Times New Roman" w:hAnsi="Courier New" w:cs="Courier New"/>
          <w:b/>
          <w:bCs/>
          <w:lang w:val="uk-UA"/>
        </w:rPr>
        <w:t>("Ви дійсно хочете видалити користувача?")) {</w:t>
      </w:r>
    </w:p>
    <w:p w14:paraId="5978E92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0E94793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(`http://127.0.0.1:8000/admin/users/${userId}`, {</w:t>
      </w:r>
    </w:p>
    <w:p w14:paraId="70FB383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"DELETE",</w:t>
      </w:r>
    </w:p>
    <w:p w14:paraId="70A7FB1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7758268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BCAD10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("Не вдалося видалити користувача");</w:t>
      </w:r>
    </w:p>
    <w:p w14:paraId="7EC2A8A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("Користувача видалено");</w:t>
      </w:r>
    </w:p>
    <w:p w14:paraId="0CCBF83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loadUsers</w:t>
      </w:r>
      <w:proofErr w:type="spellEnd"/>
      <w:r w:rsidRPr="00F030B6">
        <w:rPr>
          <w:rFonts w:ascii="Courier New" w:eastAsia="Times New Roman" w:hAnsi="Courier New" w:cs="Courier New"/>
          <w:b/>
          <w:bCs/>
          <w:lang w:val="uk-UA"/>
        </w:rPr>
        <w:t>();</w:t>
      </w:r>
    </w:p>
    <w:p w14:paraId="07FE13A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39448D9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err.message</w:t>
      </w:r>
      <w:proofErr w:type="spellEnd"/>
      <w:r w:rsidRPr="00F030B6">
        <w:rPr>
          <w:rFonts w:ascii="Courier New" w:eastAsia="Times New Roman" w:hAnsi="Courier New" w:cs="Courier New"/>
          <w:b/>
          <w:bCs/>
          <w:lang w:val="uk-UA"/>
        </w:rPr>
        <w:t>);</w:t>
      </w:r>
    </w:p>
    <w:p w14:paraId="15F89BD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D806E7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31A846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B562DAB" w14:textId="77777777" w:rsidR="00910D20" w:rsidRPr="003054B9" w:rsidRDefault="00910D20">
      <w:pPr>
        <w:rPr>
          <w:rFonts w:ascii="Times New Roman" w:eastAsia="Times New Roman" w:hAnsi="Times New Roman" w:cs="Times New Roman"/>
          <w:sz w:val="28"/>
          <w:szCs w:val="28"/>
          <w:lang w:val="uk-UA"/>
        </w:rPr>
      </w:pPr>
    </w:p>
    <w:p w14:paraId="6422F98C" w14:textId="26F9AA7E" w:rsidR="00910D20" w:rsidRPr="003054B9" w:rsidRDefault="00037421" w:rsidP="00F030B6">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JS частина(відгуки):</w:t>
      </w:r>
      <w:r w:rsidRPr="003054B9">
        <w:rPr>
          <w:rFonts w:ascii="Times New Roman" w:eastAsia="Times New Roman" w:hAnsi="Times New Roman" w:cs="Times New Roman"/>
          <w:sz w:val="28"/>
          <w:szCs w:val="28"/>
          <w:lang w:val="uk-UA"/>
        </w:rPr>
        <w:br/>
        <w:t>Завантажуємо відгуки</w:t>
      </w:r>
      <w:r w:rsidR="00F030B6">
        <w:rPr>
          <w:rFonts w:ascii="Times New Roman" w:eastAsia="Times New Roman" w:hAnsi="Times New Roman" w:cs="Times New Roman"/>
          <w:sz w:val="28"/>
          <w:szCs w:val="28"/>
          <w:lang w:val="uk-UA"/>
        </w:rPr>
        <w:t>:</w:t>
      </w:r>
    </w:p>
    <w:p w14:paraId="2CCC5696"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loadFeedbacks</w:t>
      </w:r>
      <w:proofErr w:type="spellEnd"/>
      <w:r w:rsidRPr="00F030B6">
        <w:rPr>
          <w:rFonts w:ascii="Courier New" w:eastAsia="Times New Roman" w:hAnsi="Courier New" w:cs="Courier New"/>
          <w:b/>
          <w:bCs/>
          <w:lang w:val="uk-UA"/>
        </w:rPr>
        <w:t>() {</w:t>
      </w:r>
    </w:p>
    <w:p w14:paraId="36229375"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677FB69C"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 xml:space="preserve">("http://127.0.0.1:8000/feedback", {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 });</w:t>
      </w:r>
    </w:p>
    <w:p w14:paraId="298D66F9"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("Помилка завантаження відгуків");</w:t>
      </w:r>
    </w:p>
    <w:p w14:paraId="30B4324E"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0BFA97A1"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renderFeedbacks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feedbacks</w:t>
      </w:r>
      <w:proofErr w:type="spellEnd"/>
      <w:r w:rsidRPr="00F030B6">
        <w:rPr>
          <w:rFonts w:ascii="Courier New" w:eastAsia="Times New Roman" w:hAnsi="Courier New" w:cs="Courier New"/>
          <w:b/>
          <w:bCs/>
          <w:lang w:val="uk-UA"/>
        </w:rPr>
        <w:t>);</w:t>
      </w:r>
    </w:p>
    <w:p w14:paraId="2797C54B"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w:t>
      </w:r>
    </w:p>
    <w:p w14:paraId="0478A4DE"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feedbackList.innerHTML</w:t>
      </w:r>
      <w:proofErr w:type="spellEnd"/>
      <w:r w:rsidRPr="00F030B6">
        <w:rPr>
          <w:rFonts w:ascii="Courier New" w:eastAsia="Times New Roman" w:hAnsi="Courier New" w:cs="Courier New"/>
          <w:b/>
          <w:bCs/>
          <w:lang w:val="uk-UA"/>
        </w:rPr>
        <w:t xml:space="preserve"> = `&lt;p&gt;${</w:t>
      </w:r>
      <w:proofErr w:type="spellStart"/>
      <w:r w:rsidRPr="00F030B6">
        <w:rPr>
          <w:rFonts w:ascii="Courier New" w:eastAsia="Times New Roman" w:hAnsi="Courier New" w:cs="Courier New"/>
          <w:b/>
          <w:bCs/>
          <w:lang w:val="uk-UA"/>
        </w:rPr>
        <w:t>error.message</w:t>
      </w:r>
      <w:proofErr w:type="spellEnd"/>
      <w:r w:rsidRPr="00F030B6">
        <w:rPr>
          <w:rFonts w:ascii="Courier New" w:eastAsia="Times New Roman" w:hAnsi="Courier New" w:cs="Courier New"/>
          <w:b/>
          <w:bCs/>
          <w:lang w:val="uk-UA"/>
        </w:rPr>
        <w:t>}&lt;/p&gt;`;</w:t>
      </w:r>
    </w:p>
    <w:p w14:paraId="23598B3A"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D3EFAD9" w14:textId="77777777" w:rsidR="00910D20" w:rsidRPr="00F030B6" w:rsidRDefault="00037421">
      <w:pPr>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342A3B50" w14:textId="77777777" w:rsidR="00910D20" w:rsidRPr="003054B9" w:rsidRDefault="00910D20">
      <w:pPr>
        <w:rPr>
          <w:rFonts w:ascii="Times New Roman" w:eastAsia="Times New Roman" w:hAnsi="Times New Roman" w:cs="Times New Roman"/>
          <w:sz w:val="28"/>
          <w:szCs w:val="28"/>
          <w:lang w:val="uk-UA"/>
        </w:rPr>
      </w:pPr>
    </w:p>
    <w:p w14:paraId="533235CB" w14:textId="77777777" w:rsidR="00910D20" w:rsidRPr="003054B9" w:rsidRDefault="00910D20">
      <w:pPr>
        <w:rPr>
          <w:rFonts w:ascii="Times New Roman" w:eastAsia="Times New Roman" w:hAnsi="Times New Roman" w:cs="Times New Roman"/>
          <w:sz w:val="28"/>
          <w:szCs w:val="28"/>
          <w:lang w:val="uk-UA"/>
        </w:rPr>
      </w:pPr>
    </w:p>
    <w:p w14:paraId="6231B594" w14:textId="77777777" w:rsidR="00F030B6" w:rsidRDefault="00F030B6" w:rsidP="00F030B6">
      <w:pPr>
        <w:ind w:firstLine="720"/>
        <w:rPr>
          <w:rFonts w:ascii="Times New Roman" w:eastAsia="Times New Roman" w:hAnsi="Times New Roman" w:cs="Times New Roman"/>
          <w:sz w:val="28"/>
          <w:szCs w:val="28"/>
          <w:lang w:val="uk-UA"/>
        </w:rPr>
      </w:pPr>
    </w:p>
    <w:p w14:paraId="48467C65" w14:textId="2284F82E" w:rsidR="00910D20" w:rsidRPr="003054B9" w:rsidRDefault="00037421" w:rsidP="00F030B6">
      <w:pPr>
        <w:ind w:firstLine="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Відображ</w:t>
      </w:r>
      <w:r w:rsidR="00F030B6">
        <w:rPr>
          <w:rFonts w:ascii="Times New Roman" w:eastAsia="Times New Roman" w:hAnsi="Times New Roman" w:cs="Times New Roman"/>
          <w:sz w:val="28"/>
          <w:szCs w:val="28"/>
          <w:lang w:val="uk-UA"/>
        </w:rPr>
        <w:t>уємо</w:t>
      </w:r>
      <w:r w:rsidRPr="003054B9">
        <w:rPr>
          <w:rFonts w:ascii="Times New Roman" w:eastAsia="Times New Roman" w:hAnsi="Times New Roman" w:cs="Times New Roman"/>
          <w:sz w:val="28"/>
          <w:szCs w:val="28"/>
          <w:lang w:val="uk-UA"/>
        </w:rPr>
        <w:t xml:space="preserve"> </w:t>
      </w:r>
      <w:r w:rsidR="00F030B6">
        <w:rPr>
          <w:rFonts w:ascii="Times New Roman" w:eastAsia="Times New Roman" w:hAnsi="Times New Roman" w:cs="Times New Roman"/>
          <w:sz w:val="28"/>
          <w:szCs w:val="28"/>
          <w:lang w:val="uk-UA"/>
        </w:rPr>
        <w:t>в</w:t>
      </w:r>
      <w:r w:rsidRPr="003054B9">
        <w:rPr>
          <w:rFonts w:ascii="Times New Roman" w:eastAsia="Times New Roman" w:hAnsi="Times New Roman" w:cs="Times New Roman"/>
          <w:sz w:val="28"/>
          <w:szCs w:val="28"/>
          <w:lang w:val="uk-UA"/>
        </w:rPr>
        <w:t>ідгук</w:t>
      </w:r>
      <w:r w:rsidR="00F030B6">
        <w:rPr>
          <w:rFonts w:ascii="Times New Roman" w:eastAsia="Times New Roman" w:hAnsi="Times New Roman" w:cs="Times New Roman"/>
          <w:sz w:val="28"/>
          <w:szCs w:val="28"/>
          <w:lang w:val="uk-UA"/>
        </w:rPr>
        <w:t>и:</w:t>
      </w:r>
    </w:p>
    <w:p w14:paraId="531F0BC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renderFeedbacks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feedbacks</w:t>
      </w:r>
      <w:proofErr w:type="spellEnd"/>
      <w:r w:rsidRPr="00F030B6">
        <w:rPr>
          <w:rFonts w:ascii="Courier New" w:eastAsia="Times New Roman" w:hAnsi="Courier New" w:cs="Courier New"/>
          <w:b/>
          <w:bCs/>
          <w:lang w:val="uk-UA"/>
        </w:rPr>
        <w:t>) {</w:t>
      </w:r>
    </w:p>
    <w:p w14:paraId="6912B58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feedbackList.innerHTML</w:t>
      </w:r>
      <w:proofErr w:type="spellEnd"/>
      <w:r w:rsidRPr="00F030B6">
        <w:rPr>
          <w:rFonts w:ascii="Courier New" w:eastAsia="Times New Roman" w:hAnsi="Courier New" w:cs="Courier New"/>
          <w:b/>
          <w:bCs/>
          <w:lang w:val="uk-UA"/>
        </w:rPr>
        <w:t xml:space="preserve"> = "";</w:t>
      </w:r>
    </w:p>
    <w:p w14:paraId="0DCA70F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feedbacks.length</w:t>
      </w:r>
      <w:proofErr w:type="spellEnd"/>
      <w:r w:rsidRPr="00F030B6">
        <w:rPr>
          <w:rFonts w:ascii="Courier New" w:eastAsia="Times New Roman" w:hAnsi="Courier New" w:cs="Courier New"/>
          <w:b/>
          <w:bCs/>
          <w:lang w:val="uk-UA"/>
        </w:rPr>
        <w:t xml:space="preserve"> === 0) {</w:t>
      </w:r>
    </w:p>
    <w:p w14:paraId="2A5C1EF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feedbackList.innerHTML</w:t>
      </w:r>
      <w:proofErr w:type="spellEnd"/>
      <w:r w:rsidRPr="00F030B6">
        <w:rPr>
          <w:rFonts w:ascii="Courier New" w:eastAsia="Times New Roman" w:hAnsi="Courier New" w:cs="Courier New"/>
          <w:b/>
          <w:bCs/>
          <w:lang w:val="uk-UA"/>
        </w:rPr>
        <w:t xml:space="preserve"> = "&lt;p&gt;Відгуків немає.&lt;/p&gt;";</w:t>
      </w:r>
    </w:p>
    <w:p w14:paraId="2B1D2A9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18F7F7E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BEDA42A" w14:textId="77777777" w:rsidR="00910D20" w:rsidRPr="00F030B6" w:rsidRDefault="00910D20" w:rsidP="00F030B6">
      <w:pPr>
        <w:spacing w:line="240" w:lineRule="auto"/>
        <w:rPr>
          <w:rFonts w:ascii="Courier New" w:eastAsia="Times New Roman" w:hAnsi="Courier New" w:cs="Courier New"/>
          <w:b/>
          <w:bCs/>
          <w:lang w:val="uk-UA"/>
        </w:rPr>
      </w:pPr>
    </w:p>
    <w:p w14:paraId="66BFE44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feedbacks.forEach</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fb</w:t>
      </w:r>
      <w:proofErr w:type="spellEnd"/>
      <w:r w:rsidRPr="00F030B6">
        <w:rPr>
          <w:rFonts w:ascii="Courier New" w:eastAsia="Times New Roman" w:hAnsi="Courier New" w:cs="Courier New"/>
          <w:b/>
          <w:bCs/>
          <w:lang w:val="uk-UA"/>
        </w:rPr>
        <w:t xml:space="preserve"> =&gt; {</w:t>
      </w:r>
    </w:p>
    <w:p w14:paraId="6AA47B5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card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document.createElement</w:t>
      </w:r>
      <w:proofErr w:type="spellEnd"/>
      <w:r w:rsidRPr="00F030B6">
        <w:rPr>
          <w:rFonts w:ascii="Courier New" w:eastAsia="Times New Roman" w:hAnsi="Courier New" w:cs="Courier New"/>
          <w:b/>
          <w:bCs/>
          <w:lang w:val="uk-UA"/>
        </w:rPr>
        <w:t>("div");</w:t>
      </w:r>
    </w:p>
    <w:p w14:paraId="431C776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card.className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feedback-card</w:t>
      </w:r>
      <w:proofErr w:type="spellEnd"/>
      <w:r w:rsidRPr="00F030B6">
        <w:rPr>
          <w:rFonts w:ascii="Courier New" w:eastAsia="Times New Roman" w:hAnsi="Courier New" w:cs="Courier New"/>
          <w:b/>
          <w:bCs/>
          <w:lang w:val="uk-UA"/>
        </w:rPr>
        <w:t>";</w:t>
      </w:r>
    </w:p>
    <w:p w14:paraId="361D3FC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card.innerHTML</w:t>
      </w:r>
      <w:proofErr w:type="spellEnd"/>
      <w:r w:rsidRPr="00F030B6">
        <w:rPr>
          <w:rFonts w:ascii="Courier New" w:eastAsia="Times New Roman" w:hAnsi="Courier New" w:cs="Courier New"/>
          <w:b/>
          <w:bCs/>
          <w:lang w:val="uk-UA"/>
        </w:rPr>
        <w:t xml:space="preserve"> = `</w:t>
      </w:r>
    </w:p>
    <w:p w14:paraId="1B245FD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&gt;Користувач ID:&lt;/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 ${</w:t>
      </w:r>
      <w:proofErr w:type="spellStart"/>
      <w:r w:rsidRPr="00F030B6">
        <w:rPr>
          <w:rFonts w:ascii="Courier New" w:eastAsia="Times New Roman" w:hAnsi="Courier New" w:cs="Courier New"/>
          <w:b/>
          <w:bCs/>
          <w:lang w:val="uk-UA"/>
        </w:rPr>
        <w:t>fb.user_id</w:t>
      </w:r>
      <w:proofErr w:type="spellEnd"/>
      <w:r w:rsidRPr="00F030B6">
        <w:rPr>
          <w:rFonts w:ascii="Courier New" w:eastAsia="Times New Roman" w:hAnsi="Courier New" w:cs="Courier New"/>
          <w:b/>
          <w:bCs/>
          <w:lang w:val="uk-UA"/>
        </w:rPr>
        <w:t>}&lt;/p&gt;</w:t>
      </w:r>
    </w:p>
    <w:p w14:paraId="5D7E0EA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&gt;Відгук:&lt;/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 ${</w:t>
      </w:r>
      <w:proofErr w:type="spellStart"/>
      <w:r w:rsidRPr="00F030B6">
        <w:rPr>
          <w:rFonts w:ascii="Courier New" w:eastAsia="Times New Roman" w:hAnsi="Courier New" w:cs="Courier New"/>
          <w:b/>
          <w:bCs/>
          <w:lang w:val="uk-UA"/>
        </w:rPr>
        <w:t>fb.text</w:t>
      </w:r>
      <w:proofErr w:type="spellEnd"/>
      <w:r w:rsidRPr="00F030B6">
        <w:rPr>
          <w:rFonts w:ascii="Courier New" w:eastAsia="Times New Roman" w:hAnsi="Courier New" w:cs="Courier New"/>
          <w:b/>
          <w:bCs/>
          <w:lang w:val="uk-UA"/>
        </w:rPr>
        <w:t>}&lt;/p&gt;</w:t>
      </w:r>
    </w:p>
    <w:p w14:paraId="4804078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&gt;Рейтинг:&lt;/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 ${</w:t>
      </w:r>
      <w:proofErr w:type="spellStart"/>
      <w:r w:rsidRPr="00F030B6">
        <w:rPr>
          <w:rFonts w:ascii="Courier New" w:eastAsia="Times New Roman" w:hAnsi="Courier New" w:cs="Courier New"/>
          <w:b/>
          <w:bCs/>
          <w:lang w:val="uk-UA"/>
        </w:rPr>
        <w:t>fb.rating</w:t>
      </w:r>
      <w:proofErr w:type="spellEnd"/>
      <w:r w:rsidRPr="00F030B6">
        <w:rPr>
          <w:rFonts w:ascii="Courier New" w:eastAsia="Times New Roman" w:hAnsi="Courier New" w:cs="Courier New"/>
          <w:b/>
          <w:bCs/>
          <w:lang w:val="uk-UA"/>
        </w:rPr>
        <w:t>}/10&lt;/p&gt;</w:t>
      </w:r>
    </w:p>
    <w:p w14:paraId="5DA2E75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&gt;Дата:&lt;/</w:t>
      </w:r>
      <w:proofErr w:type="spellStart"/>
      <w:r w:rsidRPr="00F030B6">
        <w:rPr>
          <w:rFonts w:ascii="Courier New" w:eastAsia="Times New Roman" w:hAnsi="Courier New" w:cs="Courier New"/>
          <w:b/>
          <w:bCs/>
          <w:lang w:val="uk-UA"/>
        </w:rPr>
        <w:t>strong</w:t>
      </w:r>
      <w:proofErr w:type="spellEnd"/>
      <w:r w:rsidRPr="00F030B6">
        <w:rPr>
          <w:rFonts w:ascii="Courier New" w:eastAsia="Times New Roman" w:hAnsi="Courier New" w:cs="Courier New"/>
          <w:b/>
          <w:bCs/>
          <w:lang w:val="uk-UA"/>
        </w:rPr>
        <w:t>&gt;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fb.created_at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toLocaleString</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uk</w:t>
      </w:r>
      <w:proofErr w:type="spellEnd"/>
      <w:r w:rsidRPr="00F030B6">
        <w:rPr>
          <w:rFonts w:ascii="Courier New" w:eastAsia="Times New Roman" w:hAnsi="Courier New" w:cs="Courier New"/>
          <w:b/>
          <w:bCs/>
          <w:lang w:val="uk-UA"/>
        </w:rPr>
        <w:t>-UA")}&lt;/p&gt;</w:t>
      </w:r>
    </w:p>
    <w:p w14:paraId="4D90FD9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data-id</w:t>
      </w:r>
      <w:proofErr w:type="spellEnd"/>
      <w:r w:rsidRPr="00F030B6">
        <w:rPr>
          <w:rFonts w:ascii="Courier New" w:eastAsia="Times New Roman" w:hAnsi="Courier New" w:cs="Courier New"/>
          <w:b/>
          <w:bCs/>
          <w:lang w:val="uk-UA"/>
        </w:rPr>
        <w:t>="${fb.id}"&gt;Видалити&lt;/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&gt;</w:t>
      </w:r>
    </w:p>
    <w:p w14:paraId="4E5E858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B35011B" w14:textId="77777777" w:rsidR="00910D20" w:rsidRPr="00F030B6" w:rsidRDefault="00910D20" w:rsidP="00F030B6">
      <w:pPr>
        <w:spacing w:line="240" w:lineRule="auto"/>
        <w:rPr>
          <w:rFonts w:ascii="Courier New" w:eastAsia="Times New Roman" w:hAnsi="Courier New" w:cs="Courier New"/>
          <w:b/>
          <w:bCs/>
          <w:lang w:val="uk-UA"/>
        </w:rPr>
      </w:pPr>
    </w:p>
    <w:p w14:paraId="5B782EB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card.querySelector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 =&gt; {</w:t>
      </w:r>
    </w:p>
    <w:p w14:paraId="2CA50E6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confirm</w:t>
      </w:r>
      <w:proofErr w:type="spellEnd"/>
      <w:r w:rsidRPr="00F030B6">
        <w:rPr>
          <w:rFonts w:ascii="Courier New" w:eastAsia="Times New Roman" w:hAnsi="Courier New" w:cs="Courier New"/>
          <w:b/>
          <w:bCs/>
          <w:lang w:val="uk-UA"/>
        </w:rPr>
        <w:t>("Ви дійсно хочете видалити цей відгук?")) {</w:t>
      </w:r>
    </w:p>
    <w:p w14:paraId="5325684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deleteFeedback</w:t>
      </w:r>
      <w:proofErr w:type="spellEnd"/>
      <w:r w:rsidRPr="00F030B6">
        <w:rPr>
          <w:rFonts w:ascii="Courier New" w:eastAsia="Times New Roman" w:hAnsi="Courier New" w:cs="Courier New"/>
          <w:b/>
          <w:bCs/>
          <w:lang w:val="uk-UA"/>
        </w:rPr>
        <w:t>(fb.id);</w:t>
      </w:r>
    </w:p>
    <w:p w14:paraId="5D1EE2E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4F3BA1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5360B93" w14:textId="77777777" w:rsidR="00910D20" w:rsidRPr="00F030B6" w:rsidRDefault="00910D20" w:rsidP="00F030B6">
      <w:pPr>
        <w:spacing w:line="240" w:lineRule="auto"/>
        <w:rPr>
          <w:rFonts w:ascii="Courier New" w:eastAsia="Times New Roman" w:hAnsi="Courier New" w:cs="Courier New"/>
          <w:b/>
          <w:bCs/>
          <w:lang w:val="uk-UA"/>
        </w:rPr>
      </w:pPr>
    </w:p>
    <w:p w14:paraId="5566C15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feedbackList.appendChild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card</w:t>
      </w:r>
      <w:proofErr w:type="spellEnd"/>
      <w:r w:rsidRPr="00F030B6">
        <w:rPr>
          <w:rFonts w:ascii="Courier New" w:eastAsia="Times New Roman" w:hAnsi="Courier New" w:cs="Courier New"/>
          <w:b/>
          <w:bCs/>
          <w:lang w:val="uk-UA"/>
        </w:rPr>
        <w:t>);</w:t>
      </w:r>
    </w:p>
    <w:p w14:paraId="6215317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217F899" w14:textId="007F794A" w:rsidR="00910D20" w:rsidRPr="003054B9" w:rsidRDefault="00037421" w:rsidP="00F030B6">
      <w:pPr>
        <w:spacing w:line="240" w:lineRule="auto"/>
        <w:ind w:left="720"/>
        <w:rPr>
          <w:rFonts w:ascii="Times New Roman" w:eastAsia="Times New Roman" w:hAnsi="Times New Roman" w:cs="Times New Roman"/>
          <w:sz w:val="28"/>
          <w:szCs w:val="28"/>
          <w:lang w:val="uk-UA"/>
        </w:rPr>
      </w:pPr>
      <w:r w:rsidRPr="00F030B6">
        <w:rPr>
          <w:rFonts w:ascii="Courier New" w:eastAsia="Times New Roman" w:hAnsi="Courier New" w:cs="Courier New"/>
          <w:b/>
          <w:bCs/>
          <w:lang w:val="uk-UA"/>
        </w:rPr>
        <w:t xml:space="preserve">  }</w:t>
      </w:r>
      <w:r w:rsidRPr="00F030B6">
        <w:rPr>
          <w:rFonts w:ascii="Courier New" w:eastAsia="Times New Roman" w:hAnsi="Courier New" w:cs="Courier New"/>
          <w:b/>
          <w:bCs/>
          <w:lang w:val="uk-UA"/>
        </w:rPr>
        <w:br/>
      </w:r>
      <w:r w:rsidRPr="003054B9">
        <w:rPr>
          <w:rFonts w:ascii="Times New Roman" w:eastAsia="Times New Roman" w:hAnsi="Times New Roman" w:cs="Times New Roman"/>
          <w:sz w:val="28"/>
          <w:szCs w:val="28"/>
          <w:lang w:val="uk-UA"/>
        </w:rPr>
        <w:br/>
      </w:r>
      <w:r w:rsidRPr="003054B9">
        <w:rPr>
          <w:rFonts w:ascii="Times New Roman" w:eastAsia="Times New Roman" w:hAnsi="Times New Roman" w:cs="Times New Roman"/>
          <w:sz w:val="28"/>
          <w:szCs w:val="28"/>
          <w:lang w:val="uk-UA"/>
        </w:rPr>
        <w:br/>
        <w:t>Видалити відгук</w:t>
      </w:r>
      <w:r w:rsidR="00F030B6">
        <w:rPr>
          <w:rFonts w:ascii="Times New Roman" w:eastAsia="Times New Roman" w:hAnsi="Times New Roman" w:cs="Times New Roman"/>
          <w:sz w:val="28"/>
          <w:szCs w:val="28"/>
          <w:lang w:val="uk-UA"/>
        </w:rPr>
        <w:t>:</w:t>
      </w:r>
    </w:p>
    <w:p w14:paraId="4CA8F94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deleteFeedback</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w:t>
      </w:r>
    </w:p>
    <w:p w14:paraId="096FB74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1DD768F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(`http://127.0.0.1:8000/admin/feedback/${id}`, {</w:t>
      </w:r>
    </w:p>
    <w:p w14:paraId="6BE20EA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"DELETE",</w:t>
      </w:r>
    </w:p>
    <w:p w14:paraId="5A59682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32FE46B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5FEB8F1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("Не вдалося видалити відгук");</w:t>
      </w:r>
    </w:p>
    <w:p w14:paraId="6ADCDFB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loadFeedbacks</w:t>
      </w:r>
      <w:proofErr w:type="spellEnd"/>
      <w:r w:rsidRPr="00F030B6">
        <w:rPr>
          <w:rFonts w:ascii="Courier New" w:eastAsia="Times New Roman" w:hAnsi="Courier New" w:cs="Courier New"/>
          <w:b/>
          <w:bCs/>
          <w:lang w:val="uk-UA"/>
        </w:rPr>
        <w:t>();  // Оновити список після видалення</w:t>
      </w:r>
    </w:p>
    <w:p w14:paraId="3680179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 {</w:t>
      </w:r>
    </w:p>
    <w:p w14:paraId="6B161C6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error.message</w:t>
      </w:r>
      <w:proofErr w:type="spellEnd"/>
      <w:r w:rsidRPr="00F030B6">
        <w:rPr>
          <w:rFonts w:ascii="Courier New" w:eastAsia="Times New Roman" w:hAnsi="Courier New" w:cs="Courier New"/>
          <w:b/>
          <w:bCs/>
          <w:lang w:val="uk-UA"/>
        </w:rPr>
        <w:t>);</w:t>
      </w:r>
    </w:p>
    <w:p w14:paraId="4A4D654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632389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FB0F73B" w14:textId="77777777" w:rsidR="00910D20" w:rsidRPr="003054B9" w:rsidRDefault="00910D20">
      <w:pPr>
        <w:rPr>
          <w:rFonts w:ascii="Times New Roman" w:eastAsia="Times New Roman" w:hAnsi="Times New Roman" w:cs="Times New Roman"/>
          <w:sz w:val="28"/>
          <w:szCs w:val="28"/>
          <w:lang w:val="uk-UA"/>
        </w:rPr>
      </w:pPr>
    </w:p>
    <w:p w14:paraId="63096321" w14:textId="77777777" w:rsidR="00910D20" w:rsidRPr="003054B9" w:rsidRDefault="00910D20">
      <w:pPr>
        <w:rPr>
          <w:rFonts w:ascii="Times New Roman" w:eastAsia="Times New Roman" w:hAnsi="Times New Roman" w:cs="Times New Roman"/>
          <w:sz w:val="28"/>
          <w:szCs w:val="28"/>
          <w:lang w:val="uk-UA"/>
        </w:rPr>
      </w:pPr>
    </w:p>
    <w:p w14:paraId="3F7490F7" w14:textId="77777777" w:rsidR="00F030B6" w:rsidRDefault="00037421" w:rsidP="00F030B6">
      <w:pPr>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JS частина(новини):</w:t>
      </w:r>
      <w:r w:rsidRPr="003054B9">
        <w:rPr>
          <w:rFonts w:ascii="Times New Roman" w:eastAsia="Times New Roman" w:hAnsi="Times New Roman" w:cs="Times New Roman"/>
          <w:sz w:val="28"/>
          <w:szCs w:val="28"/>
          <w:lang w:val="uk-UA"/>
        </w:rPr>
        <w:br/>
        <w:t>Завантаження новин</w:t>
      </w:r>
      <w:r w:rsidR="00F030B6">
        <w:rPr>
          <w:rFonts w:ascii="Times New Roman" w:eastAsia="Times New Roman" w:hAnsi="Times New Roman" w:cs="Times New Roman"/>
          <w:sz w:val="28"/>
          <w:szCs w:val="28"/>
          <w:lang w:val="uk-UA"/>
        </w:rPr>
        <w:t>:</w:t>
      </w:r>
    </w:p>
    <w:p w14:paraId="7A2CDAE0" w14:textId="75EA1810" w:rsidR="00910D20" w:rsidRPr="003054B9" w:rsidRDefault="00037421" w:rsidP="00F030B6">
      <w:pPr>
        <w:spacing w:line="240" w:lineRule="auto"/>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async</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function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fetchNews</w:t>
      </w:r>
      <w:proofErr w:type="spellEnd"/>
      <w:r w:rsidRPr="003054B9">
        <w:rPr>
          <w:rFonts w:ascii="Times New Roman" w:eastAsia="Times New Roman" w:hAnsi="Times New Roman" w:cs="Times New Roman"/>
          <w:sz w:val="28"/>
          <w:szCs w:val="28"/>
          <w:lang w:val="uk-UA"/>
        </w:rPr>
        <w:t>() {</w:t>
      </w:r>
    </w:p>
    <w:p w14:paraId="25D5C72D"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try</w:t>
      </w:r>
      <w:proofErr w:type="spellEnd"/>
      <w:r w:rsidRPr="003054B9">
        <w:rPr>
          <w:rFonts w:ascii="Times New Roman" w:eastAsia="Times New Roman" w:hAnsi="Times New Roman" w:cs="Times New Roman"/>
          <w:sz w:val="28"/>
          <w:szCs w:val="28"/>
          <w:lang w:val="uk-UA"/>
        </w:rPr>
        <w:t xml:space="preserve"> {</w:t>
      </w:r>
    </w:p>
    <w:p w14:paraId="1546D04F"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const</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res</w:t>
      </w:r>
      <w:proofErr w:type="spellEnd"/>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await</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fetch</w:t>
      </w:r>
      <w:proofErr w:type="spellEnd"/>
      <w:r w:rsidRPr="003054B9">
        <w:rPr>
          <w:rFonts w:ascii="Times New Roman" w:eastAsia="Times New Roman" w:hAnsi="Times New Roman" w:cs="Times New Roman"/>
          <w:sz w:val="28"/>
          <w:szCs w:val="28"/>
          <w:lang w:val="uk-UA"/>
        </w:rPr>
        <w:t xml:space="preserve">("http://127.0.0.1:8000/news", { </w:t>
      </w:r>
      <w:proofErr w:type="spellStart"/>
      <w:r w:rsidRPr="003054B9">
        <w:rPr>
          <w:rFonts w:ascii="Times New Roman" w:eastAsia="Times New Roman" w:hAnsi="Times New Roman" w:cs="Times New Roman"/>
          <w:sz w:val="28"/>
          <w:szCs w:val="28"/>
          <w:lang w:val="uk-UA"/>
        </w:rPr>
        <w:t>credentials</w:t>
      </w:r>
      <w:proofErr w:type="spellEnd"/>
      <w:r w:rsidRPr="003054B9">
        <w:rPr>
          <w:rFonts w:ascii="Times New Roman" w:eastAsia="Times New Roman" w:hAnsi="Times New Roman" w:cs="Times New Roman"/>
          <w:sz w:val="28"/>
          <w:szCs w:val="28"/>
          <w:lang w:val="uk-UA"/>
        </w:rPr>
        <w:t>: "</w:t>
      </w:r>
      <w:proofErr w:type="spellStart"/>
      <w:r w:rsidRPr="003054B9">
        <w:rPr>
          <w:rFonts w:ascii="Times New Roman" w:eastAsia="Times New Roman" w:hAnsi="Times New Roman" w:cs="Times New Roman"/>
          <w:sz w:val="28"/>
          <w:szCs w:val="28"/>
          <w:lang w:val="uk-UA"/>
        </w:rPr>
        <w:t>include</w:t>
      </w:r>
      <w:proofErr w:type="spellEnd"/>
      <w:r w:rsidRPr="003054B9">
        <w:rPr>
          <w:rFonts w:ascii="Times New Roman" w:eastAsia="Times New Roman" w:hAnsi="Times New Roman" w:cs="Times New Roman"/>
          <w:sz w:val="28"/>
          <w:szCs w:val="28"/>
          <w:lang w:val="uk-UA"/>
        </w:rPr>
        <w:t>" });</w:t>
      </w:r>
    </w:p>
    <w:p w14:paraId="58B21AB3"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if</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res.ok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throw</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new</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Error</w:t>
      </w:r>
      <w:proofErr w:type="spellEnd"/>
      <w:r w:rsidRPr="003054B9">
        <w:rPr>
          <w:rFonts w:ascii="Times New Roman" w:eastAsia="Times New Roman" w:hAnsi="Times New Roman" w:cs="Times New Roman"/>
          <w:sz w:val="28"/>
          <w:szCs w:val="28"/>
          <w:lang w:val="uk-UA"/>
        </w:rPr>
        <w:t>("Помилка завантаження новин");</w:t>
      </w:r>
    </w:p>
    <w:p w14:paraId="43B7211D"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      </w:t>
      </w:r>
      <w:proofErr w:type="spellStart"/>
      <w:r w:rsidRPr="003054B9">
        <w:rPr>
          <w:rFonts w:ascii="Times New Roman" w:eastAsia="Times New Roman" w:hAnsi="Times New Roman" w:cs="Times New Roman"/>
          <w:sz w:val="28"/>
          <w:szCs w:val="28"/>
          <w:lang w:val="uk-UA"/>
        </w:rPr>
        <w:t>newsData</w:t>
      </w:r>
      <w:proofErr w:type="spellEnd"/>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await</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res.json</w:t>
      </w:r>
      <w:proofErr w:type="spellEnd"/>
      <w:r w:rsidRPr="003054B9">
        <w:rPr>
          <w:rFonts w:ascii="Times New Roman" w:eastAsia="Times New Roman" w:hAnsi="Times New Roman" w:cs="Times New Roman"/>
          <w:sz w:val="28"/>
          <w:szCs w:val="28"/>
          <w:lang w:val="uk-UA"/>
        </w:rPr>
        <w:t>();</w:t>
      </w:r>
    </w:p>
    <w:p w14:paraId="637E3870"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applyFilters</w:t>
      </w:r>
      <w:proofErr w:type="spellEnd"/>
      <w:r w:rsidRPr="003054B9">
        <w:rPr>
          <w:rFonts w:ascii="Times New Roman" w:eastAsia="Times New Roman" w:hAnsi="Times New Roman" w:cs="Times New Roman"/>
          <w:sz w:val="28"/>
          <w:szCs w:val="28"/>
          <w:lang w:val="uk-UA"/>
        </w:rPr>
        <w:t>();</w:t>
      </w:r>
    </w:p>
    <w:p w14:paraId="7C4817E5"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catch</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err</w:t>
      </w:r>
      <w:proofErr w:type="spellEnd"/>
      <w:r w:rsidRPr="003054B9">
        <w:rPr>
          <w:rFonts w:ascii="Times New Roman" w:eastAsia="Times New Roman" w:hAnsi="Times New Roman" w:cs="Times New Roman"/>
          <w:sz w:val="28"/>
          <w:szCs w:val="28"/>
          <w:lang w:val="uk-UA"/>
        </w:rPr>
        <w:t>) {</w:t>
      </w:r>
    </w:p>
    <w:p w14:paraId="74C9AC04"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alert</w:t>
      </w:r>
      <w:proofErr w:type="spellEnd"/>
      <w:r w:rsidRPr="003054B9">
        <w:rPr>
          <w:rFonts w:ascii="Times New Roman" w:eastAsia="Times New Roman" w:hAnsi="Times New Roman" w:cs="Times New Roman"/>
          <w:sz w:val="28"/>
          <w:szCs w:val="28"/>
          <w:lang w:val="uk-UA"/>
        </w:rPr>
        <w:t>(</w:t>
      </w:r>
      <w:proofErr w:type="spellStart"/>
      <w:r w:rsidRPr="003054B9">
        <w:rPr>
          <w:rFonts w:ascii="Times New Roman" w:eastAsia="Times New Roman" w:hAnsi="Times New Roman" w:cs="Times New Roman"/>
          <w:sz w:val="28"/>
          <w:szCs w:val="28"/>
          <w:lang w:val="uk-UA"/>
        </w:rPr>
        <w:t>err.message</w:t>
      </w:r>
      <w:proofErr w:type="spellEnd"/>
      <w:r w:rsidRPr="003054B9">
        <w:rPr>
          <w:rFonts w:ascii="Times New Roman" w:eastAsia="Times New Roman" w:hAnsi="Times New Roman" w:cs="Times New Roman"/>
          <w:sz w:val="28"/>
          <w:szCs w:val="28"/>
          <w:lang w:val="uk-UA"/>
        </w:rPr>
        <w:t>);</w:t>
      </w:r>
    </w:p>
    <w:p w14:paraId="77D91128" w14:textId="77777777" w:rsidR="00910D20" w:rsidRPr="003054B9" w:rsidRDefault="00037421" w:rsidP="00F030B6">
      <w:pPr>
        <w:spacing w:line="240" w:lineRule="auto"/>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p>
    <w:p w14:paraId="5D75BD6C" w14:textId="58595695" w:rsidR="00F030B6" w:rsidRDefault="00037421" w:rsidP="00F030B6">
      <w:pPr>
        <w:spacing w:line="240" w:lineRule="auto"/>
        <w:ind w:left="720"/>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br/>
      </w:r>
      <w:r w:rsidRPr="003054B9">
        <w:rPr>
          <w:rFonts w:ascii="Times New Roman" w:eastAsia="Times New Roman" w:hAnsi="Times New Roman" w:cs="Times New Roman"/>
          <w:sz w:val="28"/>
          <w:szCs w:val="28"/>
          <w:lang w:val="uk-UA"/>
        </w:rPr>
        <w:br/>
        <w:t>Фільтр та дії з новинами :</w:t>
      </w:r>
    </w:p>
    <w:p w14:paraId="765B85BE" w14:textId="5189B6F4" w:rsidR="00420A8E" w:rsidRDefault="00490916" w:rsidP="00F030B6">
      <w:pPr>
        <w:spacing w:line="240" w:lineRule="auto"/>
        <w:ind w:left="72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Застосування сортування за датою та пошуку за заголовком новин:</w:t>
      </w:r>
    </w:p>
    <w:p w14:paraId="5D742789" w14:textId="4C12A718" w:rsidR="00910D20" w:rsidRPr="00F030B6" w:rsidRDefault="00F030B6" w:rsidP="00F030B6">
      <w:pPr>
        <w:spacing w:line="240" w:lineRule="auto"/>
        <w:rPr>
          <w:rFonts w:ascii="Courier New" w:eastAsia="Times New Roman" w:hAnsi="Courier New" w:cs="Courier New"/>
          <w:b/>
          <w:bCs/>
          <w:lang w:val="uk-UA"/>
        </w:rPr>
      </w:pPr>
      <w:r>
        <w:rPr>
          <w:rFonts w:ascii="Times New Roman" w:eastAsia="Times New Roman" w:hAnsi="Times New Roman" w:cs="Times New Roman"/>
          <w:sz w:val="28"/>
          <w:szCs w:val="28"/>
          <w:lang w:val="uk-UA"/>
        </w:rPr>
        <w:t xml:space="preserve">    </w:t>
      </w:r>
      <w:proofErr w:type="spellStart"/>
      <w:r w:rsidR="00037421" w:rsidRPr="00F030B6">
        <w:rPr>
          <w:rFonts w:ascii="Courier New" w:eastAsia="Times New Roman" w:hAnsi="Courier New" w:cs="Courier New"/>
          <w:b/>
          <w:bCs/>
          <w:lang w:val="uk-UA"/>
        </w:rPr>
        <w:t>function</w:t>
      </w:r>
      <w:proofErr w:type="spellEnd"/>
      <w:r w:rsidR="00037421" w:rsidRPr="00F030B6">
        <w:rPr>
          <w:rFonts w:ascii="Courier New" w:eastAsia="Times New Roman" w:hAnsi="Courier New" w:cs="Courier New"/>
          <w:b/>
          <w:bCs/>
          <w:lang w:val="uk-UA"/>
        </w:rPr>
        <w:t xml:space="preserve"> </w:t>
      </w:r>
      <w:proofErr w:type="spellStart"/>
      <w:r w:rsidR="00037421" w:rsidRPr="00F030B6">
        <w:rPr>
          <w:rFonts w:ascii="Courier New" w:eastAsia="Times New Roman" w:hAnsi="Courier New" w:cs="Courier New"/>
          <w:b/>
          <w:bCs/>
          <w:lang w:val="uk-UA"/>
        </w:rPr>
        <w:t>applyFilters</w:t>
      </w:r>
      <w:proofErr w:type="spellEnd"/>
      <w:r w:rsidR="00037421" w:rsidRPr="00F030B6">
        <w:rPr>
          <w:rFonts w:ascii="Courier New" w:eastAsia="Times New Roman" w:hAnsi="Courier New" w:cs="Courier New"/>
          <w:b/>
          <w:bCs/>
          <w:lang w:val="uk-UA"/>
        </w:rPr>
        <w:t>() {</w:t>
      </w:r>
    </w:p>
    <w:p w14:paraId="4C1DA44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searchTerm</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searchInput.value.trim</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toLowerCase</w:t>
      </w:r>
      <w:proofErr w:type="spellEnd"/>
      <w:r w:rsidRPr="00F030B6">
        <w:rPr>
          <w:rFonts w:ascii="Courier New" w:eastAsia="Times New Roman" w:hAnsi="Courier New" w:cs="Courier New"/>
          <w:b/>
          <w:bCs/>
          <w:lang w:val="uk-UA"/>
        </w:rPr>
        <w:t>();</w:t>
      </w:r>
    </w:p>
    <w:p w14:paraId="2834657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filteredNews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newsData.filter</w:t>
      </w:r>
      <w:proofErr w:type="spellEnd"/>
      <w:r w:rsidRPr="00F030B6">
        <w:rPr>
          <w:rFonts w:ascii="Courier New" w:eastAsia="Times New Roman" w:hAnsi="Courier New" w:cs="Courier New"/>
          <w:b/>
          <w:bCs/>
          <w:lang w:val="uk-UA"/>
        </w:rPr>
        <w:t xml:space="preserve">(n =&gt; </w:t>
      </w:r>
      <w:proofErr w:type="spellStart"/>
      <w:r w:rsidRPr="00F030B6">
        <w:rPr>
          <w:rFonts w:ascii="Courier New" w:eastAsia="Times New Roman" w:hAnsi="Courier New" w:cs="Courier New"/>
          <w:b/>
          <w:bCs/>
          <w:lang w:val="uk-UA"/>
        </w:rPr>
        <w:t>n.title.toLowerCase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includes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searchTerm</w:t>
      </w:r>
      <w:proofErr w:type="spellEnd"/>
      <w:r w:rsidRPr="00F030B6">
        <w:rPr>
          <w:rFonts w:ascii="Courier New" w:eastAsia="Times New Roman" w:hAnsi="Courier New" w:cs="Courier New"/>
          <w:b/>
          <w:bCs/>
          <w:lang w:val="uk-UA"/>
        </w:rPr>
        <w:t>));</w:t>
      </w:r>
    </w:p>
    <w:p w14:paraId="7D25D4C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filteredNews.sort</w:t>
      </w:r>
      <w:proofErr w:type="spellEnd"/>
      <w:r w:rsidRPr="00F030B6">
        <w:rPr>
          <w:rFonts w:ascii="Courier New" w:eastAsia="Times New Roman" w:hAnsi="Courier New" w:cs="Courier New"/>
          <w:b/>
          <w:bCs/>
          <w:lang w:val="uk-UA"/>
        </w:rPr>
        <w:t>((a, b) =&gt; {</w:t>
      </w:r>
    </w:p>
    <w:p w14:paraId="2F61DAB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a.created_at</w:t>
      </w:r>
      <w:proofErr w:type="spellEnd"/>
      <w:r w:rsidRPr="00F030B6">
        <w:rPr>
          <w:rFonts w:ascii="Courier New" w:eastAsia="Times New Roman" w:hAnsi="Courier New" w:cs="Courier New"/>
          <w:b/>
          <w:bCs/>
          <w:lang w:val="uk-UA"/>
        </w:rPr>
        <w:t>);</w:t>
      </w:r>
    </w:p>
    <w:p w14:paraId="5810B6A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dateB</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b.created_at</w:t>
      </w:r>
      <w:proofErr w:type="spellEnd"/>
      <w:r w:rsidRPr="00F030B6">
        <w:rPr>
          <w:rFonts w:ascii="Courier New" w:eastAsia="Times New Roman" w:hAnsi="Courier New" w:cs="Courier New"/>
          <w:b/>
          <w:bCs/>
          <w:lang w:val="uk-UA"/>
        </w:rPr>
        <w:t>);</w:t>
      </w:r>
    </w:p>
    <w:p w14:paraId="143C47D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sortNewestFirst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dateB</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dateA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dateA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dateB</w:t>
      </w:r>
      <w:proofErr w:type="spellEnd"/>
      <w:r w:rsidRPr="00F030B6">
        <w:rPr>
          <w:rFonts w:ascii="Courier New" w:eastAsia="Times New Roman" w:hAnsi="Courier New" w:cs="Courier New"/>
          <w:b/>
          <w:bCs/>
          <w:lang w:val="uk-UA"/>
        </w:rPr>
        <w:t>;</w:t>
      </w:r>
    </w:p>
    <w:p w14:paraId="679DB44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81A4DE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renderNews</w:t>
      </w:r>
      <w:proofErr w:type="spellEnd"/>
      <w:r w:rsidRPr="00F030B6">
        <w:rPr>
          <w:rFonts w:ascii="Courier New" w:eastAsia="Times New Roman" w:hAnsi="Courier New" w:cs="Courier New"/>
          <w:b/>
          <w:bCs/>
          <w:lang w:val="uk-UA"/>
        </w:rPr>
        <w:t>();</w:t>
      </w:r>
    </w:p>
    <w:p w14:paraId="4CE7E15F" w14:textId="77777777" w:rsidR="0049091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r w:rsidRPr="00F030B6">
        <w:rPr>
          <w:rFonts w:ascii="Courier New" w:eastAsia="Times New Roman" w:hAnsi="Courier New" w:cs="Courier New"/>
          <w:b/>
          <w:bCs/>
          <w:lang w:val="uk-UA"/>
        </w:rPr>
        <w:br/>
      </w:r>
    </w:p>
    <w:p w14:paraId="142B7AA7" w14:textId="5BB2AF5F" w:rsidR="00910D20" w:rsidRPr="00F030B6" w:rsidRDefault="00490916" w:rsidP="00F030B6">
      <w:pPr>
        <w:spacing w:line="240" w:lineRule="auto"/>
        <w:rPr>
          <w:rFonts w:ascii="Courier New" w:eastAsia="Times New Roman" w:hAnsi="Courier New" w:cs="Courier New"/>
          <w:b/>
          <w:bCs/>
          <w:lang w:val="uk-UA"/>
        </w:rPr>
      </w:pPr>
      <w:r>
        <w:rPr>
          <w:rFonts w:ascii="Times New Roman" w:eastAsia="Times New Roman" w:hAnsi="Times New Roman" w:cs="Times New Roman"/>
          <w:sz w:val="28"/>
          <w:szCs w:val="28"/>
          <w:lang w:val="uk-UA"/>
        </w:rPr>
        <w:t>Функція виведення новин на сторінку:</w:t>
      </w:r>
      <w:r w:rsidR="00037421" w:rsidRPr="00F030B6">
        <w:rPr>
          <w:rFonts w:ascii="Courier New" w:eastAsia="Times New Roman" w:hAnsi="Courier New" w:cs="Courier New"/>
          <w:b/>
          <w:bCs/>
          <w:lang w:val="uk-UA"/>
        </w:rPr>
        <w:br/>
      </w:r>
      <w:proofErr w:type="spellStart"/>
      <w:r w:rsidR="00037421" w:rsidRPr="00F030B6">
        <w:rPr>
          <w:rFonts w:ascii="Courier New" w:eastAsia="Times New Roman" w:hAnsi="Courier New" w:cs="Courier New"/>
          <w:b/>
          <w:bCs/>
          <w:lang w:val="uk-UA"/>
        </w:rPr>
        <w:t>function</w:t>
      </w:r>
      <w:proofErr w:type="spellEnd"/>
      <w:r w:rsidR="00037421" w:rsidRPr="00F030B6">
        <w:rPr>
          <w:rFonts w:ascii="Courier New" w:eastAsia="Times New Roman" w:hAnsi="Courier New" w:cs="Courier New"/>
          <w:b/>
          <w:bCs/>
          <w:lang w:val="uk-UA"/>
        </w:rPr>
        <w:t xml:space="preserve"> </w:t>
      </w:r>
      <w:proofErr w:type="spellStart"/>
      <w:r w:rsidR="00037421" w:rsidRPr="00F030B6">
        <w:rPr>
          <w:rFonts w:ascii="Courier New" w:eastAsia="Times New Roman" w:hAnsi="Courier New" w:cs="Courier New"/>
          <w:b/>
          <w:bCs/>
          <w:lang w:val="uk-UA"/>
        </w:rPr>
        <w:t>renderNews</w:t>
      </w:r>
      <w:proofErr w:type="spellEnd"/>
      <w:r w:rsidR="00037421" w:rsidRPr="00F030B6">
        <w:rPr>
          <w:rFonts w:ascii="Courier New" w:eastAsia="Times New Roman" w:hAnsi="Courier New" w:cs="Courier New"/>
          <w:b/>
          <w:bCs/>
          <w:lang w:val="uk-UA"/>
        </w:rPr>
        <w:t>() {</w:t>
      </w:r>
    </w:p>
    <w:p w14:paraId="630D031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newsList.innerHTML</w:t>
      </w:r>
      <w:proofErr w:type="spellEnd"/>
      <w:r w:rsidRPr="00F030B6">
        <w:rPr>
          <w:rFonts w:ascii="Courier New" w:eastAsia="Times New Roman" w:hAnsi="Courier New" w:cs="Courier New"/>
          <w:b/>
          <w:bCs/>
          <w:lang w:val="uk-UA"/>
        </w:rPr>
        <w:t xml:space="preserve"> = "";</w:t>
      </w:r>
    </w:p>
    <w:p w14:paraId="053BE8C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filteredNews.length</w:t>
      </w:r>
      <w:proofErr w:type="spellEnd"/>
      <w:r w:rsidRPr="00F030B6">
        <w:rPr>
          <w:rFonts w:ascii="Courier New" w:eastAsia="Times New Roman" w:hAnsi="Courier New" w:cs="Courier New"/>
          <w:b/>
          <w:bCs/>
          <w:lang w:val="uk-UA"/>
        </w:rPr>
        <w:t xml:space="preserve"> === 0) {</w:t>
      </w:r>
    </w:p>
    <w:p w14:paraId="665D5A2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newsList.innerHTML</w:t>
      </w:r>
      <w:proofErr w:type="spellEnd"/>
      <w:r w:rsidRPr="00F030B6">
        <w:rPr>
          <w:rFonts w:ascii="Courier New" w:eastAsia="Times New Roman" w:hAnsi="Courier New" w:cs="Courier New"/>
          <w:b/>
          <w:bCs/>
          <w:lang w:val="uk-UA"/>
        </w:rPr>
        <w:t xml:space="preserve"> = "&lt;p&gt;Новини не знайдено.&lt;/p&gt;";</w:t>
      </w:r>
    </w:p>
    <w:p w14:paraId="265877C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2AF8504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32BBF95" w14:textId="77777777" w:rsidR="00910D20" w:rsidRPr="00F030B6" w:rsidRDefault="00910D20" w:rsidP="00F030B6">
      <w:pPr>
        <w:spacing w:line="240" w:lineRule="auto"/>
        <w:rPr>
          <w:rFonts w:ascii="Courier New" w:eastAsia="Times New Roman" w:hAnsi="Courier New" w:cs="Courier New"/>
          <w:b/>
          <w:bCs/>
          <w:lang w:val="uk-UA"/>
        </w:rPr>
      </w:pPr>
    </w:p>
    <w:p w14:paraId="1061752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filteredNews.forEach</w:t>
      </w:r>
      <w:proofErr w:type="spellEnd"/>
      <w:r w:rsidRPr="00F030B6">
        <w:rPr>
          <w:rFonts w:ascii="Courier New" w:eastAsia="Times New Roman" w:hAnsi="Courier New" w:cs="Courier New"/>
          <w:b/>
          <w:bCs/>
          <w:lang w:val="uk-UA"/>
        </w:rPr>
        <w:t>(n =&gt; {</w:t>
      </w:r>
    </w:p>
    <w:p w14:paraId="05D8DBC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item</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document.createElement</w:t>
      </w:r>
      <w:proofErr w:type="spellEnd"/>
      <w:r w:rsidRPr="00F030B6">
        <w:rPr>
          <w:rFonts w:ascii="Courier New" w:eastAsia="Times New Roman" w:hAnsi="Courier New" w:cs="Courier New"/>
          <w:b/>
          <w:bCs/>
          <w:lang w:val="uk-UA"/>
        </w:rPr>
        <w:t>("div");</w:t>
      </w:r>
    </w:p>
    <w:p w14:paraId="6B73022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item.className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news-item</w:t>
      </w:r>
      <w:proofErr w:type="spellEnd"/>
      <w:r w:rsidRPr="00F030B6">
        <w:rPr>
          <w:rFonts w:ascii="Courier New" w:eastAsia="Times New Roman" w:hAnsi="Courier New" w:cs="Courier New"/>
          <w:b/>
          <w:bCs/>
          <w:lang w:val="uk-UA"/>
        </w:rPr>
        <w:t>";</w:t>
      </w:r>
    </w:p>
    <w:p w14:paraId="3626953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n.created_at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toLocaleDateString</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uk</w:t>
      </w:r>
      <w:proofErr w:type="spellEnd"/>
      <w:r w:rsidRPr="00F030B6">
        <w:rPr>
          <w:rFonts w:ascii="Courier New" w:eastAsia="Times New Roman" w:hAnsi="Courier New" w:cs="Courier New"/>
          <w:b/>
          <w:bCs/>
          <w:lang w:val="uk-UA"/>
        </w:rPr>
        <w:t>-UA");</w:t>
      </w:r>
    </w:p>
    <w:p w14:paraId="0137535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item.innerHTML</w:t>
      </w:r>
      <w:proofErr w:type="spellEnd"/>
      <w:r w:rsidRPr="00F030B6">
        <w:rPr>
          <w:rFonts w:ascii="Courier New" w:eastAsia="Times New Roman" w:hAnsi="Courier New" w:cs="Courier New"/>
          <w:b/>
          <w:bCs/>
          <w:lang w:val="uk-UA"/>
        </w:rPr>
        <w:t xml:space="preserve"> = `</w:t>
      </w:r>
    </w:p>
    <w:p w14:paraId="4285342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&lt;h3&gt;${</w:t>
      </w:r>
      <w:proofErr w:type="spellStart"/>
      <w:r w:rsidRPr="00F030B6">
        <w:rPr>
          <w:rFonts w:ascii="Courier New" w:eastAsia="Times New Roman" w:hAnsi="Courier New" w:cs="Courier New"/>
          <w:b/>
          <w:bCs/>
          <w:lang w:val="uk-UA"/>
        </w:rPr>
        <w:t>n.title</w:t>
      </w:r>
      <w:proofErr w:type="spellEnd"/>
      <w:r w:rsidRPr="00F030B6">
        <w:rPr>
          <w:rFonts w:ascii="Courier New" w:eastAsia="Times New Roman" w:hAnsi="Courier New" w:cs="Courier New"/>
          <w:b/>
          <w:bCs/>
          <w:lang w:val="uk-UA"/>
        </w:rPr>
        <w:t>}&lt;/h3&gt;</w:t>
      </w:r>
    </w:p>
    <w:p w14:paraId="0B2FA10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&lt;p&gt;${</w:t>
      </w:r>
      <w:proofErr w:type="spellStart"/>
      <w:r w:rsidRPr="00F030B6">
        <w:rPr>
          <w:rFonts w:ascii="Courier New" w:eastAsia="Times New Roman" w:hAnsi="Courier New" w:cs="Courier New"/>
          <w:b/>
          <w:bCs/>
          <w:lang w:val="uk-UA"/>
        </w:rPr>
        <w:t>n.content</w:t>
      </w:r>
      <w:proofErr w:type="spellEnd"/>
      <w:r w:rsidRPr="00F030B6">
        <w:rPr>
          <w:rFonts w:ascii="Courier New" w:eastAsia="Times New Roman" w:hAnsi="Courier New" w:cs="Courier New"/>
          <w:b/>
          <w:bCs/>
          <w:lang w:val="uk-UA"/>
        </w:rPr>
        <w:t>}&lt;/p&gt;</w:t>
      </w:r>
    </w:p>
    <w:p w14:paraId="3D425AF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&lt;p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news-date</w:t>
      </w:r>
      <w:proofErr w:type="spellEnd"/>
      <w:r w:rsidRPr="00F030B6">
        <w:rPr>
          <w:rFonts w:ascii="Courier New" w:eastAsia="Times New Roman" w:hAnsi="Courier New" w:cs="Courier New"/>
          <w:b/>
          <w:bCs/>
          <w:lang w:val="uk-UA"/>
        </w:rPr>
        <w:t>"&gt;${</w:t>
      </w:r>
      <w:proofErr w:type="spellStart"/>
      <w:r w:rsidRPr="00F030B6">
        <w:rPr>
          <w:rFonts w:ascii="Courier New" w:eastAsia="Times New Roman" w:hAnsi="Courier New" w:cs="Courier New"/>
          <w:b/>
          <w:bCs/>
          <w:lang w:val="uk-UA"/>
        </w:rPr>
        <w:t>date</w:t>
      </w:r>
      <w:proofErr w:type="spellEnd"/>
      <w:r w:rsidRPr="00F030B6">
        <w:rPr>
          <w:rFonts w:ascii="Courier New" w:eastAsia="Times New Roman" w:hAnsi="Courier New" w:cs="Courier New"/>
          <w:b/>
          <w:bCs/>
          <w:lang w:val="uk-UA"/>
        </w:rPr>
        <w:t>}&lt;/p&gt;</w:t>
      </w:r>
    </w:p>
    <w:p w14:paraId="35A7CCF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&lt;div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news-actions</w:t>
      </w:r>
      <w:proofErr w:type="spellEnd"/>
      <w:r w:rsidRPr="00F030B6">
        <w:rPr>
          <w:rFonts w:ascii="Courier New" w:eastAsia="Times New Roman" w:hAnsi="Courier New" w:cs="Courier New"/>
          <w:b/>
          <w:bCs/>
          <w:lang w:val="uk-UA"/>
        </w:rPr>
        <w:t>"&gt;</w:t>
      </w:r>
    </w:p>
    <w:p w14:paraId="016F959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edit-btn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data-id</w:t>
      </w:r>
      <w:proofErr w:type="spellEnd"/>
      <w:r w:rsidRPr="00F030B6">
        <w:rPr>
          <w:rFonts w:ascii="Courier New" w:eastAsia="Times New Roman" w:hAnsi="Courier New" w:cs="Courier New"/>
          <w:b/>
          <w:bCs/>
          <w:lang w:val="uk-UA"/>
        </w:rPr>
        <w:t>="${n.id}"&gt;Редагувати&lt;/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&gt;</w:t>
      </w:r>
    </w:p>
    <w:p w14:paraId="30C9DA7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class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data-id</w:t>
      </w:r>
      <w:proofErr w:type="spellEnd"/>
      <w:r w:rsidRPr="00F030B6">
        <w:rPr>
          <w:rFonts w:ascii="Courier New" w:eastAsia="Times New Roman" w:hAnsi="Courier New" w:cs="Courier New"/>
          <w:b/>
          <w:bCs/>
          <w:lang w:val="uk-UA"/>
        </w:rPr>
        <w:t>="${n.id}"&gt;Видалити&lt;/</w:t>
      </w:r>
      <w:proofErr w:type="spellStart"/>
      <w:r w:rsidRPr="00F030B6">
        <w:rPr>
          <w:rFonts w:ascii="Courier New" w:eastAsia="Times New Roman" w:hAnsi="Courier New" w:cs="Courier New"/>
          <w:b/>
          <w:bCs/>
          <w:lang w:val="uk-UA"/>
        </w:rPr>
        <w:t>button</w:t>
      </w:r>
      <w:proofErr w:type="spellEnd"/>
      <w:r w:rsidRPr="00F030B6">
        <w:rPr>
          <w:rFonts w:ascii="Courier New" w:eastAsia="Times New Roman" w:hAnsi="Courier New" w:cs="Courier New"/>
          <w:b/>
          <w:bCs/>
          <w:lang w:val="uk-UA"/>
        </w:rPr>
        <w:t>&gt;</w:t>
      </w:r>
    </w:p>
    <w:p w14:paraId="4ACE7AD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&lt;/div&gt;</w:t>
      </w:r>
    </w:p>
    <w:p w14:paraId="6E4C7D1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768974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newsList.appendChild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item</w:t>
      </w:r>
      <w:proofErr w:type="spellEnd"/>
      <w:r w:rsidRPr="00F030B6">
        <w:rPr>
          <w:rFonts w:ascii="Courier New" w:eastAsia="Times New Roman" w:hAnsi="Courier New" w:cs="Courier New"/>
          <w:b/>
          <w:bCs/>
          <w:lang w:val="uk-UA"/>
        </w:rPr>
        <w:t>);</w:t>
      </w:r>
    </w:p>
    <w:p w14:paraId="527F6AA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D2BAB42" w14:textId="77777777" w:rsidR="00910D20" w:rsidRPr="00F030B6" w:rsidRDefault="00910D20" w:rsidP="00F030B6">
      <w:pPr>
        <w:spacing w:line="240" w:lineRule="auto"/>
        <w:rPr>
          <w:rFonts w:ascii="Courier New" w:eastAsia="Times New Roman" w:hAnsi="Courier New" w:cs="Courier New"/>
          <w:b/>
          <w:bCs/>
          <w:lang w:val="uk-UA"/>
        </w:rPr>
      </w:pPr>
    </w:p>
    <w:p w14:paraId="0F56095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document.querySelectorAll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edit-btn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forEach</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btn</w:t>
      </w:r>
      <w:proofErr w:type="spellEnd"/>
      <w:r w:rsidRPr="00F030B6">
        <w:rPr>
          <w:rFonts w:ascii="Courier New" w:eastAsia="Times New Roman" w:hAnsi="Courier New" w:cs="Courier New"/>
          <w:b/>
          <w:bCs/>
          <w:lang w:val="uk-UA"/>
        </w:rPr>
        <w:t xml:space="preserve"> =&gt; {</w:t>
      </w:r>
    </w:p>
    <w:p w14:paraId="72B082D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 =&gt; </w:t>
      </w:r>
      <w:proofErr w:type="spellStart"/>
      <w:r w:rsidRPr="00F030B6">
        <w:rPr>
          <w:rFonts w:ascii="Courier New" w:eastAsia="Times New Roman" w:hAnsi="Courier New" w:cs="Courier New"/>
          <w:b/>
          <w:bCs/>
          <w:lang w:val="uk-UA"/>
        </w:rPr>
        <w:t>openModal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edit</w:t>
      </w:r>
      <w:proofErr w:type="spellEnd"/>
      <w:r w:rsidRPr="00F030B6">
        <w:rPr>
          <w:rFonts w:ascii="Courier New" w:eastAsia="Times New Roman" w:hAnsi="Courier New" w:cs="Courier New"/>
          <w:b/>
          <w:bCs/>
          <w:lang w:val="uk-UA"/>
        </w:rPr>
        <w:t>", btn.dataset.id));</w:t>
      </w:r>
    </w:p>
    <w:p w14:paraId="7898CCE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8F95605" w14:textId="77777777" w:rsidR="00910D20" w:rsidRPr="00F030B6" w:rsidRDefault="00910D20" w:rsidP="00F030B6">
      <w:pPr>
        <w:spacing w:line="240" w:lineRule="auto"/>
        <w:rPr>
          <w:rFonts w:ascii="Courier New" w:eastAsia="Times New Roman" w:hAnsi="Courier New" w:cs="Courier New"/>
          <w:b/>
          <w:bCs/>
          <w:lang w:val="uk-UA"/>
        </w:rPr>
      </w:pPr>
    </w:p>
    <w:p w14:paraId="3065B5C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document.querySelectorAll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delete-btn</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forEach</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btn</w:t>
      </w:r>
      <w:proofErr w:type="spellEnd"/>
      <w:r w:rsidRPr="00F030B6">
        <w:rPr>
          <w:rFonts w:ascii="Courier New" w:eastAsia="Times New Roman" w:hAnsi="Courier New" w:cs="Courier New"/>
          <w:b/>
          <w:bCs/>
          <w:lang w:val="uk-UA"/>
        </w:rPr>
        <w:t xml:space="preserve"> =&gt; {</w:t>
      </w:r>
    </w:p>
    <w:p w14:paraId="48FBD42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 =&gt; </w:t>
      </w:r>
      <w:proofErr w:type="spellStart"/>
      <w:r w:rsidRPr="00F030B6">
        <w:rPr>
          <w:rFonts w:ascii="Courier New" w:eastAsia="Times New Roman" w:hAnsi="Courier New" w:cs="Courier New"/>
          <w:b/>
          <w:bCs/>
          <w:lang w:val="uk-UA"/>
        </w:rPr>
        <w:t>deleteNews</w:t>
      </w:r>
      <w:proofErr w:type="spellEnd"/>
      <w:r w:rsidRPr="00F030B6">
        <w:rPr>
          <w:rFonts w:ascii="Courier New" w:eastAsia="Times New Roman" w:hAnsi="Courier New" w:cs="Courier New"/>
          <w:b/>
          <w:bCs/>
          <w:lang w:val="uk-UA"/>
        </w:rPr>
        <w:t>(btn.dataset.id));</w:t>
      </w:r>
    </w:p>
    <w:p w14:paraId="0006F13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560163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241B411" w14:textId="77777777" w:rsidR="00910D20" w:rsidRPr="00F030B6" w:rsidRDefault="00910D20" w:rsidP="00F030B6">
      <w:pPr>
        <w:spacing w:line="240" w:lineRule="auto"/>
        <w:rPr>
          <w:rFonts w:ascii="Courier New" w:eastAsia="Times New Roman" w:hAnsi="Courier New" w:cs="Courier New"/>
          <w:b/>
          <w:bCs/>
          <w:lang w:val="uk-UA"/>
        </w:rPr>
      </w:pPr>
    </w:p>
    <w:p w14:paraId="1CE55632" w14:textId="2D9044D7" w:rsidR="0049091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lastRenderedPageBreak/>
        <w:t xml:space="preserve">  </w:t>
      </w:r>
      <w:r w:rsidR="00490916">
        <w:rPr>
          <w:rFonts w:ascii="Times New Roman" w:eastAsia="Times New Roman" w:hAnsi="Times New Roman" w:cs="Times New Roman"/>
          <w:sz w:val="28"/>
          <w:szCs w:val="28"/>
          <w:lang w:val="uk-UA"/>
        </w:rPr>
        <w:t>Відкриття модального вікна для редагування та додавання новини:</w:t>
      </w:r>
    </w:p>
    <w:p w14:paraId="5DA5E776" w14:textId="2E5F6653" w:rsidR="00910D20" w:rsidRPr="00F030B6" w:rsidRDefault="00037421" w:rsidP="00F030B6">
      <w:pPr>
        <w:spacing w:line="240" w:lineRule="auto"/>
        <w:rPr>
          <w:rFonts w:ascii="Courier New" w:eastAsia="Times New Roman" w:hAnsi="Courier New" w:cs="Courier New"/>
          <w:b/>
          <w:bCs/>
          <w:lang w:val="uk-UA"/>
        </w:rPr>
      </w:pP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openModal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mode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newsId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null</w:t>
      </w:r>
      <w:proofErr w:type="spellEnd"/>
      <w:r w:rsidRPr="00F030B6">
        <w:rPr>
          <w:rFonts w:ascii="Courier New" w:eastAsia="Times New Roman" w:hAnsi="Courier New" w:cs="Courier New"/>
          <w:b/>
          <w:bCs/>
          <w:lang w:val="uk-UA"/>
        </w:rPr>
        <w:t>) {</w:t>
      </w:r>
    </w:p>
    <w:p w14:paraId="40AD7A4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modal.classList.remove</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hidden</w:t>
      </w:r>
      <w:proofErr w:type="spellEnd"/>
      <w:r w:rsidRPr="00F030B6">
        <w:rPr>
          <w:rFonts w:ascii="Courier New" w:eastAsia="Times New Roman" w:hAnsi="Courier New" w:cs="Courier New"/>
          <w:b/>
          <w:bCs/>
          <w:lang w:val="uk-UA"/>
        </w:rPr>
        <w:t>");</w:t>
      </w:r>
    </w:p>
    <w:p w14:paraId="5A39AD0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mode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edit</w:t>
      </w:r>
      <w:proofErr w:type="spellEnd"/>
      <w:r w:rsidRPr="00F030B6">
        <w:rPr>
          <w:rFonts w:ascii="Courier New" w:eastAsia="Times New Roman" w:hAnsi="Courier New" w:cs="Courier New"/>
          <w:b/>
          <w:bCs/>
          <w:lang w:val="uk-UA"/>
        </w:rPr>
        <w:t>") {</w:t>
      </w:r>
    </w:p>
    <w:p w14:paraId="71B06D5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modalTitle.textContent</w:t>
      </w:r>
      <w:proofErr w:type="spellEnd"/>
      <w:r w:rsidRPr="00F030B6">
        <w:rPr>
          <w:rFonts w:ascii="Courier New" w:eastAsia="Times New Roman" w:hAnsi="Courier New" w:cs="Courier New"/>
          <w:b/>
          <w:bCs/>
          <w:lang w:val="uk-UA"/>
        </w:rPr>
        <w:t xml:space="preserve"> = "Редагувати новину";</w:t>
      </w:r>
    </w:p>
    <w:p w14:paraId="186077F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newsItem</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newsData.find</w:t>
      </w:r>
      <w:proofErr w:type="spellEnd"/>
      <w:r w:rsidRPr="00F030B6">
        <w:rPr>
          <w:rFonts w:ascii="Courier New" w:eastAsia="Times New Roman" w:hAnsi="Courier New" w:cs="Courier New"/>
          <w:b/>
          <w:bCs/>
          <w:lang w:val="uk-UA"/>
        </w:rPr>
        <w:t xml:space="preserve">(n =&gt; n.id == </w:t>
      </w:r>
      <w:proofErr w:type="spellStart"/>
      <w:r w:rsidRPr="00F030B6">
        <w:rPr>
          <w:rFonts w:ascii="Courier New" w:eastAsia="Times New Roman" w:hAnsi="Courier New" w:cs="Courier New"/>
          <w:b/>
          <w:bCs/>
          <w:lang w:val="uk-UA"/>
        </w:rPr>
        <w:t>newsId</w:t>
      </w:r>
      <w:proofErr w:type="spellEnd"/>
      <w:r w:rsidRPr="00F030B6">
        <w:rPr>
          <w:rFonts w:ascii="Courier New" w:eastAsia="Times New Roman" w:hAnsi="Courier New" w:cs="Courier New"/>
          <w:b/>
          <w:bCs/>
          <w:lang w:val="uk-UA"/>
        </w:rPr>
        <w:t>);</w:t>
      </w:r>
    </w:p>
    <w:p w14:paraId="47E7A0F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titleInput.value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newsItem.title</w:t>
      </w:r>
      <w:proofErr w:type="spellEnd"/>
      <w:r w:rsidRPr="00F030B6">
        <w:rPr>
          <w:rFonts w:ascii="Courier New" w:eastAsia="Times New Roman" w:hAnsi="Courier New" w:cs="Courier New"/>
          <w:b/>
          <w:bCs/>
          <w:lang w:val="uk-UA"/>
        </w:rPr>
        <w:t>;</w:t>
      </w:r>
    </w:p>
    <w:p w14:paraId="1C15FF5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contentInput.value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newsItem.content</w:t>
      </w:r>
      <w:proofErr w:type="spellEnd"/>
      <w:r w:rsidRPr="00F030B6">
        <w:rPr>
          <w:rFonts w:ascii="Courier New" w:eastAsia="Times New Roman" w:hAnsi="Courier New" w:cs="Courier New"/>
          <w:b/>
          <w:bCs/>
          <w:lang w:val="uk-UA"/>
        </w:rPr>
        <w:t>;</w:t>
      </w:r>
    </w:p>
    <w:p w14:paraId="12F1728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editNewsId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newsId</w:t>
      </w:r>
      <w:proofErr w:type="spellEnd"/>
      <w:r w:rsidRPr="00F030B6">
        <w:rPr>
          <w:rFonts w:ascii="Courier New" w:eastAsia="Times New Roman" w:hAnsi="Courier New" w:cs="Courier New"/>
          <w:b/>
          <w:bCs/>
          <w:lang w:val="uk-UA"/>
        </w:rPr>
        <w:t>;</w:t>
      </w:r>
    </w:p>
    <w:p w14:paraId="53C2F77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799D3F7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modalTitle.textContent</w:t>
      </w:r>
      <w:proofErr w:type="spellEnd"/>
      <w:r w:rsidRPr="00F030B6">
        <w:rPr>
          <w:rFonts w:ascii="Courier New" w:eastAsia="Times New Roman" w:hAnsi="Courier New" w:cs="Courier New"/>
          <w:b/>
          <w:bCs/>
          <w:lang w:val="uk-UA"/>
        </w:rPr>
        <w:t xml:space="preserve"> = "Додати новину";</w:t>
      </w:r>
    </w:p>
    <w:p w14:paraId="209895E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titleInput.value</w:t>
      </w:r>
      <w:proofErr w:type="spellEnd"/>
      <w:r w:rsidRPr="00F030B6">
        <w:rPr>
          <w:rFonts w:ascii="Courier New" w:eastAsia="Times New Roman" w:hAnsi="Courier New" w:cs="Courier New"/>
          <w:b/>
          <w:bCs/>
          <w:lang w:val="uk-UA"/>
        </w:rPr>
        <w:t xml:space="preserve"> = "";</w:t>
      </w:r>
    </w:p>
    <w:p w14:paraId="18BB27C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contentInput.value</w:t>
      </w:r>
      <w:proofErr w:type="spellEnd"/>
      <w:r w:rsidRPr="00F030B6">
        <w:rPr>
          <w:rFonts w:ascii="Courier New" w:eastAsia="Times New Roman" w:hAnsi="Courier New" w:cs="Courier New"/>
          <w:b/>
          <w:bCs/>
          <w:lang w:val="uk-UA"/>
        </w:rPr>
        <w:t xml:space="preserve"> = "";</w:t>
      </w:r>
    </w:p>
    <w:p w14:paraId="5EF15F2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editNewsId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null</w:t>
      </w:r>
      <w:proofErr w:type="spellEnd"/>
      <w:r w:rsidRPr="00F030B6">
        <w:rPr>
          <w:rFonts w:ascii="Courier New" w:eastAsia="Times New Roman" w:hAnsi="Courier New" w:cs="Courier New"/>
          <w:b/>
          <w:bCs/>
          <w:lang w:val="uk-UA"/>
        </w:rPr>
        <w:t>;</w:t>
      </w:r>
    </w:p>
    <w:p w14:paraId="6CDCF41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38C559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9BD6AA2" w14:textId="77777777" w:rsidR="00910D20" w:rsidRPr="00F030B6" w:rsidRDefault="00910D20" w:rsidP="00F030B6">
      <w:pPr>
        <w:spacing w:line="240" w:lineRule="auto"/>
        <w:rPr>
          <w:rFonts w:ascii="Courier New" w:eastAsia="Times New Roman" w:hAnsi="Courier New" w:cs="Courier New"/>
          <w:b/>
          <w:bCs/>
          <w:lang w:val="uk-UA"/>
        </w:rPr>
      </w:pPr>
    </w:p>
    <w:p w14:paraId="22B0B9C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closeModal</w:t>
      </w:r>
      <w:proofErr w:type="spellEnd"/>
      <w:r w:rsidRPr="00F030B6">
        <w:rPr>
          <w:rFonts w:ascii="Courier New" w:eastAsia="Times New Roman" w:hAnsi="Courier New" w:cs="Courier New"/>
          <w:b/>
          <w:bCs/>
          <w:lang w:val="uk-UA"/>
        </w:rPr>
        <w:t>() {</w:t>
      </w:r>
    </w:p>
    <w:p w14:paraId="70D38A2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modal.classList.add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hidden</w:t>
      </w:r>
      <w:proofErr w:type="spellEnd"/>
      <w:r w:rsidRPr="00F030B6">
        <w:rPr>
          <w:rFonts w:ascii="Courier New" w:eastAsia="Times New Roman" w:hAnsi="Courier New" w:cs="Courier New"/>
          <w:b/>
          <w:bCs/>
          <w:lang w:val="uk-UA"/>
        </w:rPr>
        <w:t>");</w:t>
      </w:r>
    </w:p>
    <w:p w14:paraId="7E675D2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titleInput.value</w:t>
      </w:r>
      <w:proofErr w:type="spellEnd"/>
      <w:r w:rsidRPr="00F030B6">
        <w:rPr>
          <w:rFonts w:ascii="Courier New" w:eastAsia="Times New Roman" w:hAnsi="Courier New" w:cs="Courier New"/>
          <w:b/>
          <w:bCs/>
          <w:lang w:val="uk-UA"/>
        </w:rPr>
        <w:t xml:space="preserve"> = "";</w:t>
      </w:r>
    </w:p>
    <w:p w14:paraId="5E6E2F9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contentInput.value</w:t>
      </w:r>
      <w:proofErr w:type="spellEnd"/>
      <w:r w:rsidRPr="00F030B6">
        <w:rPr>
          <w:rFonts w:ascii="Courier New" w:eastAsia="Times New Roman" w:hAnsi="Courier New" w:cs="Courier New"/>
          <w:b/>
          <w:bCs/>
          <w:lang w:val="uk-UA"/>
        </w:rPr>
        <w:t xml:space="preserve"> = "";</w:t>
      </w:r>
    </w:p>
    <w:p w14:paraId="442455C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editNewsId</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null</w:t>
      </w:r>
      <w:proofErr w:type="spellEnd"/>
      <w:r w:rsidRPr="00F030B6">
        <w:rPr>
          <w:rFonts w:ascii="Courier New" w:eastAsia="Times New Roman" w:hAnsi="Courier New" w:cs="Courier New"/>
          <w:b/>
          <w:bCs/>
          <w:lang w:val="uk-UA"/>
        </w:rPr>
        <w:t>;</w:t>
      </w:r>
    </w:p>
    <w:p w14:paraId="40FC57D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BC1A533" w14:textId="77777777" w:rsidR="00910D20" w:rsidRPr="00F030B6" w:rsidRDefault="00910D20" w:rsidP="00F030B6">
      <w:pPr>
        <w:spacing w:line="240" w:lineRule="auto"/>
        <w:rPr>
          <w:rFonts w:ascii="Courier New" w:eastAsia="Times New Roman" w:hAnsi="Courier New" w:cs="Courier New"/>
          <w:b/>
          <w:bCs/>
          <w:lang w:val="uk-UA"/>
        </w:rPr>
      </w:pPr>
    </w:p>
    <w:p w14:paraId="3EEB58D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saveNews</w:t>
      </w:r>
      <w:proofErr w:type="spellEnd"/>
      <w:r w:rsidRPr="00F030B6">
        <w:rPr>
          <w:rFonts w:ascii="Courier New" w:eastAsia="Times New Roman" w:hAnsi="Courier New" w:cs="Courier New"/>
          <w:b/>
          <w:bCs/>
          <w:lang w:val="uk-UA"/>
        </w:rPr>
        <w:t>() {</w:t>
      </w:r>
    </w:p>
    <w:p w14:paraId="65BB01B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titleInput.value.trim</w:t>
      </w:r>
      <w:proofErr w:type="spellEnd"/>
      <w:r w:rsidRPr="00F030B6">
        <w:rPr>
          <w:rFonts w:ascii="Courier New" w:eastAsia="Times New Roman" w:hAnsi="Courier New" w:cs="Courier New"/>
          <w:b/>
          <w:bCs/>
          <w:lang w:val="uk-UA"/>
        </w:rPr>
        <w:t>();</w:t>
      </w:r>
    </w:p>
    <w:p w14:paraId="523EE29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contentInput.value.trim</w:t>
      </w:r>
      <w:proofErr w:type="spellEnd"/>
      <w:r w:rsidRPr="00F030B6">
        <w:rPr>
          <w:rFonts w:ascii="Courier New" w:eastAsia="Times New Roman" w:hAnsi="Courier New" w:cs="Courier New"/>
          <w:b/>
          <w:bCs/>
          <w:lang w:val="uk-UA"/>
        </w:rPr>
        <w:t>();</w:t>
      </w:r>
    </w:p>
    <w:p w14:paraId="51878B67" w14:textId="77777777" w:rsidR="00910D20" w:rsidRPr="00F030B6" w:rsidRDefault="00910D20" w:rsidP="00F030B6">
      <w:pPr>
        <w:spacing w:line="240" w:lineRule="auto"/>
        <w:rPr>
          <w:rFonts w:ascii="Courier New" w:eastAsia="Times New Roman" w:hAnsi="Courier New" w:cs="Courier New"/>
          <w:b/>
          <w:bCs/>
          <w:lang w:val="uk-UA"/>
        </w:rPr>
      </w:pPr>
    </w:p>
    <w:p w14:paraId="57FBD25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 {</w:t>
      </w:r>
    </w:p>
    <w:p w14:paraId="72C26C3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("Заповніть всі поля");</w:t>
      </w:r>
    </w:p>
    <w:p w14:paraId="27BD59E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2630004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A86ED66" w14:textId="77777777" w:rsidR="00910D20" w:rsidRPr="00F030B6" w:rsidRDefault="00910D20" w:rsidP="00F030B6">
      <w:pPr>
        <w:spacing w:line="240" w:lineRule="auto"/>
        <w:rPr>
          <w:rFonts w:ascii="Courier New" w:eastAsia="Times New Roman" w:hAnsi="Courier New" w:cs="Courier New"/>
          <w:b/>
          <w:bCs/>
          <w:lang w:val="uk-UA"/>
        </w:rPr>
      </w:pPr>
    </w:p>
    <w:p w14:paraId="454E1A7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605A8B8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title</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title</w:t>
      </w:r>
      <w:proofErr w:type="spellEnd"/>
      <w:r w:rsidRPr="00F030B6">
        <w:rPr>
          <w:rFonts w:ascii="Courier New" w:eastAsia="Times New Roman" w:hAnsi="Courier New" w:cs="Courier New"/>
          <w:b/>
          <w:bCs/>
          <w:lang w:val="uk-UA"/>
        </w:rPr>
        <w:t>);</w:t>
      </w:r>
    </w:p>
    <w:p w14:paraId="0CA8297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formData.append</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content</w:t>
      </w:r>
      <w:proofErr w:type="spellEnd"/>
      <w:r w:rsidRPr="00F030B6">
        <w:rPr>
          <w:rFonts w:ascii="Courier New" w:eastAsia="Times New Roman" w:hAnsi="Courier New" w:cs="Courier New"/>
          <w:b/>
          <w:bCs/>
          <w:lang w:val="uk-UA"/>
        </w:rPr>
        <w:t>);</w:t>
      </w:r>
    </w:p>
    <w:p w14:paraId="2A4A94A4" w14:textId="77777777" w:rsidR="00910D20" w:rsidRPr="00F030B6" w:rsidRDefault="00910D20" w:rsidP="00F030B6">
      <w:pPr>
        <w:spacing w:line="240" w:lineRule="auto"/>
        <w:rPr>
          <w:rFonts w:ascii="Courier New" w:eastAsia="Times New Roman" w:hAnsi="Courier New" w:cs="Courier New"/>
          <w:b/>
          <w:bCs/>
          <w:lang w:val="uk-UA"/>
        </w:rPr>
      </w:pPr>
    </w:p>
    <w:p w14:paraId="0A35211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334303B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let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w:t>
      </w:r>
    </w:p>
    <w:p w14:paraId="2CF32CB9"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editNewsId</w:t>
      </w:r>
      <w:proofErr w:type="spellEnd"/>
      <w:r w:rsidRPr="00F030B6">
        <w:rPr>
          <w:rFonts w:ascii="Courier New" w:eastAsia="Times New Roman" w:hAnsi="Courier New" w:cs="Courier New"/>
          <w:b/>
          <w:bCs/>
          <w:lang w:val="uk-UA"/>
        </w:rPr>
        <w:t>) {</w:t>
      </w:r>
    </w:p>
    <w:p w14:paraId="08077E7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(`http://127.0.0.1:8000/news/${editNewsId}`, {</w:t>
      </w:r>
    </w:p>
    <w:p w14:paraId="228C4D9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"PUT",</w:t>
      </w:r>
    </w:p>
    <w:p w14:paraId="7B8A4F7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04172A0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07B3FF0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F4B50A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else</w:t>
      </w:r>
      <w:proofErr w:type="spellEnd"/>
      <w:r w:rsidRPr="00F030B6">
        <w:rPr>
          <w:rFonts w:ascii="Courier New" w:eastAsia="Times New Roman" w:hAnsi="Courier New" w:cs="Courier New"/>
          <w:b/>
          <w:bCs/>
          <w:lang w:val="uk-UA"/>
        </w:rPr>
        <w:t xml:space="preserve"> {</w:t>
      </w:r>
    </w:p>
    <w:p w14:paraId="2762482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("http://127.0.0.1:8000/news", {</w:t>
      </w:r>
    </w:p>
    <w:p w14:paraId="0077A59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"POST",</w:t>
      </w:r>
    </w:p>
    <w:p w14:paraId="0918510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body</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formData</w:t>
      </w:r>
      <w:proofErr w:type="spellEnd"/>
      <w:r w:rsidRPr="00F030B6">
        <w:rPr>
          <w:rFonts w:ascii="Courier New" w:eastAsia="Times New Roman" w:hAnsi="Courier New" w:cs="Courier New"/>
          <w:b/>
          <w:bCs/>
          <w:lang w:val="uk-UA"/>
        </w:rPr>
        <w:t>,</w:t>
      </w:r>
    </w:p>
    <w:p w14:paraId="04E90B6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7B66500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1F1A1A0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765D7E9" w14:textId="77777777" w:rsidR="00910D20" w:rsidRPr="00F030B6" w:rsidRDefault="00910D20" w:rsidP="00F030B6">
      <w:pPr>
        <w:spacing w:line="240" w:lineRule="auto"/>
        <w:rPr>
          <w:rFonts w:ascii="Courier New" w:eastAsia="Times New Roman" w:hAnsi="Courier New" w:cs="Courier New"/>
          <w:b/>
          <w:bCs/>
          <w:lang w:val="uk-UA"/>
        </w:rPr>
      </w:pPr>
    </w:p>
    <w:p w14:paraId="2918DD2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39E94DB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4657BE9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err.error</w:t>
      </w:r>
      <w:proofErr w:type="spellEnd"/>
      <w:r w:rsidRPr="00F030B6">
        <w:rPr>
          <w:rFonts w:ascii="Courier New" w:eastAsia="Times New Roman" w:hAnsi="Courier New" w:cs="Courier New"/>
          <w:b/>
          <w:bCs/>
          <w:lang w:val="uk-UA"/>
        </w:rPr>
        <w:t xml:space="preserve"> || "Помилка при збереженні");</w:t>
      </w:r>
    </w:p>
    <w:p w14:paraId="2F38C2B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2F93927F" w14:textId="77777777" w:rsidR="00910D20" w:rsidRPr="00F030B6" w:rsidRDefault="00910D20" w:rsidP="00F030B6">
      <w:pPr>
        <w:spacing w:line="240" w:lineRule="auto"/>
        <w:rPr>
          <w:rFonts w:ascii="Courier New" w:eastAsia="Times New Roman" w:hAnsi="Courier New" w:cs="Courier New"/>
          <w:b/>
          <w:bCs/>
          <w:lang w:val="uk-UA"/>
        </w:rPr>
      </w:pPr>
    </w:p>
    <w:p w14:paraId="4B67D0B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fetchNews</w:t>
      </w:r>
      <w:proofErr w:type="spellEnd"/>
      <w:r w:rsidRPr="00F030B6">
        <w:rPr>
          <w:rFonts w:ascii="Courier New" w:eastAsia="Times New Roman" w:hAnsi="Courier New" w:cs="Courier New"/>
          <w:b/>
          <w:bCs/>
          <w:lang w:val="uk-UA"/>
        </w:rPr>
        <w:t>();</w:t>
      </w:r>
    </w:p>
    <w:p w14:paraId="68BE569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closeModal</w:t>
      </w:r>
      <w:proofErr w:type="spellEnd"/>
      <w:r w:rsidRPr="00F030B6">
        <w:rPr>
          <w:rFonts w:ascii="Courier New" w:eastAsia="Times New Roman" w:hAnsi="Courier New" w:cs="Courier New"/>
          <w:b/>
          <w:bCs/>
          <w:lang w:val="uk-UA"/>
        </w:rPr>
        <w:t>();</w:t>
      </w:r>
    </w:p>
    <w:p w14:paraId="690BD5F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061C1DA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err.message</w:t>
      </w:r>
      <w:proofErr w:type="spellEnd"/>
      <w:r w:rsidRPr="00F030B6">
        <w:rPr>
          <w:rFonts w:ascii="Courier New" w:eastAsia="Times New Roman" w:hAnsi="Courier New" w:cs="Courier New"/>
          <w:b/>
          <w:bCs/>
          <w:lang w:val="uk-UA"/>
        </w:rPr>
        <w:t>);</w:t>
      </w:r>
    </w:p>
    <w:p w14:paraId="7FAB517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A61E18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4814FB96" w14:textId="10DB8ADA" w:rsidR="00910D20" w:rsidRDefault="00910D20" w:rsidP="00F030B6">
      <w:pPr>
        <w:spacing w:line="240" w:lineRule="auto"/>
        <w:rPr>
          <w:rFonts w:ascii="Times New Roman" w:eastAsia="Times New Roman" w:hAnsi="Times New Roman" w:cs="Times New Roman"/>
          <w:sz w:val="28"/>
          <w:szCs w:val="28"/>
          <w:lang w:val="uk-UA"/>
        </w:rPr>
      </w:pPr>
    </w:p>
    <w:p w14:paraId="516A8E3B" w14:textId="45757C00" w:rsidR="00490916" w:rsidRPr="00F030B6" w:rsidRDefault="00490916" w:rsidP="00F030B6">
      <w:pPr>
        <w:spacing w:line="240" w:lineRule="auto"/>
        <w:rPr>
          <w:rFonts w:ascii="Courier New" w:eastAsia="Times New Roman" w:hAnsi="Courier New" w:cs="Courier New"/>
          <w:b/>
          <w:bCs/>
          <w:lang w:val="uk-UA"/>
        </w:rPr>
      </w:pPr>
      <w:r>
        <w:rPr>
          <w:rFonts w:ascii="Times New Roman" w:eastAsia="Times New Roman" w:hAnsi="Times New Roman" w:cs="Times New Roman"/>
          <w:sz w:val="28"/>
          <w:szCs w:val="28"/>
          <w:lang w:val="uk-UA"/>
        </w:rPr>
        <w:t>Запит на видалення новини:</w:t>
      </w:r>
    </w:p>
    <w:p w14:paraId="68048EA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async</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function</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deleteNews</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id</w:t>
      </w:r>
      <w:proofErr w:type="spellEnd"/>
      <w:r w:rsidRPr="00F030B6">
        <w:rPr>
          <w:rFonts w:ascii="Courier New" w:eastAsia="Times New Roman" w:hAnsi="Courier New" w:cs="Courier New"/>
          <w:b/>
          <w:bCs/>
          <w:lang w:val="uk-UA"/>
        </w:rPr>
        <w:t>) {</w:t>
      </w:r>
    </w:p>
    <w:p w14:paraId="11E1320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confirm</w:t>
      </w:r>
      <w:proofErr w:type="spellEnd"/>
      <w:r w:rsidRPr="00F030B6">
        <w:rPr>
          <w:rFonts w:ascii="Courier New" w:eastAsia="Times New Roman" w:hAnsi="Courier New" w:cs="Courier New"/>
          <w:b/>
          <w:bCs/>
          <w:lang w:val="uk-UA"/>
        </w:rPr>
        <w:t xml:space="preserve">("Видалити новину?")) </w:t>
      </w:r>
      <w:proofErr w:type="spellStart"/>
      <w:r w:rsidRPr="00F030B6">
        <w:rPr>
          <w:rFonts w:ascii="Courier New" w:eastAsia="Times New Roman" w:hAnsi="Courier New" w:cs="Courier New"/>
          <w:b/>
          <w:bCs/>
          <w:lang w:val="uk-UA"/>
        </w:rPr>
        <w:t>return</w:t>
      </w:r>
      <w:proofErr w:type="spellEnd"/>
      <w:r w:rsidRPr="00F030B6">
        <w:rPr>
          <w:rFonts w:ascii="Courier New" w:eastAsia="Times New Roman" w:hAnsi="Courier New" w:cs="Courier New"/>
          <w:b/>
          <w:bCs/>
          <w:lang w:val="uk-UA"/>
        </w:rPr>
        <w:t>;</w:t>
      </w:r>
    </w:p>
    <w:p w14:paraId="0748E11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try</w:t>
      </w:r>
      <w:proofErr w:type="spellEnd"/>
      <w:r w:rsidRPr="00F030B6">
        <w:rPr>
          <w:rFonts w:ascii="Courier New" w:eastAsia="Times New Roman" w:hAnsi="Courier New" w:cs="Courier New"/>
          <w:b/>
          <w:bCs/>
          <w:lang w:val="uk-UA"/>
        </w:rPr>
        <w:t xml:space="preserve"> {</w:t>
      </w:r>
    </w:p>
    <w:p w14:paraId="11F082E2"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w:t>
      </w:r>
      <w:proofErr w:type="spellEnd"/>
      <w:r w:rsidRPr="00F030B6">
        <w:rPr>
          <w:rFonts w:ascii="Courier New" w:eastAsia="Times New Roman" w:hAnsi="Courier New" w:cs="Courier New"/>
          <w:b/>
          <w:bCs/>
          <w:lang w:val="uk-UA"/>
        </w:rPr>
        <w:t>(`http://127.0.0.1:8000/news/${id}`, {</w:t>
      </w:r>
    </w:p>
    <w:p w14:paraId="52D9C2C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method</w:t>
      </w:r>
      <w:proofErr w:type="spellEnd"/>
      <w:r w:rsidRPr="00F030B6">
        <w:rPr>
          <w:rFonts w:ascii="Courier New" w:eastAsia="Times New Roman" w:hAnsi="Courier New" w:cs="Courier New"/>
          <w:b/>
          <w:bCs/>
          <w:lang w:val="uk-UA"/>
        </w:rPr>
        <w:t>: "DELETE",</w:t>
      </w:r>
    </w:p>
    <w:p w14:paraId="07136D9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credentials</w:t>
      </w:r>
      <w:proofErr w:type="spellEnd"/>
      <w:r w:rsidRPr="00F030B6">
        <w:rPr>
          <w:rFonts w:ascii="Courier New" w:eastAsia="Times New Roman" w:hAnsi="Courier New" w:cs="Courier New"/>
          <w:b/>
          <w:bCs/>
          <w:lang w:val="uk-UA"/>
        </w:rPr>
        <w:t>: "</w:t>
      </w:r>
      <w:proofErr w:type="spellStart"/>
      <w:r w:rsidRPr="00F030B6">
        <w:rPr>
          <w:rFonts w:ascii="Courier New" w:eastAsia="Times New Roman" w:hAnsi="Courier New" w:cs="Courier New"/>
          <w:b/>
          <w:bCs/>
          <w:lang w:val="uk-UA"/>
        </w:rPr>
        <w:t>include</w:t>
      </w:r>
      <w:proofErr w:type="spellEnd"/>
      <w:r w:rsidRPr="00F030B6">
        <w:rPr>
          <w:rFonts w:ascii="Courier New" w:eastAsia="Times New Roman" w:hAnsi="Courier New" w:cs="Courier New"/>
          <w:b/>
          <w:bCs/>
          <w:lang w:val="uk-UA"/>
        </w:rPr>
        <w:t>",</w:t>
      </w:r>
    </w:p>
    <w:p w14:paraId="0F5F42DF"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54952DC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if</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res.ok</w:t>
      </w:r>
      <w:proofErr w:type="spellEnd"/>
      <w:r w:rsidRPr="00F030B6">
        <w:rPr>
          <w:rFonts w:ascii="Courier New" w:eastAsia="Times New Roman" w:hAnsi="Courier New" w:cs="Courier New"/>
          <w:b/>
          <w:bCs/>
          <w:lang w:val="uk-UA"/>
        </w:rPr>
        <w:t>) {</w:t>
      </w:r>
    </w:p>
    <w:p w14:paraId="7A09A05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const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res.json</w:t>
      </w:r>
      <w:proofErr w:type="spellEnd"/>
      <w:r w:rsidRPr="00F030B6">
        <w:rPr>
          <w:rFonts w:ascii="Courier New" w:eastAsia="Times New Roman" w:hAnsi="Courier New" w:cs="Courier New"/>
          <w:b/>
          <w:bCs/>
          <w:lang w:val="uk-UA"/>
        </w:rPr>
        <w:t>();</w:t>
      </w:r>
    </w:p>
    <w:p w14:paraId="5E5988F7"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throw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new</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Error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err.error</w:t>
      </w:r>
      <w:proofErr w:type="spellEnd"/>
      <w:r w:rsidRPr="00F030B6">
        <w:rPr>
          <w:rFonts w:ascii="Courier New" w:eastAsia="Times New Roman" w:hAnsi="Courier New" w:cs="Courier New"/>
          <w:b/>
          <w:bCs/>
          <w:lang w:val="uk-UA"/>
        </w:rPr>
        <w:t xml:space="preserve"> || "Помилка при видаленні");</w:t>
      </w:r>
    </w:p>
    <w:p w14:paraId="2BE857B4"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B79646B"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await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fetchNews</w:t>
      </w:r>
      <w:proofErr w:type="spellEnd"/>
      <w:r w:rsidRPr="00F030B6">
        <w:rPr>
          <w:rFonts w:ascii="Courier New" w:eastAsia="Times New Roman" w:hAnsi="Courier New" w:cs="Courier New"/>
          <w:b/>
          <w:bCs/>
          <w:lang w:val="uk-UA"/>
        </w:rPr>
        <w:t>();</w:t>
      </w:r>
    </w:p>
    <w:p w14:paraId="4B0E100C"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catch</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err</w:t>
      </w:r>
      <w:proofErr w:type="spellEnd"/>
      <w:r w:rsidRPr="00F030B6">
        <w:rPr>
          <w:rFonts w:ascii="Courier New" w:eastAsia="Times New Roman" w:hAnsi="Courier New" w:cs="Courier New"/>
          <w:b/>
          <w:bCs/>
          <w:lang w:val="uk-UA"/>
        </w:rPr>
        <w:t>) {</w:t>
      </w:r>
    </w:p>
    <w:p w14:paraId="758A788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alert</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err.message</w:t>
      </w:r>
      <w:proofErr w:type="spellEnd"/>
      <w:r w:rsidRPr="00F030B6">
        <w:rPr>
          <w:rFonts w:ascii="Courier New" w:eastAsia="Times New Roman" w:hAnsi="Courier New" w:cs="Courier New"/>
          <w:b/>
          <w:bCs/>
          <w:lang w:val="uk-UA"/>
        </w:rPr>
        <w:t>);</w:t>
      </w:r>
    </w:p>
    <w:p w14:paraId="5C3E703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6262D49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0482F8C2" w14:textId="77777777" w:rsidR="00910D20" w:rsidRPr="00F030B6" w:rsidRDefault="00910D20" w:rsidP="00F030B6">
      <w:pPr>
        <w:spacing w:line="240" w:lineRule="auto"/>
        <w:rPr>
          <w:rFonts w:ascii="Courier New" w:eastAsia="Times New Roman" w:hAnsi="Courier New" w:cs="Courier New"/>
          <w:b/>
          <w:bCs/>
          <w:lang w:val="uk-UA"/>
        </w:rPr>
      </w:pPr>
    </w:p>
    <w:p w14:paraId="2F8DD1AA"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searchInput.addEventListener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input</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applyFilters</w:t>
      </w:r>
      <w:proofErr w:type="spellEnd"/>
      <w:r w:rsidRPr="00F030B6">
        <w:rPr>
          <w:rFonts w:ascii="Courier New" w:eastAsia="Times New Roman" w:hAnsi="Courier New" w:cs="Courier New"/>
          <w:b/>
          <w:bCs/>
          <w:lang w:val="uk-UA"/>
        </w:rPr>
        <w:t>);</w:t>
      </w:r>
    </w:p>
    <w:p w14:paraId="6EB14085"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sortToggle.addEventListener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 =&gt; {</w:t>
      </w:r>
    </w:p>
    <w:p w14:paraId="21051F63"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sortNewestFirst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sortNewestFirst</w:t>
      </w:r>
      <w:proofErr w:type="spellEnd"/>
      <w:r w:rsidRPr="00F030B6">
        <w:rPr>
          <w:rFonts w:ascii="Courier New" w:eastAsia="Times New Roman" w:hAnsi="Courier New" w:cs="Courier New"/>
          <w:b/>
          <w:bCs/>
          <w:lang w:val="uk-UA"/>
        </w:rPr>
        <w:t>;</w:t>
      </w:r>
    </w:p>
    <w:p w14:paraId="5C91D030"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sortToggle.textContent</w:t>
      </w:r>
      <w:proofErr w:type="spellEnd"/>
      <w:r w:rsidRPr="00F030B6">
        <w:rPr>
          <w:rFonts w:ascii="Courier New" w:eastAsia="Times New Roman" w:hAnsi="Courier New" w:cs="Courier New"/>
          <w:b/>
          <w:bCs/>
          <w:lang w:val="uk-UA"/>
        </w:rPr>
        <w:t xml:space="preserve"> = </w:t>
      </w:r>
      <w:proofErr w:type="spellStart"/>
      <w:r w:rsidRPr="00F030B6">
        <w:rPr>
          <w:rFonts w:ascii="Courier New" w:eastAsia="Times New Roman" w:hAnsi="Courier New" w:cs="Courier New"/>
          <w:b/>
          <w:bCs/>
          <w:lang w:val="uk-UA"/>
        </w:rPr>
        <w:t>sortNewestFirst</w:t>
      </w:r>
      <w:proofErr w:type="spellEnd"/>
      <w:r w:rsidRPr="00F030B6">
        <w:rPr>
          <w:rFonts w:ascii="Courier New" w:eastAsia="Times New Roman" w:hAnsi="Courier New" w:cs="Courier New"/>
          <w:b/>
          <w:bCs/>
          <w:lang w:val="uk-UA"/>
        </w:rPr>
        <w:t xml:space="preserve"> ? "Сортувати: Новіші" : "Сортувати: Старіші";</w:t>
      </w:r>
    </w:p>
    <w:p w14:paraId="60EC964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applyFilters</w:t>
      </w:r>
      <w:proofErr w:type="spellEnd"/>
      <w:r w:rsidRPr="00F030B6">
        <w:rPr>
          <w:rFonts w:ascii="Courier New" w:eastAsia="Times New Roman" w:hAnsi="Courier New" w:cs="Courier New"/>
          <w:b/>
          <w:bCs/>
          <w:lang w:val="uk-UA"/>
        </w:rPr>
        <w:t>();</w:t>
      </w:r>
    </w:p>
    <w:p w14:paraId="6F4D2D21"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
    <w:p w14:paraId="7EC92BF1" w14:textId="77777777" w:rsidR="00910D20" w:rsidRPr="00F030B6" w:rsidRDefault="00910D20" w:rsidP="00F030B6">
      <w:pPr>
        <w:spacing w:line="240" w:lineRule="auto"/>
        <w:rPr>
          <w:rFonts w:ascii="Courier New" w:eastAsia="Times New Roman" w:hAnsi="Courier New" w:cs="Courier New"/>
          <w:b/>
          <w:bCs/>
          <w:lang w:val="uk-UA"/>
        </w:rPr>
      </w:pPr>
    </w:p>
    <w:p w14:paraId="06A7BE8E"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addNewsBtn.addEventListener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 =&gt; </w:t>
      </w:r>
      <w:proofErr w:type="spellStart"/>
      <w:r w:rsidRPr="00F030B6">
        <w:rPr>
          <w:rFonts w:ascii="Courier New" w:eastAsia="Times New Roman" w:hAnsi="Courier New" w:cs="Courier New"/>
          <w:b/>
          <w:bCs/>
          <w:lang w:val="uk-UA"/>
        </w:rPr>
        <w:t>openModal</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add</w:t>
      </w:r>
      <w:proofErr w:type="spellEnd"/>
      <w:r w:rsidRPr="00F030B6">
        <w:rPr>
          <w:rFonts w:ascii="Courier New" w:eastAsia="Times New Roman" w:hAnsi="Courier New" w:cs="Courier New"/>
          <w:b/>
          <w:bCs/>
          <w:lang w:val="uk-UA"/>
        </w:rPr>
        <w:t>"));</w:t>
      </w:r>
    </w:p>
    <w:p w14:paraId="6C4606C1" w14:textId="77777777" w:rsidR="00910D20" w:rsidRPr="00F030B6" w:rsidRDefault="00910D20" w:rsidP="00F030B6">
      <w:pPr>
        <w:spacing w:line="240" w:lineRule="auto"/>
        <w:rPr>
          <w:rFonts w:ascii="Courier New" w:eastAsia="Times New Roman" w:hAnsi="Courier New" w:cs="Courier New"/>
          <w:b/>
          <w:bCs/>
          <w:lang w:val="uk-UA"/>
        </w:rPr>
      </w:pPr>
    </w:p>
    <w:p w14:paraId="557E0AA8"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cancelBtn.addEventListener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closeModal</w:t>
      </w:r>
      <w:proofErr w:type="spellEnd"/>
      <w:r w:rsidRPr="00F030B6">
        <w:rPr>
          <w:rFonts w:ascii="Courier New" w:eastAsia="Times New Roman" w:hAnsi="Courier New" w:cs="Courier New"/>
          <w:b/>
          <w:bCs/>
          <w:lang w:val="uk-UA"/>
        </w:rPr>
        <w:t>);</w:t>
      </w:r>
    </w:p>
    <w:p w14:paraId="5F6BA24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saveBtn.addEventListener</w:t>
      </w:r>
      <w:proofErr w:type="spellEnd"/>
      <w:r w:rsidRPr="00F030B6">
        <w:rPr>
          <w:rFonts w:ascii="Courier New" w:eastAsia="Times New Roman" w:hAnsi="Courier New" w:cs="Courier New"/>
          <w:b/>
          <w:bCs/>
          <w:lang w:val="uk-UA"/>
        </w:rPr>
        <w:t>("</w:t>
      </w:r>
      <w:proofErr w:type="spellStart"/>
      <w:r w:rsidRPr="00F030B6">
        <w:rPr>
          <w:rFonts w:ascii="Courier New" w:eastAsia="Times New Roman" w:hAnsi="Courier New" w:cs="Courier New"/>
          <w:b/>
          <w:bCs/>
          <w:lang w:val="uk-UA"/>
        </w:rPr>
        <w:t>click</w:t>
      </w:r>
      <w:proofErr w:type="spellEnd"/>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saveNews</w:t>
      </w:r>
      <w:proofErr w:type="spellEnd"/>
      <w:r w:rsidRPr="00F030B6">
        <w:rPr>
          <w:rFonts w:ascii="Courier New" w:eastAsia="Times New Roman" w:hAnsi="Courier New" w:cs="Courier New"/>
          <w:b/>
          <w:bCs/>
          <w:lang w:val="uk-UA"/>
        </w:rPr>
        <w:t>);</w:t>
      </w:r>
    </w:p>
    <w:p w14:paraId="3F3D5011" w14:textId="77777777" w:rsidR="00910D20" w:rsidRPr="00F030B6" w:rsidRDefault="00910D20" w:rsidP="00F030B6">
      <w:pPr>
        <w:spacing w:line="240" w:lineRule="auto"/>
        <w:rPr>
          <w:rFonts w:ascii="Courier New" w:eastAsia="Times New Roman" w:hAnsi="Courier New" w:cs="Courier New"/>
          <w:b/>
          <w:bCs/>
          <w:lang w:val="uk-UA"/>
        </w:rPr>
      </w:pPr>
    </w:p>
    <w:p w14:paraId="2E356096"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 xml:space="preserve">  </w:t>
      </w:r>
      <w:proofErr w:type="spellStart"/>
      <w:r w:rsidRPr="00F030B6">
        <w:rPr>
          <w:rFonts w:ascii="Courier New" w:eastAsia="Times New Roman" w:hAnsi="Courier New" w:cs="Courier New"/>
          <w:b/>
          <w:bCs/>
          <w:lang w:val="uk-UA"/>
        </w:rPr>
        <w:t>fetchNews</w:t>
      </w:r>
      <w:proofErr w:type="spellEnd"/>
      <w:r w:rsidRPr="00F030B6">
        <w:rPr>
          <w:rFonts w:ascii="Courier New" w:eastAsia="Times New Roman" w:hAnsi="Courier New" w:cs="Courier New"/>
          <w:b/>
          <w:bCs/>
          <w:lang w:val="uk-UA"/>
        </w:rPr>
        <w:t>();</w:t>
      </w:r>
    </w:p>
    <w:p w14:paraId="50C72E1D" w14:textId="77777777" w:rsidR="00910D20" w:rsidRPr="00F030B6" w:rsidRDefault="00037421" w:rsidP="00F030B6">
      <w:pPr>
        <w:spacing w:line="240" w:lineRule="auto"/>
        <w:rPr>
          <w:rFonts w:ascii="Courier New" w:eastAsia="Times New Roman" w:hAnsi="Courier New" w:cs="Courier New"/>
          <w:b/>
          <w:bCs/>
          <w:lang w:val="uk-UA"/>
        </w:rPr>
      </w:pPr>
      <w:r w:rsidRPr="00F030B6">
        <w:rPr>
          <w:rFonts w:ascii="Courier New" w:eastAsia="Times New Roman" w:hAnsi="Courier New" w:cs="Courier New"/>
          <w:b/>
          <w:bCs/>
          <w:lang w:val="uk-UA"/>
        </w:rPr>
        <w:t>});</w:t>
      </w:r>
    </w:p>
    <w:p w14:paraId="6C7FC7C7" w14:textId="77777777" w:rsidR="001B5661" w:rsidRDefault="00037421">
      <w:pP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sz w:val="28"/>
          <w:szCs w:val="28"/>
          <w:lang w:val="uk-UA"/>
        </w:rPr>
        <w:br/>
      </w:r>
    </w:p>
    <w:p w14:paraId="53606B29" w14:textId="77777777" w:rsidR="001B5661" w:rsidRDefault="001B5661">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0440DD4A" w14:textId="16760CAB" w:rsidR="00910D20" w:rsidRPr="001B5661" w:rsidRDefault="00401C5F" w:rsidP="0094764D">
      <w:pPr>
        <w:spacing w:after="24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lastRenderedPageBreak/>
        <w:t xml:space="preserve">5 </w:t>
      </w:r>
      <w:r w:rsidR="001B5661" w:rsidRPr="001B5661">
        <w:rPr>
          <w:rFonts w:ascii="Times New Roman" w:eastAsia="Times New Roman" w:hAnsi="Times New Roman" w:cs="Times New Roman"/>
          <w:b/>
          <w:bCs/>
          <w:sz w:val="28"/>
          <w:szCs w:val="28"/>
          <w:lang w:val="uk-UA"/>
        </w:rPr>
        <w:t>АНАЛІЗ ОТРИМАНИХ РЕЗУЛЬТАТІВ</w:t>
      </w:r>
    </w:p>
    <w:p w14:paraId="47760FB0" w14:textId="49D0C0D4"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процесі створення веб</w:t>
      </w:r>
      <w:r w:rsidR="00401C5F">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для гри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було реалізовано повноцінну систему, яка дозволяє не лише популяризувати гру через зручний інтерфейс взаємодії з користувачем, але й забезпечити базові комунікаційні, інформаційні та адміністративні функції, що відповідають сучасним вимогам до програмних продуктів у сфері ігрової індустрії.</w:t>
      </w:r>
    </w:p>
    <w:p w14:paraId="1744A86F" w14:textId="77777777"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Першочерговою метою </w:t>
      </w:r>
      <w:proofErr w:type="spellStart"/>
      <w:r w:rsidRPr="003054B9">
        <w:rPr>
          <w:rFonts w:ascii="Times New Roman" w:eastAsia="Times New Roman" w:hAnsi="Times New Roman" w:cs="Times New Roman"/>
          <w:sz w:val="28"/>
          <w:szCs w:val="28"/>
          <w:lang w:val="uk-UA"/>
        </w:rPr>
        <w:t>проєкту</w:t>
      </w:r>
      <w:proofErr w:type="spellEnd"/>
      <w:r w:rsidRPr="003054B9">
        <w:rPr>
          <w:rFonts w:ascii="Times New Roman" w:eastAsia="Times New Roman" w:hAnsi="Times New Roman" w:cs="Times New Roman"/>
          <w:sz w:val="28"/>
          <w:szCs w:val="28"/>
          <w:lang w:val="uk-UA"/>
        </w:rPr>
        <w:t xml:space="preserve"> було створення стабільного та доступного інструменту, який дозволяє користувачам дізнатися більше про гру, завантажити її та взаємодіяти з іншими гравцями шляхом публікації відгуків. Аналізуючи реалізовану систему, можна стверджувати, що поставлені цілі були досягнуті повною мірою.</w:t>
      </w:r>
    </w:p>
    <w:p w14:paraId="3FFE6777" w14:textId="77777777"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Один із ключових результатів — успішне розділення ролей користувачів. В системі чітко розмежовано можливості звичайного користувача й адміністратора: користувач може залишати лише один відгук, оцінювати інші та змінювати інформацію про себе, тоді як адміністратор має доступ до керування новинами та </w:t>
      </w:r>
      <w:proofErr w:type="spellStart"/>
      <w:r w:rsidRPr="003054B9">
        <w:rPr>
          <w:rFonts w:ascii="Times New Roman" w:eastAsia="Times New Roman" w:hAnsi="Times New Roman" w:cs="Times New Roman"/>
          <w:sz w:val="28"/>
          <w:szCs w:val="28"/>
          <w:lang w:val="uk-UA"/>
        </w:rPr>
        <w:t>модерації</w:t>
      </w:r>
      <w:proofErr w:type="spellEnd"/>
      <w:r w:rsidRPr="003054B9">
        <w:rPr>
          <w:rFonts w:ascii="Times New Roman" w:eastAsia="Times New Roman" w:hAnsi="Times New Roman" w:cs="Times New Roman"/>
          <w:sz w:val="28"/>
          <w:szCs w:val="28"/>
          <w:lang w:val="uk-UA"/>
        </w:rPr>
        <w:t xml:space="preserve"> контенту. Такий підхід дозволив зберегти простоту взаємодії для більшості користувачів, водночас надаючи достатньо інструментів для обслуговування та контролю платформи.</w:t>
      </w:r>
    </w:p>
    <w:p w14:paraId="1DD42277" w14:textId="1644164D"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Не менш важливим є те, що </w:t>
      </w:r>
      <w:r w:rsidR="00141AF3">
        <w:rPr>
          <w:rFonts w:ascii="Times New Roman" w:eastAsia="Times New Roman" w:hAnsi="Times New Roman" w:cs="Times New Roman"/>
          <w:sz w:val="28"/>
          <w:szCs w:val="28"/>
          <w:lang w:val="uk-UA"/>
        </w:rPr>
        <w:t xml:space="preserve">веб </w:t>
      </w:r>
      <w:proofErr w:type="spellStart"/>
      <w:r w:rsidR="00141AF3">
        <w:rPr>
          <w:rFonts w:ascii="Times New Roman" w:eastAsia="Times New Roman" w:hAnsi="Times New Roman" w:cs="Times New Roman"/>
          <w:sz w:val="28"/>
          <w:szCs w:val="28"/>
          <w:lang w:val="uk-UA"/>
        </w:rPr>
        <w:t>застосунок</w:t>
      </w:r>
      <w:r w:rsidRPr="003054B9">
        <w:rPr>
          <w:rFonts w:ascii="Times New Roman" w:eastAsia="Times New Roman" w:hAnsi="Times New Roman" w:cs="Times New Roman"/>
          <w:sz w:val="28"/>
          <w:szCs w:val="28"/>
          <w:lang w:val="uk-UA"/>
        </w:rPr>
        <w:t>повністю</w:t>
      </w:r>
      <w:proofErr w:type="spellEnd"/>
      <w:r w:rsidRPr="003054B9">
        <w:rPr>
          <w:rFonts w:ascii="Times New Roman" w:eastAsia="Times New Roman" w:hAnsi="Times New Roman" w:cs="Times New Roman"/>
          <w:sz w:val="28"/>
          <w:szCs w:val="28"/>
          <w:lang w:val="uk-UA"/>
        </w:rPr>
        <w:t xml:space="preserve"> працездатний без необхідності встановлення складного програмного забезпечення — користувачеві достатньо будь-якого сучасного браузера. Сторінки </w:t>
      </w:r>
      <w:proofErr w:type="spellStart"/>
      <w:r w:rsidRPr="003054B9">
        <w:rPr>
          <w:rFonts w:ascii="Times New Roman" w:eastAsia="Times New Roman" w:hAnsi="Times New Roman" w:cs="Times New Roman"/>
          <w:sz w:val="28"/>
          <w:szCs w:val="28"/>
          <w:lang w:val="uk-UA"/>
        </w:rPr>
        <w:t>коректно</w:t>
      </w:r>
      <w:proofErr w:type="spellEnd"/>
      <w:r w:rsidRPr="003054B9">
        <w:rPr>
          <w:rFonts w:ascii="Times New Roman" w:eastAsia="Times New Roman" w:hAnsi="Times New Roman" w:cs="Times New Roman"/>
          <w:sz w:val="28"/>
          <w:szCs w:val="28"/>
          <w:lang w:val="uk-UA"/>
        </w:rPr>
        <w:t xml:space="preserve"> відображаються на різних розширеннях екранів, елементи інтерфейсу </w:t>
      </w:r>
      <w:proofErr w:type="spellStart"/>
      <w:r w:rsidRPr="003054B9">
        <w:rPr>
          <w:rFonts w:ascii="Times New Roman" w:eastAsia="Times New Roman" w:hAnsi="Times New Roman" w:cs="Times New Roman"/>
          <w:sz w:val="28"/>
          <w:szCs w:val="28"/>
          <w:lang w:val="uk-UA"/>
        </w:rPr>
        <w:t>логічно</w:t>
      </w:r>
      <w:proofErr w:type="spellEnd"/>
      <w:r w:rsidRPr="003054B9">
        <w:rPr>
          <w:rFonts w:ascii="Times New Roman" w:eastAsia="Times New Roman" w:hAnsi="Times New Roman" w:cs="Times New Roman"/>
          <w:sz w:val="28"/>
          <w:szCs w:val="28"/>
          <w:lang w:val="uk-UA"/>
        </w:rPr>
        <w:t xml:space="preserve"> згруповані, реалізована базова адаптивність. Це сприяє зниженню </w:t>
      </w:r>
      <w:proofErr w:type="spellStart"/>
      <w:r w:rsidRPr="003054B9">
        <w:rPr>
          <w:rFonts w:ascii="Times New Roman" w:eastAsia="Times New Roman" w:hAnsi="Times New Roman" w:cs="Times New Roman"/>
          <w:sz w:val="28"/>
          <w:szCs w:val="28"/>
          <w:lang w:val="uk-UA"/>
        </w:rPr>
        <w:t>барʼєру</w:t>
      </w:r>
      <w:proofErr w:type="spellEnd"/>
      <w:r w:rsidRPr="003054B9">
        <w:rPr>
          <w:rFonts w:ascii="Times New Roman" w:eastAsia="Times New Roman" w:hAnsi="Times New Roman" w:cs="Times New Roman"/>
          <w:sz w:val="28"/>
          <w:szCs w:val="28"/>
          <w:lang w:val="uk-UA"/>
        </w:rPr>
        <w:t xml:space="preserve"> входу для нових користувачів і підвищує охоплення аудиторії.</w:t>
      </w:r>
    </w:p>
    <w:p w14:paraId="6E3AE7B9" w14:textId="77777777"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Функціонал з відправленням гри через </w:t>
      </w:r>
      <w:proofErr w:type="spellStart"/>
      <w:r w:rsidRPr="003054B9">
        <w:rPr>
          <w:rFonts w:ascii="Times New Roman" w:eastAsia="Times New Roman" w:hAnsi="Times New Roman" w:cs="Times New Roman"/>
          <w:sz w:val="28"/>
          <w:szCs w:val="28"/>
          <w:lang w:val="uk-UA"/>
        </w:rPr>
        <w:t>email</w:t>
      </w:r>
      <w:proofErr w:type="spellEnd"/>
      <w:r w:rsidRPr="003054B9">
        <w:rPr>
          <w:rFonts w:ascii="Times New Roman" w:eastAsia="Times New Roman" w:hAnsi="Times New Roman" w:cs="Times New Roman"/>
          <w:sz w:val="28"/>
          <w:szCs w:val="28"/>
          <w:lang w:val="uk-UA"/>
        </w:rPr>
        <w:t xml:space="preserve"> також виявився ефективним засобом поширення. Він дозволяє контролювати кількість завантажень, потенційно забезпечує канал для подальшої взаємодії з користувачами та не вимагає реєстрації, що знижує </w:t>
      </w:r>
      <w:proofErr w:type="spellStart"/>
      <w:r w:rsidRPr="003054B9">
        <w:rPr>
          <w:rFonts w:ascii="Times New Roman" w:eastAsia="Times New Roman" w:hAnsi="Times New Roman" w:cs="Times New Roman"/>
          <w:sz w:val="28"/>
          <w:szCs w:val="28"/>
          <w:lang w:val="uk-UA"/>
        </w:rPr>
        <w:t>фрикційність</w:t>
      </w:r>
      <w:proofErr w:type="spellEnd"/>
      <w:r w:rsidRPr="003054B9">
        <w:rPr>
          <w:rFonts w:ascii="Times New Roman" w:eastAsia="Times New Roman" w:hAnsi="Times New Roman" w:cs="Times New Roman"/>
          <w:sz w:val="28"/>
          <w:szCs w:val="28"/>
          <w:lang w:val="uk-UA"/>
        </w:rPr>
        <w:t xml:space="preserve"> першого контакту з </w:t>
      </w:r>
      <w:proofErr w:type="spellStart"/>
      <w:r w:rsidRPr="003054B9">
        <w:rPr>
          <w:rFonts w:ascii="Times New Roman" w:eastAsia="Times New Roman" w:hAnsi="Times New Roman" w:cs="Times New Roman"/>
          <w:sz w:val="28"/>
          <w:szCs w:val="28"/>
          <w:lang w:val="uk-UA"/>
        </w:rPr>
        <w:t>проєктом</w:t>
      </w:r>
      <w:proofErr w:type="spellEnd"/>
      <w:r w:rsidRPr="003054B9">
        <w:rPr>
          <w:rFonts w:ascii="Times New Roman" w:eastAsia="Times New Roman" w:hAnsi="Times New Roman" w:cs="Times New Roman"/>
          <w:sz w:val="28"/>
          <w:szCs w:val="28"/>
          <w:lang w:val="uk-UA"/>
        </w:rPr>
        <w:t>.</w:t>
      </w:r>
    </w:p>
    <w:p w14:paraId="64D8A2C2"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Особливу увагу було приділено реалізації блоку відгуків, який підтримує повноцінну взаємодію спільноти: можливість залишити оцінку, дати текстовий коментар, а також оцінити думки інших користувачів за допомогою реакцій. Це не тільки створює динамічний соціальний елемент, а й формує живу базу зворотного </w:t>
      </w:r>
      <w:proofErr w:type="spellStart"/>
      <w:r w:rsidRPr="003054B9">
        <w:rPr>
          <w:rFonts w:ascii="Times New Roman" w:eastAsia="Times New Roman" w:hAnsi="Times New Roman" w:cs="Times New Roman"/>
          <w:sz w:val="28"/>
          <w:szCs w:val="28"/>
          <w:lang w:val="uk-UA"/>
        </w:rPr>
        <w:t>звʼязку</w:t>
      </w:r>
      <w:proofErr w:type="spellEnd"/>
      <w:r w:rsidRPr="003054B9">
        <w:rPr>
          <w:rFonts w:ascii="Times New Roman" w:eastAsia="Times New Roman" w:hAnsi="Times New Roman" w:cs="Times New Roman"/>
          <w:sz w:val="28"/>
          <w:szCs w:val="28"/>
          <w:lang w:val="uk-UA"/>
        </w:rPr>
        <w:t>, яка може бути корисною для подальшого розвитку гри.</w:t>
      </w:r>
    </w:p>
    <w:p w14:paraId="65E8E4BC" w14:textId="37EC6296"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 точки зору стабільності системи, під час тестування </w:t>
      </w:r>
      <w:r w:rsidR="00141AF3">
        <w:rPr>
          <w:rFonts w:ascii="Times New Roman" w:eastAsia="Times New Roman" w:hAnsi="Times New Roman" w:cs="Times New Roman"/>
          <w:sz w:val="28"/>
          <w:szCs w:val="28"/>
          <w:lang w:val="uk-UA"/>
        </w:rPr>
        <w:t xml:space="preserve">веб </w:t>
      </w:r>
      <w:proofErr w:type="spellStart"/>
      <w:r w:rsidR="00141AF3">
        <w:rPr>
          <w:rFonts w:ascii="Times New Roman" w:eastAsia="Times New Roman" w:hAnsi="Times New Roman" w:cs="Times New Roman"/>
          <w:sz w:val="28"/>
          <w:szCs w:val="28"/>
          <w:lang w:val="uk-UA"/>
        </w:rPr>
        <w:t>застосунок</w:t>
      </w:r>
      <w:r w:rsidRPr="003054B9">
        <w:rPr>
          <w:rFonts w:ascii="Times New Roman" w:eastAsia="Times New Roman" w:hAnsi="Times New Roman" w:cs="Times New Roman"/>
          <w:sz w:val="28"/>
          <w:szCs w:val="28"/>
          <w:lang w:val="uk-UA"/>
        </w:rPr>
        <w:t>продемонстрував</w:t>
      </w:r>
      <w:proofErr w:type="spellEnd"/>
      <w:r w:rsidRPr="003054B9">
        <w:rPr>
          <w:rFonts w:ascii="Times New Roman" w:eastAsia="Times New Roman" w:hAnsi="Times New Roman" w:cs="Times New Roman"/>
          <w:sz w:val="28"/>
          <w:szCs w:val="28"/>
          <w:lang w:val="uk-UA"/>
        </w:rPr>
        <w:t xml:space="preserve"> належну надійність. Основні сценарії взаємодії не викликали збоїв, усі ключові маршрути відпрацьовували </w:t>
      </w:r>
      <w:proofErr w:type="spellStart"/>
      <w:r w:rsidRPr="003054B9">
        <w:rPr>
          <w:rFonts w:ascii="Times New Roman" w:eastAsia="Times New Roman" w:hAnsi="Times New Roman" w:cs="Times New Roman"/>
          <w:sz w:val="28"/>
          <w:szCs w:val="28"/>
          <w:lang w:val="uk-UA"/>
        </w:rPr>
        <w:t>коректно</w:t>
      </w:r>
      <w:proofErr w:type="spellEnd"/>
      <w:r w:rsidRPr="003054B9">
        <w:rPr>
          <w:rFonts w:ascii="Times New Roman" w:eastAsia="Times New Roman" w:hAnsi="Times New Roman" w:cs="Times New Roman"/>
          <w:sz w:val="28"/>
          <w:szCs w:val="28"/>
          <w:lang w:val="uk-UA"/>
        </w:rPr>
        <w:t xml:space="preserve">, а обробка помилок реалізована достатньо </w:t>
      </w:r>
      <w:proofErr w:type="spellStart"/>
      <w:r w:rsidRPr="003054B9">
        <w:rPr>
          <w:rFonts w:ascii="Times New Roman" w:eastAsia="Times New Roman" w:hAnsi="Times New Roman" w:cs="Times New Roman"/>
          <w:sz w:val="28"/>
          <w:szCs w:val="28"/>
          <w:lang w:val="uk-UA"/>
        </w:rPr>
        <w:t>грамотно</w:t>
      </w:r>
      <w:proofErr w:type="spellEnd"/>
      <w:r w:rsidRPr="003054B9">
        <w:rPr>
          <w:rFonts w:ascii="Times New Roman" w:eastAsia="Times New Roman" w:hAnsi="Times New Roman" w:cs="Times New Roman"/>
          <w:sz w:val="28"/>
          <w:szCs w:val="28"/>
          <w:lang w:val="uk-UA"/>
        </w:rPr>
        <w:t>, з відповідними повідомленнями для користувача у разі введення недійсних або неповних даних.</w:t>
      </w:r>
    </w:p>
    <w:p w14:paraId="3C454628" w14:textId="77777777" w:rsidR="00E31B7A"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Загалом, функціонал, закладений у </w:t>
      </w:r>
      <w:proofErr w:type="spellStart"/>
      <w:r w:rsidRPr="003054B9">
        <w:rPr>
          <w:rFonts w:ascii="Times New Roman" w:eastAsia="Times New Roman" w:hAnsi="Times New Roman" w:cs="Times New Roman"/>
          <w:sz w:val="28"/>
          <w:szCs w:val="28"/>
          <w:lang w:val="uk-UA"/>
        </w:rPr>
        <w:t>проєкт</w:t>
      </w:r>
      <w:proofErr w:type="spellEnd"/>
      <w:r w:rsidRPr="003054B9">
        <w:rPr>
          <w:rFonts w:ascii="Times New Roman" w:eastAsia="Times New Roman" w:hAnsi="Times New Roman" w:cs="Times New Roman"/>
          <w:sz w:val="28"/>
          <w:szCs w:val="28"/>
          <w:lang w:val="uk-UA"/>
        </w:rPr>
        <w:t xml:space="preserve">, охоплює більшість базових потреб для презентації гри та підтримки спільноти довкола неї. Незважаючи на відносну простоту архітектури, </w:t>
      </w:r>
      <w:proofErr w:type="spellStart"/>
      <w:r w:rsidRPr="003054B9">
        <w:rPr>
          <w:rFonts w:ascii="Times New Roman" w:eastAsia="Times New Roman" w:hAnsi="Times New Roman" w:cs="Times New Roman"/>
          <w:sz w:val="28"/>
          <w:szCs w:val="28"/>
          <w:lang w:val="uk-UA"/>
        </w:rPr>
        <w:t>проєкт</w:t>
      </w:r>
      <w:proofErr w:type="spellEnd"/>
      <w:r w:rsidRPr="003054B9">
        <w:rPr>
          <w:rFonts w:ascii="Times New Roman" w:eastAsia="Times New Roman" w:hAnsi="Times New Roman" w:cs="Times New Roman"/>
          <w:sz w:val="28"/>
          <w:szCs w:val="28"/>
          <w:lang w:val="uk-UA"/>
        </w:rPr>
        <w:t xml:space="preserve"> має потенціал для масштабування, а всі компоненти створені з урахуванням можливості подальшого розширення. Це стосується як додавання нових мов інтерфейсу, так і впровадження нових розділів (наприклад, галереї, статистики або форуму).</w:t>
      </w:r>
    </w:p>
    <w:p w14:paraId="08DE5DA5" w14:textId="50BB4B51"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процесі розробки </w:t>
      </w:r>
      <w:proofErr w:type="spellStart"/>
      <w:r w:rsidRPr="003054B9">
        <w:rPr>
          <w:rFonts w:ascii="Times New Roman" w:eastAsia="Times New Roman" w:hAnsi="Times New Roman" w:cs="Times New Roman"/>
          <w:sz w:val="28"/>
          <w:szCs w:val="28"/>
          <w:lang w:val="uk-UA"/>
        </w:rPr>
        <w:t>вебзастосунку</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виникали різноманітні труднощі, які були пов’язані як з технічними аспектами реалізації, так і з організацією логіки окремих функціональних блоків. Виявлення та вирішення цих проблем дозволило значно покращити якість застосунку, зробити його більш стабільним і зручним для кінцевого користувача.</w:t>
      </w:r>
    </w:p>
    <w:p w14:paraId="55BB2602"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Однією з перших проблем стала побудова структури бази даних таким чином, щоб кожен користувач міг залишити лише один відгук, при цьому зберігаючи можливість редагування або видалення власного коментаря. Первинно розглядалася ідея дозволити кілька відгуків, однак після аналізу було прийнято рішення обмежити до одного запису на користувача — це вимагало унікального зв’язку </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у таблиці </w:t>
      </w:r>
      <w:proofErr w:type="spellStart"/>
      <w:r w:rsidRPr="003054B9">
        <w:rPr>
          <w:rFonts w:ascii="Times New Roman" w:eastAsia="Times New Roman" w:hAnsi="Times New Roman" w:cs="Times New Roman"/>
          <w:sz w:val="28"/>
          <w:szCs w:val="28"/>
          <w:lang w:val="uk-UA"/>
        </w:rPr>
        <w:t>feedback</w:t>
      </w:r>
      <w:proofErr w:type="spellEnd"/>
      <w:r w:rsidRPr="003054B9">
        <w:rPr>
          <w:rFonts w:ascii="Times New Roman" w:eastAsia="Times New Roman" w:hAnsi="Times New Roman" w:cs="Times New Roman"/>
          <w:sz w:val="28"/>
          <w:szCs w:val="28"/>
          <w:lang w:val="uk-UA"/>
        </w:rPr>
        <w:t xml:space="preserve">, який був реалізований як обмеження на рівні схеми БД. Проблема полягала у правильному врахуванні цього обмеження при оновленні даних, що було вирішено шляхом додаткових перевірок на </w:t>
      </w:r>
      <w:proofErr w:type="spellStart"/>
      <w:r w:rsidRPr="003054B9">
        <w:rPr>
          <w:rFonts w:ascii="Times New Roman" w:eastAsia="Times New Roman" w:hAnsi="Times New Roman" w:cs="Times New Roman"/>
          <w:sz w:val="28"/>
          <w:szCs w:val="28"/>
          <w:lang w:val="uk-UA"/>
        </w:rPr>
        <w:t>бекенді</w:t>
      </w:r>
      <w:proofErr w:type="spellEnd"/>
      <w:r w:rsidRPr="003054B9">
        <w:rPr>
          <w:rFonts w:ascii="Times New Roman" w:eastAsia="Times New Roman" w:hAnsi="Times New Roman" w:cs="Times New Roman"/>
          <w:sz w:val="28"/>
          <w:szCs w:val="28"/>
          <w:lang w:val="uk-UA"/>
        </w:rPr>
        <w:t xml:space="preserve"> перед виконанням запитів.</w:t>
      </w:r>
    </w:p>
    <w:p w14:paraId="07ADF4DE"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 xml:space="preserve">Ще однією важливою складністю стала реалізація реакцій у вигляді </w:t>
      </w:r>
      <w:proofErr w:type="spellStart"/>
      <w:r w:rsidRPr="003054B9">
        <w:rPr>
          <w:rFonts w:ascii="Times New Roman" w:eastAsia="Times New Roman" w:hAnsi="Times New Roman" w:cs="Times New Roman"/>
          <w:sz w:val="28"/>
          <w:szCs w:val="28"/>
          <w:lang w:val="uk-UA"/>
        </w:rPr>
        <w:t>лайків</w:t>
      </w:r>
      <w:proofErr w:type="spellEnd"/>
      <w:r w:rsidRPr="003054B9">
        <w:rPr>
          <w:rFonts w:ascii="Times New Roman" w:eastAsia="Times New Roman" w:hAnsi="Times New Roman" w:cs="Times New Roman"/>
          <w:sz w:val="28"/>
          <w:szCs w:val="28"/>
          <w:lang w:val="uk-UA"/>
        </w:rPr>
        <w:t xml:space="preserve"> і </w:t>
      </w:r>
      <w:proofErr w:type="spellStart"/>
      <w:r w:rsidRPr="003054B9">
        <w:rPr>
          <w:rFonts w:ascii="Times New Roman" w:eastAsia="Times New Roman" w:hAnsi="Times New Roman" w:cs="Times New Roman"/>
          <w:sz w:val="28"/>
          <w:szCs w:val="28"/>
          <w:lang w:val="uk-UA"/>
        </w:rPr>
        <w:t>дизлайків</w:t>
      </w:r>
      <w:proofErr w:type="spellEnd"/>
      <w:r w:rsidRPr="003054B9">
        <w:rPr>
          <w:rFonts w:ascii="Times New Roman" w:eastAsia="Times New Roman" w:hAnsi="Times New Roman" w:cs="Times New Roman"/>
          <w:sz w:val="28"/>
          <w:szCs w:val="28"/>
          <w:lang w:val="uk-UA"/>
        </w:rPr>
        <w:t xml:space="preserve">. На перший погляд, завдання виглядало тривіальним, однак логіка взаємодії вимагала контролю виключності: користувач не міг залишити одночасно </w:t>
      </w:r>
      <w:proofErr w:type="spellStart"/>
      <w:r w:rsidRPr="003054B9">
        <w:rPr>
          <w:rFonts w:ascii="Times New Roman" w:eastAsia="Times New Roman" w:hAnsi="Times New Roman" w:cs="Times New Roman"/>
          <w:sz w:val="28"/>
          <w:szCs w:val="28"/>
          <w:lang w:val="uk-UA"/>
        </w:rPr>
        <w:t>лайк</w:t>
      </w:r>
      <w:proofErr w:type="spellEnd"/>
      <w:r w:rsidRPr="003054B9">
        <w:rPr>
          <w:rFonts w:ascii="Times New Roman" w:eastAsia="Times New Roman" w:hAnsi="Times New Roman" w:cs="Times New Roman"/>
          <w:sz w:val="28"/>
          <w:szCs w:val="28"/>
          <w:lang w:val="uk-UA"/>
        </w:rPr>
        <w:t xml:space="preserve"> і </w:t>
      </w:r>
      <w:proofErr w:type="spellStart"/>
      <w:r w:rsidRPr="003054B9">
        <w:rPr>
          <w:rFonts w:ascii="Times New Roman" w:eastAsia="Times New Roman" w:hAnsi="Times New Roman" w:cs="Times New Roman"/>
          <w:sz w:val="28"/>
          <w:szCs w:val="28"/>
          <w:lang w:val="uk-UA"/>
        </w:rPr>
        <w:t>дизлайк</w:t>
      </w:r>
      <w:proofErr w:type="spellEnd"/>
      <w:r w:rsidRPr="003054B9">
        <w:rPr>
          <w:rFonts w:ascii="Times New Roman" w:eastAsia="Times New Roman" w:hAnsi="Times New Roman" w:cs="Times New Roman"/>
          <w:sz w:val="28"/>
          <w:szCs w:val="28"/>
          <w:lang w:val="uk-UA"/>
        </w:rPr>
        <w:t>, а також повинен мати змогу скасувати реакцію. Початковий варіант реалізації спричиняв дублювання записів у базі, що негативно впливало на коректність підрахунків. Це було виправлено шляхом введення комбінованого унікального індексу UNIQUE(</w:t>
      </w:r>
      <w:proofErr w:type="spellStart"/>
      <w:r w:rsidRPr="003054B9">
        <w:rPr>
          <w:rFonts w:ascii="Times New Roman" w:eastAsia="Times New Roman" w:hAnsi="Times New Roman" w:cs="Times New Roman"/>
          <w:sz w:val="28"/>
          <w:szCs w:val="28"/>
          <w:lang w:val="uk-UA"/>
        </w:rPr>
        <w:t>user_id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feedback_id</w:t>
      </w:r>
      <w:proofErr w:type="spellEnd"/>
      <w:r w:rsidRPr="003054B9">
        <w:rPr>
          <w:rFonts w:ascii="Times New Roman" w:eastAsia="Times New Roman" w:hAnsi="Times New Roman" w:cs="Times New Roman"/>
          <w:sz w:val="28"/>
          <w:szCs w:val="28"/>
          <w:lang w:val="uk-UA"/>
        </w:rPr>
        <w:t xml:space="preserve">) у таблиці </w:t>
      </w:r>
      <w:proofErr w:type="spellStart"/>
      <w:r w:rsidRPr="003054B9">
        <w:rPr>
          <w:rFonts w:ascii="Times New Roman" w:eastAsia="Times New Roman" w:hAnsi="Times New Roman" w:cs="Times New Roman"/>
          <w:sz w:val="28"/>
          <w:szCs w:val="28"/>
          <w:lang w:val="uk-UA"/>
        </w:rPr>
        <w:t>likes</w:t>
      </w:r>
      <w:proofErr w:type="spellEnd"/>
      <w:r w:rsidRPr="003054B9">
        <w:rPr>
          <w:rFonts w:ascii="Times New Roman" w:eastAsia="Times New Roman" w:hAnsi="Times New Roman" w:cs="Times New Roman"/>
          <w:sz w:val="28"/>
          <w:szCs w:val="28"/>
          <w:lang w:val="uk-UA"/>
        </w:rPr>
        <w:t xml:space="preserve"> та вдосконаленням логіки на сервері.</w:t>
      </w:r>
    </w:p>
    <w:p w14:paraId="3797AFD5"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 ході реалізації надсилання гри на електронну пошту незареєстрованому користувачеві </w:t>
      </w:r>
      <w:proofErr w:type="spellStart"/>
      <w:r w:rsidRPr="003054B9">
        <w:rPr>
          <w:rFonts w:ascii="Times New Roman" w:eastAsia="Times New Roman" w:hAnsi="Times New Roman" w:cs="Times New Roman"/>
          <w:sz w:val="28"/>
          <w:szCs w:val="28"/>
          <w:lang w:val="uk-UA"/>
        </w:rPr>
        <w:t>зʼявилася</w:t>
      </w:r>
      <w:proofErr w:type="spellEnd"/>
      <w:r w:rsidRPr="003054B9">
        <w:rPr>
          <w:rFonts w:ascii="Times New Roman" w:eastAsia="Times New Roman" w:hAnsi="Times New Roman" w:cs="Times New Roman"/>
          <w:sz w:val="28"/>
          <w:szCs w:val="28"/>
          <w:lang w:val="uk-UA"/>
        </w:rPr>
        <w:t xml:space="preserve"> проблема з відправленням листів із локального середовища розробки. Через обмеження деяких SMTP-серверів виникали помилки автентифікації. Було вирішено використовувати перевірений поштовий сервер із підтримкою TLS, а також додати обробку помилок, яка інформує користувача у разі технічної несправності або введення некоректної адреси.</w:t>
      </w:r>
    </w:p>
    <w:p w14:paraId="51414749"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Нарешті, ще одним викликом стало забезпечення узгодженості між </w:t>
      </w:r>
      <w:proofErr w:type="spellStart"/>
      <w:r w:rsidRPr="003054B9">
        <w:rPr>
          <w:rFonts w:ascii="Times New Roman" w:eastAsia="Times New Roman" w:hAnsi="Times New Roman" w:cs="Times New Roman"/>
          <w:sz w:val="28"/>
          <w:szCs w:val="28"/>
          <w:lang w:val="uk-UA"/>
        </w:rPr>
        <w:t>фронтендом</w:t>
      </w:r>
      <w:proofErr w:type="spellEnd"/>
      <w:r w:rsidRPr="003054B9">
        <w:rPr>
          <w:rFonts w:ascii="Times New Roman" w:eastAsia="Times New Roman" w:hAnsi="Times New Roman" w:cs="Times New Roman"/>
          <w:sz w:val="28"/>
          <w:szCs w:val="28"/>
          <w:lang w:val="uk-UA"/>
        </w:rPr>
        <w:t xml:space="preserve"> і </w:t>
      </w:r>
      <w:proofErr w:type="spellStart"/>
      <w:r w:rsidRPr="003054B9">
        <w:rPr>
          <w:rFonts w:ascii="Times New Roman" w:eastAsia="Times New Roman" w:hAnsi="Times New Roman" w:cs="Times New Roman"/>
          <w:sz w:val="28"/>
          <w:szCs w:val="28"/>
          <w:lang w:val="uk-UA"/>
        </w:rPr>
        <w:t>бекендом</w:t>
      </w:r>
      <w:proofErr w:type="spellEnd"/>
      <w:r w:rsidRPr="003054B9">
        <w:rPr>
          <w:rFonts w:ascii="Times New Roman" w:eastAsia="Times New Roman" w:hAnsi="Times New Roman" w:cs="Times New Roman"/>
          <w:sz w:val="28"/>
          <w:szCs w:val="28"/>
          <w:lang w:val="uk-UA"/>
        </w:rPr>
        <w:t xml:space="preserve">, особливо в частині обробки динамічних дій, таких як видалення новин, редагування профілю чи завантаження нових відгуків. У деяких випадках зміни, внесені через API, не одразу </w:t>
      </w:r>
      <w:proofErr w:type="spellStart"/>
      <w:r w:rsidRPr="003054B9">
        <w:rPr>
          <w:rFonts w:ascii="Times New Roman" w:eastAsia="Times New Roman" w:hAnsi="Times New Roman" w:cs="Times New Roman"/>
          <w:sz w:val="28"/>
          <w:szCs w:val="28"/>
          <w:lang w:val="uk-UA"/>
        </w:rPr>
        <w:t>коректно</w:t>
      </w:r>
      <w:proofErr w:type="spellEnd"/>
      <w:r w:rsidRPr="003054B9">
        <w:rPr>
          <w:rFonts w:ascii="Times New Roman" w:eastAsia="Times New Roman" w:hAnsi="Times New Roman" w:cs="Times New Roman"/>
          <w:sz w:val="28"/>
          <w:szCs w:val="28"/>
          <w:lang w:val="uk-UA"/>
        </w:rPr>
        <w:t xml:space="preserve"> відображались на клієнтському боці. Це потребувало оптимізації механізмів оновлення сторінки або часткового </w:t>
      </w:r>
      <w:proofErr w:type="spellStart"/>
      <w:r w:rsidRPr="003054B9">
        <w:rPr>
          <w:rFonts w:ascii="Times New Roman" w:eastAsia="Times New Roman" w:hAnsi="Times New Roman" w:cs="Times New Roman"/>
          <w:sz w:val="28"/>
          <w:szCs w:val="28"/>
          <w:lang w:val="uk-UA"/>
        </w:rPr>
        <w:t>ререндерінгу</w:t>
      </w:r>
      <w:proofErr w:type="spellEnd"/>
      <w:r w:rsidRPr="003054B9">
        <w:rPr>
          <w:rFonts w:ascii="Times New Roman" w:eastAsia="Times New Roman" w:hAnsi="Times New Roman" w:cs="Times New Roman"/>
          <w:sz w:val="28"/>
          <w:szCs w:val="28"/>
          <w:lang w:val="uk-UA"/>
        </w:rPr>
        <w:t xml:space="preserve"> DOM, що згодом було реалізовано через повторні запити до сервера після критичних дій.</w:t>
      </w:r>
    </w:p>
    <w:p w14:paraId="50588B3E" w14:textId="77777777" w:rsidR="00910D20" w:rsidRPr="003054B9" w:rsidRDefault="00037421" w:rsidP="00E31B7A">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Загалом, попри низку викликів, усі основні труднощі були успішно подолані. Це стало можливим завдяки поетапному підходу до розробки, регулярному тестуванню та вдумливому </w:t>
      </w:r>
      <w:proofErr w:type="spellStart"/>
      <w:r w:rsidRPr="003054B9">
        <w:rPr>
          <w:rFonts w:ascii="Times New Roman" w:eastAsia="Times New Roman" w:hAnsi="Times New Roman" w:cs="Times New Roman"/>
          <w:sz w:val="28"/>
          <w:szCs w:val="28"/>
          <w:lang w:val="uk-UA"/>
        </w:rPr>
        <w:t>рефакторингу</w:t>
      </w:r>
      <w:proofErr w:type="spellEnd"/>
      <w:r w:rsidRPr="003054B9">
        <w:rPr>
          <w:rFonts w:ascii="Times New Roman" w:eastAsia="Times New Roman" w:hAnsi="Times New Roman" w:cs="Times New Roman"/>
          <w:sz w:val="28"/>
          <w:szCs w:val="28"/>
          <w:lang w:val="uk-UA"/>
        </w:rPr>
        <w:t xml:space="preserve"> коду, що в підсумку забезпечило стабільну й функціональну роботу застосунку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w:t>
      </w:r>
    </w:p>
    <w:p w14:paraId="7FF98880" w14:textId="77777777" w:rsidR="00E31B7A" w:rsidRDefault="00037421">
      <w:pPr>
        <w:rPr>
          <w:rFonts w:ascii="Times New Roman" w:eastAsia="Times New Roman" w:hAnsi="Times New Roman" w:cs="Times New Roman"/>
          <w:b/>
          <w:bCs/>
          <w:sz w:val="28"/>
          <w:szCs w:val="28"/>
          <w:lang w:val="uk-UA"/>
        </w:rPr>
      </w:pPr>
      <w:r w:rsidRPr="003054B9">
        <w:rPr>
          <w:rFonts w:ascii="Times New Roman" w:eastAsia="Times New Roman" w:hAnsi="Times New Roman" w:cs="Times New Roman"/>
          <w:sz w:val="28"/>
          <w:szCs w:val="28"/>
          <w:lang w:val="uk-UA"/>
        </w:rPr>
        <w:br/>
      </w:r>
      <w:r w:rsidRPr="003054B9">
        <w:rPr>
          <w:rFonts w:ascii="Times New Roman" w:eastAsia="Times New Roman" w:hAnsi="Times New Roman" w:cs="Times New Roman"/>
          <w:sz w:val="28"/>
          <w:szCs w:val="28"/>
          <w:lang w:val="uk-UA"/>
        </w:rPr>
        <w:br/>
      </w:r>
    </w:p>
    <w:p w14:paraId="681773B0" w14:textId="77777777" w:rsidR="00E31B7A" w:rsidRDefault="00E31B7A">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6FE2AD8D" w14:textId="22F690A3" w:rsidR="00910D20" w:rsidRPr="00E31B7A" w:rsidRDefault="00E31B7A" w:rsidP="0094764D">
      <w:pPr>
        <w:spacing w:after="240"/>
        <w:jc w:val="center"/>
        <w:rPr>
          <w:rFonts w:ascii="Times New Roman" w:eastAsia="Times New Roman" w:hAnsi="Times New Roman" w:cs="Times New Roman"/>
          <w:b/>
          <w:bCs/>
          <w:sz w:val="28"/>
          <w:szCs w:val="28"/>
          <w:lang w:val="uk-UA"/>
        </w:rPr>
      </w:pPr>
      <w:r w:rsidRPr="00E31B7A">
        <w:rPr>
          <w:rFonts w:ascii="Times New Roman" w:eastAsia="Times New Roman" w:hAnsi="Times New Roman" w:cs="Times New Roman"/>
          <w:b/>
          <w:bCs/>
          <w:sz w:val="28"/>
          <w:szCs w:val="28"/>
          <w:lang w:val="uk-UA"/>
        </w:rPr>
        <w:lastRenderedPageBreak/>
        <w:t>ВИСНОВКИ</w:t>
      </w:r>
    </w:p>
    <w:p w14:paraId="6628E6DE" w14:textId="0E86EAF8" w:rsidR="00910D20" w:rsidRPr="003054B9"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У процесі розробки веб</w:t>
      </w:r>
      <w:r w:rsidR="0094764D">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застосунку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було досягнуто основну мету</w:t>
      </w:r>
      <w:r w:rsidR="00AC0196">
        <w:rPr>
          <w:rFonts w:ascii="Times New Roman" w:eastAsia="Times New Roman" w:hAnsi="Times New Roman" w:cs="Times New Roman"/>
          <w:sz w:val="28"/>
          <w:szCs w:val="28"/>
          <w:lang w:val="uk-UA"/>
        </w:rPr>
        <w:t>, а саме</w:t>
      </w:r>
      <w:r w:rsidRPr="003054B9">
        <w:rPr>
          <w:rFonts w:ascii="Times New Roman" w:eastAsia="Times New Roman" w:hAnsi="Times New Roman" w:cs="Times New Roman"/>
          <w:sz w:val="28"/>
          <w:szCs w:val="28"/>
          <w:lang w:val="uk-UA"/>
        </w:rPr>
        <w:t xml:space="preserve"> створено повноцінну функціональну систему для представлення гри, взаємодії з користувачами через відгуки та новини, а також адміністрування контенту з боку розробників. Розроблений застосунок охоплює ключові потреби </w:t>
      </w:r>
      <w:proofErr w:type="spellStart"/>
      <w:r w:rsidRPr="003054B9">
        <w:rPr>
          <w:rFonts w:ascii="Times New Roman" w:eastAsia="Times New Roman" w:hAnsi="Times New Roman" w:cs="Times New Roman"/>
          <w:sz w:val="28"/>
          <w:szCs w:val="28"/>
          <w:lang w:val="uk-UA"/>
        </w:rPr>
        <w:t>інди</w:t>
      </w:r>
      <w:proofErr w:type="spellEnd"/>
      <w:r w:rsidRPr="003054B9">
        <w:rPr>
          <w:rFonts w:ascii="Times New Roman" w:eastAsia="Times New Roman" w:hAnsi="Times New Roman" w:cs="Times New Roman"/>
          <w:sz w:val="28"/>
          <w:szCs w:val="28"/>
          <w:lang w:val="uk-UA"/>
        </w:rPr>
        <w:t xml:space="preserve">-ігрового </w:t>
      </w:r>
      <w:proofErr w:type="spellStart"/>
      <w:r w:rsidRPr="003054B9">
        <w:rPr>
          <w:rFonts w:ascii="Times New Roman" w:eastAsia="Times New Roman" w:hAnsi="Times New Roman" w:cs="Times New Roman"/>
          <w:sz w:val="28"/>
          <w:szCs w:val="28"/>
          <w:lang w:val="uk-UA"/>
        </w:rPr>
        <w:t>проєкту</w:t>
      </w:r>
      <w:proofErr w:type="spellEnd"/>
      <w:r w:rsidRPr="003054B9">
        <w:rPr>
          <w:rFonts w:ascii="Times New Roman" w:eastAsia="Times New Roman" w:hAnsi="Times New Roman" w:cs="Times New Roman"/>
          <w:sz w:val="28"/>
          <w:szCs w:val="28"/>
          <w:lang w:val="uk-UA"/>
        </w:rPr>
        <w:t xml:space="preserve">: презентацію продукту, зворотний зв’язок з гравцями, поширення оновлень та ефективну </w:t>
      </w:r>
      <w:proofErr w:type="spellStart"/>
      <w:r w:rsidRPr="003054B9">
        <w:rPr>
          <w:rFonts w:ascii="Times New Roman" w:eastAsia="Times New Roman" w:hAnsi="Times New Roman" w:cs="Times New Roman"/>
          <w:sz w:val="28"/>
          <w:szCs w:val="28"/>
          <w:lang w:val="uk-UA"/>
        </w:rPr>
        <w:t>модерацію</w:t>
      </w:r>
      <w:proofErr w:type="spellEnd"/>
      <w:r w:rsidRPr="003054B9">
        <w:rPr>
          <w:rFonts w:ascii="Times New Roman" w:eastAsia="Times New Roman" w:hAnsi="Times New Roman" w:cs="Times New Roman"/>
          <w:sz w:val="28"/>
          <w:szCs w:val="28"/>
          <w:lang w:val="uk-UA"/>
        </w:rPr>
        <w:t xml:space="preserve"> взаємодій. Така система значно покращує сприйняття гри кінцевими користувачами й забезпечує розробникам необхідні інструменти для подальшого розвитку.</w:t>
      </w:r>
    </w:p>
    <w:p w14:paraId="5FE5875B" w14:textId="0CD7EF50" w:rsidR="00910D20" w:rsidRDefault="00456133" w:rsidP="0094764D">
      <w:pPr>
        <w:spacing w:line="360" w:lineRule="auto"/>
        <w:ind w:firstLine="709"/>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Веб з</w:t>
      </w:r>
      <w:r w:rsidR="00037421" w:rsidRPr="003054B9">
        <w:rPr>
          <w:rFonts w:ascii="Times New Roman" w:eastAsia="Times New Roman" w:hAnsi="Times New Roman" w:cs="Times New Roman"/>
          <w:sz w:val="28"/>
          <w:szCs w:val="28"/>
          <w:lang w:val="uk-UA"/>
        </w:rPr>
        <w:t xml:space="preserve">астосунок </w:t>
      </w:r>
      <w:r>
        <w:rPr>
          <w:rFonts w:ascii="Times New Roman" w:eastAsia="Times New Roman" w:hAnsi="Times New Roman" w:cs="Times New Roman"/>
          <w:sz w:val="28"/>
          <w:szCs w:val="28"/>
          <w:lang w:val="uk-UA"/>
        </w:rPr>
        <w:t xml:space="preserve">для підтримки </w:t>
      </w:r>
      <w:proofErr w:type="spellStart"/>
      <w:r w:rsidR="00037421" w:rsidRPr="003054B9">
        <w:rPr>
          <w:rFonts w:ascii="Times New Roman" w:eastAsia="Times New Roman" w:hAnsi="Times New Roman" w:cs="Times New Roman"/>
          <w:sz w:val="28"/>
          <w:szCs w:val="28"/>
          <w:lang w:val="uk-UA"/>
        </w:rPr>
        <w:t>Brick</w:t>
      </w:r>
      <w:proofErr w:type="spellEnd"/>
      <w:r w:rsidR="00037421" w:rsidRPr="003054B9">
        <w:rPr>
          <w:rFonts w:ascii="Times New Roman" w:eastAsia="Times New Roman" w:hAnsi="Times New Roman" w:cs="Times New Roman"/>
          <w:sz w:val="28"/>
          <w:szCs w:val="28"/>
          <w:lang w:val="uk-UA"/>
        </w:rPr>
        <w:t xml:space="preserve"> </w:t>
      </w:r>
      <w:proofErr w:type="spellStart"/>
      <w:r w:rsidR="00037421" w:rsidRPr="003054B9">
        <w:rPr>
          <w:rFonts w:ascii="Times New Roman" w:eastAsia="Times New Roman" w:hAnsi="Times New Roman" w:cs="Times New Roman"/>
          <w:sz w:val="28"/>
          <w:szCs w:val="28"/>
          <w:lang w:val="uk-UA"/>
        </w:rPr>
        <w:t>Prince</w:t>
      </w:r>
      <w:proofErr w:type="spellEnd"/>
      <w:r w:rsidR="00037421" w:rsidRPr="003054B9">
        <w:rPr>
          <w:rFonts w:ascii="Times New Roman" w:eastAsia="Times New Roman" w:hAnsi="Times New Roman" w:cs="Times New Roman"/>
          <w:sz w:val="28"/>
          <w:szCs w:val="28"/>
          <w:lang w:val="uk-UA"/>
        </w:rPr>
        <w:t xml:space="preserve"> є легко масштабованим і може бути доповнений новим функціоналом, зокрема: можливістю коментування новин, підтримкою </w:t>
      </w:r>
      <w:proofErr w:type="spellStart"/>
      <w:r w:rsidR="00037421" w:rsidRPr="003054B9">
        <w:rPr>
          <w:rFonts w:ascii="Times New Roman" w:eastAsia="Times New Roman" w:hAnsi="Times New Roman" w:cs="Times New Roman"/>
          <w:sz w:val="28"/>
          <w:szCs w:val="28"/>
          <w:lang w:val="uk-UA"/>
        </w:rPr>
        <w:t>markdown</w:t>
      </w:r>
      <w:proofErr w:type="spellEnd"/>
      <w:r w:rsidR="00037421" w:rsidRPr="003054B9">
        <w:rPr>
          <w:rFonts w:ascii="Times New Roman" w:eastAsia="Times New Roman" w:hAnsi="Times New Roman" w:cs="Times New Roman"/>
          <w:sz w:val="28"/>
          <w:szCs w:val="28"/>
          <w:lang w:val="uk-UA"/>
        </w:rPr>
        <w:t>-форматування в текстах, розширеною аналітикою для адміністратора та інтеграцією з іншими платформами поширення ігор. Також можлива подальша адаптація під мобільні пристрої та підключення зовнішніх API для відстеження дій користувачів.</w:t>
      </w:r>
    </w:p>
    <w:p w14:paraId="79AE9EF1" w14:textId="684E72E4" w:rsidR="00AC0196" w:rsidRPr="003054B9" w:rsidRDefault="00AC0196"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Таким чином, </w:t>
      </w:r>
      <w:r w:rsidR="00141AF3">
        <w:rPr>
          <w:rFonts w:ascii="Times New Roman" w:eastAsia="Times New Roman" w:hAnsi="Times New Roman" w:cs="Times New Roman"/>
          <w:sz w:val="28"/>
          <w:szCs w:val="28"/>
          <w:lang w:val="uk-UA"/>
        </w:rPr>
        <w:t>веб застосунок</w:t>
      </w:r>
      <w:r w:rsidR="0094764D">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Brick</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Prince</w:t>
      </w:r>
      <w:proofErr w:type="spellEnd"/>
      <w:r w:rsidRPr="003054B9">
        <w:rPr>
          <w:rFonts w:ascii="Times New Roman" w:eastAsia="Times New Roman" w:hAnsi="Times New Roman" w:cs="Times New Roman"/>
          <w:sz w:val="28"/>
          <w:szCs w:val="28"/>
          <w:lang w:val="uk-UA"/>
        </w:rPr>
        <w:t xml:space="preserve"> відповідає сучасним вимогам до функціональності, дизайну та надійності, а також є добрим прикладом практичної реалізації повного циклу розробки програмного забезпечення — від </w:t>
      </w:r>
      <w:proofErr w:type="spellStart"/>
      <w:r w:rsidR="0042702D">
        <w:rPr>
          <w:rFonts w:ascii="Times New Roman" w:eastAsia="Times New Roman" w:hAnsi="Times New Roman" w:cs="Times New Roman"/>
          <w:sz w:val="28"/>
          <w:szCs w:val="28"/>
          <w:lang w:val="uk-UA"/>
        </w:rPr>
        <w:t>проєкт</w:t>
      </w:r>
      <w:r w:rsidRPr="003054B9">
        <w:rPr>
          <w:rFonts w:ascii="Times New Roman" w:eastAsia="Times New Roman" w:hAnsi="Times New Roman" w:cs="Times New Roman"/>
          <w:sz w:val="28"/>
          <w:szCs w:val="28"/>
          <w:lang w:val="uk-UA"/>
        </w:rPr>
        <w:t>ування</w:t>
      </w:r>
      <w:proofErr w:type="spellEnd"/>
      <w:r w:rsidRPr="003054B9">
        <w:rPr>
          <w:rFonts w:ascii="Times New Roman" w:eastAsia="Times New Roman" w:hAnsi="Times New Roman" w:cs="Times New Roman"/>
          <w:sz w:val="28"/>
          <w:szCs w:val="28"/>
          <w:lang w:val="uk-UA"/>
        </w:rPr>
        <w:t xml:space="preserve"> до впровадження та тестування.</w:t>
      </w:r>
    </w:p>
    <w:p w14:paraId="21448783" w14:textId="38F52A8C" w:rsidR="0094764D" w:rsidRDefault="00037421" w:rsidP="0094764D">
      <w:pPr>
        <w:spacing w:line="360" w:lineRule="auto"/>
        <w:ind w:firstLine="709"/>
        <w:jc w:val="both"/>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Усі результати розробки, включаючи вихідний код, опубліковані у відкритому доступі на </w:t>
      </w:r>
      <w:proofErr w:type="spellStart"/>
      <w:r w:rsidRPr="003054B9">
        <w:rPr>
          <w:rFonts w:ascii="Times New Roman" w:eastAsia="Times New Roman" w:hAnsi="Times New Roman" w:cs="Times New Roman"/>
          <w:sz w:val="28"/>
          <w:szCs w:val="28"/>
          <w:lang w:val="uk-UA"/>
        </w:rPr>
        <w:t>GitHub</w:t>
      </w:r>
      <w:proofErr w:type="spellEnd"/>
      <w:r w:rsidRPr="003054B9">
        <w:rPr>
          <w:rFonts w:ascii="Times New Roman" w:eastAsia="Times New Roman" w:hAnsi="Times New Roman" w:cs="Times New Roman"/>
          <w:sz w:val="28"/>
          <w:szCs w:val="28"/>
          <w:lang w:val="uk-UA"/>
        </w:rPr>
        <w:t xml:space="preserve"> за посиланням:</w:t>
      </w:r>
    </w:p>
    <w:p w14:paraId="45DF203C" w14:textId="0570C84E" w:rsidR="004B4993" w:rsidRPr="003054B9" w:rsidRDefault="0094764D" w:rsidP="0094764D">
      <w:pPr>
        <w:spacing w:before="240" w:after="240"/>
        <w:ind w:firstLine="720"/>
        <w:rPr>
          <w:rFonts w:ascii="Times New Roman" w:eastAsia="Times New Roman" w:hAnsi="Times New Roman" w:cs="Times New Roman"/>
          <w:sz w:val="28"/>
          <w:szCs w:val="28"/>
          <w:lang w:val="uk-UA"/>
        </w:rPr>
      </w:pPr>
      <w:hyperlink r:id="rId42" w:history="1">
        <w:r w:rsidRPr="009D416D">
          <w:rPr>
            <w:rStyle w:val="a9"/>
            <w:rFonts w:ascii="Times New Roman" w:eastAsia="Times New Roman" w:hAnsi="Times New Roman" w:cs="Times New Roman"/>
            <w:sz w:val="28"/>
            <w:szCs w:val="28"/>
            <w:lang w:val="uk-UA"/>
          </w:rPr>
          <w:t>https://github.com/NureBalytskyiIhor/CPP/tree/main/2025_%D0%91_%D0%9A%D0%9A%D0%9F_%D0%9F%D0%97%D0%9F%D0%86-22-4_%D0%91%D0%B0%D0%BB%D0%B8%D1%86%D1%8C%D0%BA%D0%B8%D0%B9_%D0%86_%D0%9E</w:t>
        </w:r>
      </w:hyperlink>
    </w:p>
    <w:p w14:paraId="5E349067" w14:textId="4DAA91E4" w:rsidR="00910D20" w:rsidRPr="003054B9" w:rsidRDefault="00BA4510" w:rsidP="00AC0196">
      <w:pPr>
        <w:spacing w:before="240" w:after="240"/>
        <w:rPr>
          <w:rFonts w:ascii="Times New Roman" w:eastAsia="Times New Roman" w:hAnsi="Times New Roman" w:cs="Times New Roman"/>
          <w:sz w:val="28"/>
          <w:szCs w:val="28"/>
          <w:lang w:val="uk-UA"/>
        </w:rPr>
      </w:pPr>
      <w:hyperlink r:id="rId43">
        <w:r w:rsidR="00037421" w:rsidRPr="003054B9">
          <w:rPr>
            <w:rFonts w:ascii="Times New Roman" w:eastAsia="Times New Roman" w:hAnsi="Times New Roman" w:cs="Times New Roman"/>
            <w:sz w:val="28"/>
            <w:szCs w:val="28"/>
            <w:lang w:val="uk-UA"/>
          </w:rPr>
          <w:t xml:space="preserve"> </w:t>
        </w:r>
      </w:hyperlink>
    </w:p>
    <w:p w14:paraId="19902CF7" w14:textId="77777777" w:rsidR="00E31B7A" w:rsidRDefault="00E31B7A">
      <w:pP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br w:type="page"/>
      </w:r>
    </w:p>
    <w:p w14:paraId="707F01DF" w14:textId="62C0B7B7" w:rsidR="00E31B7A" w:rsidRPr="00E31B7A" w:rsidRDefault="00E31B7A" w:rsidP="0094764D">
      <w:pPr>
        <w:spacing w:after="240" w:line="360" w:lineRule="auto"/>
        <w:jc w:val="center"/>
        <w:rPr>
          <w:rFonts w:ascii="Times New Roman" w:eastAsia="Times New Roman" w:hAnsi="Times New Roman" w:cs="Times New Roman"/>
          <w:b/>
          <w:bCs/>
          <w:sz w:val="28"/>
          <w:szCs w:val="28"/>
          <w:lang w:val="uk-UA"/>
        </w:rPr>
      </w:pPr>
      <w:r w:rsidRPr="00E31B7A">
        <w:rPr>
          <w:rFonts w:ascii="Times New Roman" w:eastAsia="Times New Roman" w:hAnsi="Times New Roman" w:cs="Times New Roman"/>
          <w:b/>
          <w:bCs/>
          <w:sz w:val="28"/>
          <w:szCs w:val="28"/>
          <w:lang w:val="uk-UA"/>
        </w:rPr>
        <w:lastRenderedPageBreak/>
        <w:t>ПЕРЕЛІК ВИКОРИСТАНИХ ДЖЕРЕЛ</w:t>
      </w:r>
    </w:p>
    <w:p w14:paraId="4D9FD4AF" w14:textId="6D6A9075" w:rsidR="00910D20" w:rsidRPr="003054B9" w:rsidRDefault="00037421"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Krahmer</w:t>
      </w:r>
      <w:proofErr w:type="spellEnd"/>
      <w:r w:rsidRPr="003054B9">
        <w:rPr>
          <w:rFonts w:ascii="Times New Roman" w:eastAsia="Times New Roman" w:hAnsi="Times New Roman" w:cs="Times New Roman"/>
          <w:sz w:val="28"/>
          <w:szCs w:val="28"/>
          <w:lang w:val="uk-UA"/>
        </w:rPr>
        <w:t xml:space="preserve"> M. </w:t>
      </w:r>
      <w:proofErr w:type="spellStart"/>
      <w:r w:rsidRPr="003054B9">
        <w:rPr>
          <w:rFonts w:ascii="Times New Roman" w:eastAsia="Times New Roman" w:hAnsi="Times New Roman" w:cs="Times New Roman"/>
          <w:sz w:val="28"/>
          <w:szCs w:val="28"/>
          <w:lang w:val="uk-UA"/>
        </w:rPr>
        <w:t>FastAPI</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Modern</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Web</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APIs</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with</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Python</w:t>
      </w:r>
      <w:proofErr w:type="spellEnd"/>
      <w:r w:rsidRPr="003054B9">
        <w:rPr>
          <w:rFonts w:ascii="Times New Roman" w:eastAsia="Times New Roman" w:hAnsi="Times New Roman" w:cs="Times New Roman"/>
          <w:sz w:val="28"/>
          <w:szCs w:val="28"/>
          <w:lang w:val="uk-UA"/>
        </w:rPr>
        <w:t xml:space="preserve">. 2nd </w:t>
      </w:r>
      <w:proofErr w:type="spellStart"/>
      <w:r w:rsidRPr="003054B9">
        <w:rPr>
          <w:rFonts w:ascii="Times New Roman" w:eastAsia="Times New Roman" w:hAnsi="Times New Roman" w:cs="Times New Roman"/>
          <w:sz w:val="28"/>
          <w:szCs w:val="28"/>
          <w:lang w:val="uk-UA"/>
        </w:rPr>
        <w:t>ed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New</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York</w:t>
      </w:r>
      <w:proofErr w:type="spellEnd"/>
      <w:r w:rsidRPr="003054B9">
        <w:rPr>
          <w:rFonts w:ascii="Times New Roman" w:eastAsia="Times New Roman" w:hAnsi="Times New Roman" w:cs="Times New Roman"/>
          <w:sz w:val="28"/>
          <w:szCs w:val="28"/>
          <w:lang w:val="uk-UA"/>
        </w:rPr>
        <w:t xml:space="preserve"> : </w:t>
      </w:r>
      <w:proofErr w:type="spellStart"/>
      <w:r w:rsidRPr="003054B9">
        <w:rPr>
          <w:rFonts w:ascii="Times New Roman" w:eastAsia="Times New Roman" w:hAnsi="Times New Roman" w:cs="Times New Roman"/>
          <w:sz w:val="28"/>
          <w:szCs w:val="28"/>
          <w:lang w:val="uk-UA"/>
        </w:rPr>
        <w:t>O’Reilly</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Media</w:t>
      </w:r>
      <w:proofErr w:type="spellEnd"/>
      <w:r w:rsidRPr="003054B9">
        <w:rPr>
          <w:rFonts w:ascii="Times New Roman" w:eastAsia="Times New Roman" w:hAnsi="Times New Roman" w:cs="Times New Roman"/>
          <w:sz w:val="28"/>
          <w:szCs w:val="28"/>
          <w:lang w:val="uk-UA"/>
        </w:rPr>
        <w:t>, 2023. 280 p.</w:t>
      </w:r>
      <w:r w:rsidR="00E31B7A">
        <w:rPr>
          <w:rFonts w:ascii="Times New Roman" w:eastAsia="Times New Roman" w:hAnsi="Times New Roman" w:cs="Times New Roman"/>
          <w:sz w:val="28"/>
          <w:szCs w:val="28"/>
          <w:lang w:val="uk-UA"/>
        </w:rPr>
        <w:t xml:space="preserve"> </w:t>
      </w:r>
      <w:r w:rsidR="00E31B7A" w:rsidRPr="003054B9">
        <w:rPr>
          <w:rFonts w:ascii="Times New Roman" w:eastAsia="Times New Roman" w:hAnsi="Times New Roman" w:cs="Times New Roman"/>
          <w:sz w:val="28"/>
          <w:szCs w:val="28"/>
          <w:lang w:val="uk-UA"/>
        </w:rPr>
        <w:t xml:space="preserve">(дата звернення: </w:t>
      </w:r>
      <w:r w:rsidR="00AC0196">
        <w:rPr>
          <w:rFonts w:ascii="Times New Roman" w:eastAsia="Times New Roman" w:hAnsi="Times New Roman" w:cs="Times New Roman"/>
          <w:sz w:val="28"/>
          <w:szCs w:val="28"/>
          <w:lang w:val="uk-UA"/>
        </w:rPr>
        <w:t>10</w:t>
      </w:r>
      <w:r w:rsidR="00E31B7A" w:rsidRPr="003054B9">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3</w:t>
      </w:r>
      <w:r w:rsidR="00E31B7A" w:rsidRPr="003054B9">
        <w:rPr>
          <w:rFonts w:ascii="Times New Roman" w:eastAsia="Times New Roman" w:hAnsi="Times New Roman" w:cs="Times New Roman"/>
          <w:sz w:val="28"/>
          <w:szCs w:val="28"/>
          <w:lang w:val="uk-UA"/>
        </w:rPr>
        <w:t>.2025)</w:t>
      </w:r>
    </w:p>
    <w:p w14:paraId="07AF1206" w14:textId="3A9C9C82"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AC0196">
        <w:rPr>
          <w:rFonts w:ascii="Times New Roman" w:eastAsia="Times New Roman" w:hAnsi="Times New Roman" w:cs="Times New Roman"/>
          <w:sz w:val="28"/>
          <w:szCs w:val="28"/>
          <w:lang w:val="uk-UA"/>
        </w:rPr>
        <w:t>Wikipedia</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Internationalization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and</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localization</w:t>
      </w:r>
      <w:proofErr w:type="spellEnd"/>
      <w:r w:rsidRPr="00AC0196">
        <w:rPr>
          <w:rFonts w:ascii="Times New Roman" w:eastAsia="Times New Roman" w:hAnsi="Times New Roman" w:cs="Times New Roman"/>
          <w:sz w:val="28"/>
          <w:szCs w:val="28"/>
          <w:lang w:val="uk-UA"/>
        </w:rPr>
        <w:t xml:space="preserve"> : en.wikipedia.org. – (дата звернення: </w:t>
      </w:r>
      <w:r w:rsidR="00A26871">
        <w:rPr>
          <w:rFonts w:ascii="Times New Roman" w:eastAsia="Times New Roman" w:hAnsi="Times New Roman" w:cs="Times New Roman"/>
          <w:sz w:val="28"/>
          <w:szCs w:val="28"/>
          <w:lang w:val="uk-UA"/>
        </w:rPr>
        <w:t>10</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4</w:t>
      </w:r>
      <w:r w:rsidRPr="00AC0196">
        <w:rPr>
          <w:rFonts w:ascii="Times New Roman" w:eastAsia="Times New Roman" w:hAnsi="Times New Roman" w:cs="Times New Roman"/>
          <w:sz w:val="28"/>
          <w:szCs w:val="28"/>
          <w:lang w:val="uk-UA"/>
        </w:rPr>
        <w:t>.2025).</w:t>
      </w:r>
    </w:p>
    <w:p w14:paraId="6253187D" w14:textId="7320A2AE" w:rsidR="00910D20" w:rsidRPr="003054B9" w:rsidRDefault="00037421"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SendGrid</w:t>
      </w:r>
      <w:proofErr w:type="spellEnd"/>
      <w:r w:rsidRPr="003054B9">
        <w:rPr>
          <w:rFonts w:ascii="Times New Roman" w:eastAsia="Times New Roman" w:hAnsi="Times New Roman" w:cs="Times New Roman"/>
          <w:sz w:val="28"/>
          <w:szCs w:val="28"/>
          <w:lang w:val="uk-UA"/>
        </w:rPr>
        <w:t xml:space="preserve"> : офіційний </w:t>
      </w:r>
      <w:proofErr w:type="spellStart"/>
      <w:r w:rsidRPr="003054B9">
        <w:rPr>
          <w:rFonts w:ascii="Times New Roman" w:eastAsia="Times New Roman" w:hAnsi="Times New Roman" w:cs="Times New Roman"/>
          <w:sz w:val="28"/>
          <w:szCs w:val="28"/>
          <w:lang w:val="uk-UA"/>
        </w:rPr>
        <w:t>вебсайт</w:t>
      </w:r>
      <w:proofErr w:type="spellEnd"/>
      <w:r w:rsidRPr="003054B9">
        <w:rPr>
          <w:rFonts w:ascii="Times New Roman" w:eastAsia="Times New Roman" w:hAnsi="Times New Roman" w:cs="Times New Roman"/>
          <w:sz w:val="28"/>
          <w:szCs w:val="28"/>
          <w:lang w:val="uk-UA"/>
        </w:rPr>
        <w:t xml:space="preserve">. URL: </w:t>
      </w:r>
      <w:hyperlink r:id="rId44" w:history="1">
        <w:r w:rsidRPr="004B4993">
          <w:rPr>
            <w:rStyle w:val="a9"/>
            <w:rFonts w:ascii="Times New Roman" w:eastAsia="Times New Roman" w:hAnsi="Times New Roman" w:cs="Times New Roman"/>
            <w:sz w:val="28"/>
            <w:szCs w:val="28"/>
            <w:lang w:val="uk-UA"/>
          </w:rPr>
          <w:t>https://sendgrid.com/docs/for-developers/sending-email</w:t>
        </w:r>
        <w:bookmarkStart w:id="6" w:name="_Hlk201277202"/>
      </w:hyperlink>
      <w:r w:rsidRPr="003054B9">
        <w:rPr>
          <w:rFonts w:ascii="Times New Roman" w:eastAsia="Times New Roman" w:hAnsi="Times New Roman" w:cs="Times New Roman"/>
          <w:sz w:val="28"/>
          <w:szCs w:val="28"/>
          <w:lang w:val="uk-UA"/>
        </w:rPr>
        <w:t xml:space="preserve"> (дата звернення: </w:t>
      </w:r>
      <w:r w:rsidR="00A26871">
        <w:rPr>
          <w:rFonts w:ascii="Times New Roman" w:eastAsia="Times New Roman" w:hAnsi="Times New Roman" w:cs="Times New Roman"/>
          <w:sz w:val="28"/>
          <w:szCs w:val="28"/>
          <w:lang w:val="uk-UA"/>
        </w:rPr>
        <w:t>15</w:t>
      </w:r>
      <w:r w:rsidRPr="003054B9">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4</w:t>
      </w:r>
      <w:r w:rsidRPr="003054B9">
        <w:rPr>
          <w:rFonts w:ascii="Times New Roman" w:eastAsia="Times New Roman" w:hAnsi="Times New Roman" w:cs="Times New Roman"/>
          <w:sz w:val="28"/>
          <w:szCs w:val="28"/>
          <w:lang w:val="uk-UA"/>
        </w:rPr>
        <w:t>.2025)</w:t>
      </w:r>
      <w:bookmarkEnd w:id="6"/>
      <w:r w:rsidRPr="003054B9">
        <w:rPr>
          <w:rFonts w:ascii="Times New Roman" w:eastAsia="Times New Roman" w:hAnsi="Times New Roman" w:cs="Times New Roman"/>
          <w:sz w:val="28"/>
          <w:szCs w:val="28"/>
          <w:lang w:val="uk-UA"/>
        </w:rPr>
        <w:t>.</w:t>
      </w:r>
    </w:p>
    <w:p w14:paraId="28DF68F9" w14:textId="650220A4"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AC0196">
        <w:rPr>
          <w:rFonts w:ascii="Times New Roman" w:eastAsia="Times New Roman" w:hAnsi="Times New Roman" w:cs="Times New Roman"/>
          <w:sz w:val="28"/>
          <w:szCs w:val="28"/>
          <w:lang w:val="uk-UA"/>
        </w:rPr>
        <w:t>Laws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of</w:t>
      </w:r>
      <w:proofErr w:type="spellEnd"/>
      <w:r w:rsidRPr="00AC0196">
        <w:rPr>
          <w:rFonts w:ascii="Times New Roman" w:eastAsia="Times New Roman" w:hAnsi="Times New Roman" w:cs="Times New Roman"/>
          <w:sz w:val="28"/>
          <w:szCs w:val="28"/>
          <w:lang w:val="uk-UA"/>
        </w:rPr>
        <w:t xml:space="preserve"> UX : </w:t>
      </w:r>
      <w:proofErr w:type="spellStart"/>
      <w:r w:rsidRPr="00AC0196">
        <w:rPr>
          <w:rFonts w:ascii="Times New Roman" w:eastAsia="Times New Roman" w:hAnsi="Times New Roman" w:cs="Times New Roman"/>
          <w:sz w:val="28"/>
          <w:szCs w:val="28"/>
          <w:lang w:val="uk-UA"/>
        </w:rPr>
        <w:t>principles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that</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designers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should</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consider</w:t>
      </w:r>
      <w:proofErr w:type="spellEnd"/>
      <w:r w:rsidRPr="00AC0196">
        <w:rPr>
          <w:rFonts w:ascii="Times New Roman" w:eastAsia="Times New Roman" w:hAnsi="Times New Roman" w:cs="Times New Roman"/>
          <w:sz w:val="28"/>
          <w:szCs w:val="28"/>
          <w:lang w:val="uk-UA"/>
        </w:rPr>
        <w:t xml:space="preserve">. URL: https://lawsofux.com (дата звернення: </w:t>
      </w:r>
      <w:r w:rsidR="00A26871">
        <w:rPr>
          <w:rFonts w:ascii="Times New Roman" w:eastAsia="Times New Roman" w:hAnsi="Times New Roman" w:cs="Times New Roman"/>
          <w:sz w:val="28"/>
          <w:szCs w:val="28"/>
          <w:lang w:val="uk-UA"/>
        </w:rPr>
        <w:t>20</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4</w:t>
      </w:r>
      <w:r w:rsidRPr="00AC0196">
        <w:rPr>
          <w:rFonts w:ascii="Times New Roman" w:eastAsia="Times New Roman" w:hAnsi="Times New Roman" w:cs="Times New Roman"/>
          <w:sz w:val="28"/>
          <w:szCs w:val="28"/>
          <w:lang w:val="uk-UA"/>
        </w:rPr>
        <w:t>.2025).</w:t>
      </w:r>
    </w:p>
    <w:p w14:paraId="1DCAF213" w14:textId="3B606960" w:rsidR="00910D20" w:rsidRPr="003054B9" w:rsidRDefault="00037421"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3054B9">
        <w:rPr>
          <w:rFonts w:ascii="Times New Roman" w:eastAsia="Times New Roman" w:hAnsi="Times New Roman" w:cs="Times New Roman"/>
          <w:sz w:val="28"/>
          <w:szCs w:val="28"/>
          <w:lang w:val="uk-UA"/>
        </w:rPr>
        <w:t>Epic</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Web</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Dev</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Why</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you</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should</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probably</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be</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using</w:t>
      </w:r>
      <w:proofErr w:type="spellEnd"/>
      <w:r w:rsidRPr="003054B9">
        <w:rPr>
          <w:rFonts w:ascii="Times New Roman" w:eastAsia="Times New Roman" w:hAnsi="Times New Roman" w:cs="Times New Roman"/>
          <w:sz w:val="28"/>
          <w:szCs w:val="28"/>
          <w:lang w:val="uk-UA"/>
        </w:rPr>
        <w:t xml:space="preserve"> </w:t>
      </w:r>
      <w:proofErr w:type="spellStart"/>
      <w:r w:rsidRPr="003054B9">
        <w:rPr>
          <w:rFonts w:ascii="Times New Roman" w:eastAsia="Times New Roman" w:hAnsi="Times New Roman" w:cs="Times New Roman"/>
          <w:sz w:val="28"/>
          <w:szCs w:val="28"/>
          <w:lang w:val="uk-UA"/>
        </w:rPr>
        <w:t>SQLite</w:t>
      </w:r>
      <w:proofErr w:type="spellEnd"/>
      <w:r w:rsidRPr="003054B9">
        <w:rPr>
          <w:rFonts w:ascii="Times New Roman" w:eastAsia="Times New Roman" w:hAnsi="Times New Roman" w:cs="Times New Roman"/>
          <w:sz w:val="28"/>
          <w:szCs w:val="28"/>
          <w:lang w:val="uk-UA"/>
        </w:rPr>
        <w:t xml:space="preserve">. URL: </w:t>
      </w:r>
      <w:hyperlink r:id="rId45" w:history="1">
        <w:r w:rsidR="00E31B7A" w:rsidRPr="007329A3">
          <w:rPr>
            <w:rStyle w:val="a9"/>
            <w:rFonts w:ascii="Times New Roman" w:eastAsia="Times New Roman" w:hAnsi="Times New Roman" w:cs="Times New Roman"/>
            <w:sz w:val="28"/>
            <w:szCs w:val="28"/>
            <w:lang w:val="uk-UA"/>
          </w:rPr>
          <w:t>https://epicweb.dev/articles/why-you-should-probably-be-using-sqlite</w:t>
        </w:r>
      </w:hyperlink>
      <w:r w:rsidR="00E31B7A">
        <w:rPr>
          <w:rFonts w:ascii="Times New Roman" w:eastAsia="Times New Roman" w:hAnsi="Times New Roman" w:cs="Times New Roman"/>
          <w:sz w:val="28"/>
          <w:szCs w:val="28"/>
          <w:lang w:val="uk-UA"/>
        </w:rPr>
        <w:t xml:space="preserve"> </w:t>
      </w:r>
      <w:r w:rsidRPr="003054B9">
        <w:rPr>
          <w:rFonts w:ascii="Times New Roman" w:eastAsia="Times New Roman" w:hAnsi="Times New Roman" w:cs="Times New Roman"/>
          <w:sz w:val="28"/>
          <w:szCs w:val="28"/>
          <w:lang w:val="uk-UA"/>
        </w:rPr>
        <w:t xml:space="preserve">(дата звернення: </w:t>
      </w:r>
      <w:r w:rsidR="00AC0196">
        <w:rPr>
          <w:rFonts w:ascii="Times New Roman" w:eastAsia="Times New Roman" w:hAnsi="Times New Roman" w:cs="Times New Roman"/>
          <w:sz w:val="28"/>
          <w:szCs w:val="28"/>
          <w:lang w:val="uk-UA"/>
        </w:rPr>
        <w:t>03</w:t>
      </w:r>
      <w:r w:rsidRPr="003054B9">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Pr="003054B9">
        <w:rPr>
          <w:rFonts w:ascii="Times New Roman" w:eastAsia="Times New Roman" w:hAnsi="Times New Roman" w:cs="Times New Roman"/>
          <w:sz w:val="28"/>
          <w:szCs w:val="28"/>
          <w:lang w:val="uk-UA"/>
        </w:rPr>
        <w:t>.2025).</w:t>
      </w:r>
    </w:p>
    <w:p w14:paraId="0DB57FAC" w14:textId="54719E85"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AC0196">
        <w:rPr>
          <w:rFonts w:ascii="Times New Roman" w:eastAsia="Times New Roman" w:hAnsi="Times New Roman" w:cs="Times New Roman"/>
          <w:sz w:val="28"/>
          <w:szCs w:val="28"/>
          <w:lang w:val="uk-UA"/>
        </w:rPr>
        <w:t>ResearchGate</w:t>
      </w:r>
      <w:proofErr w:type="spellEnd"/>
      <w:r w:rsidRPr="00AC0196">
        <w:rPr>
          <w:rFonts w:ascii="Times New Roman" w:eastAsia="Times New Roman" w:hAnsi="Times New Roman" w:cs="Times New Roman"/>
          <w:sz w:val="28"/>
          <w:szCs w:val="28"/>
          <w:lang w:val="uk-UA"/>
        </w:rPr>
        <w:t xml:space="preserve">. UI/UX </w:t>
      </w:r>
      <w:proofErr w:type="spellStart"/>
      <w:r w:rsidRPr="00AC0196">
        <w:rPr>
          <w:rFonts w:ascii="Times New Roman" w:eastAsia="Times New Roman" w:hAnsi="Times New Roman" w:cs="Times New Roman"/>
          <w:sz w:val="28"/>
          <w:szCs w:val="28"/>
          <w:lang w:val="uk-UA"/>
        </w:rPr>
        <w:t>Design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Principles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Trends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and</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Best</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Practices</w:t>
      </w:r>
      <w:proofErr w:type="spellEnd"/>
      <w:r w:rsidRPr="00AC0196">
        <w:rPr>
          <w:rFonts w:ascii="Times New Roman" w:eastAsia="Times New Roman" w:hAnsi="Times New Roman" w:cs="Times New Roman"/>
          <w:sz w:val="28"/>
          <w:szCs w:val="28"/>
          <w:lang w:val="uk-UA"/>
        </w:rPr>
        <w:t xml:space="preserve">. URL: </w:t>
      </w:r>
      <w:hyperlink r:id="rId46" w:history="1">
        <w:r w:rsidRPr="004B4993">
          <w:rPr>
            <w:rStyle w:val="a9"/>
            <w:rFonts w:ascii="Times New Roman" w:eastAsia="Times New Roman" w:hAnsi="Times New Roman" w:cs="Times New Roman"/>
            <w:sz w:val="28"/>
            <w:szCs w:val="28"/>
            <w:lang w:val="uk-UA"/>
          </w:rPr>
          <w:t>https://www.researchgate.net/publication/369889938</w:t>
        </w:r>
      </w:hyperlink>
      <w:r w:rsidRPr="00AC0196">
        <w:rPr>
          <w:rFonts w:ascii="Times New Roman" w:eastAsia="Times New Roman" w:hAnsi="Times New Roman" w:cs="Times New Roman"/>
          <w:sz w:val="28"/>
          <w:szCs w:val="28"/>
          <w:lang w:val="uk-UA"/>
        </w:rPr>
        <w:t xml:space="preserve"> (дата звернення: </w:t>
      </w:r>
      <w:r w:rsidR="00A26871">
        <w:rPr>
          <w:rFonts w:ascii="Times New Roman" w:eastAsia="Times New Roman" w:hAnsi="Times New Roman" w:cs="Times New Roman"/>
          <w:sz w:val="28"/>
          <w:szCs w:val="28"/>
          <w:lang w:val="uk-UA"/>
        </w:rPr>
        <w:t>10</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Pr="00AC0196">
        <w:rPr>
          <w:rFonts w:ascii="Times New Roman" w:eastAsia="Times New Roman" w:hAnsi="Times New Roman" w:cs="Times New Roman"/>
          <w:sz w:val="28"/>
          <w:szCs w:val="28"/>
          <w:lang w:val="uk-UA"/>
        </w:rPr>
        <w:t>.2025).</w:t>
      </w:r>
    </w:p>
    <w:p w14:paraId="06EFA8E1" w14:textId="1043806E"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r w:rsidRPr="00AC0196">
        <w:rPr>
          <w:rFonts w:ascii="Times New Roman" w:eastAsia="Times New Roman" w:hAnsi="Times New Roman" w:cs="Times New Roman"/>
          <w:sz w:val="28"/>
          <w:szCs w:val="28"/>
          <w:lang w:val="uk-UA"/>
        </w:rPr>
        <w:t>NN/g (</w:t>
      </w:r>
      <w:proofErr w:type="spellStart"/>
      <w:r w:rsidRPr="00AC0196">
        <w:rPr>
          <w:rFonts w:ascii="Times New Roman" w:eastAsia="Times New Roman" w:hAnsi="Times New Roman" w:cs="Times New Roman"/>
          <w:sz w:val="28"/>
          <w:szCs w:val="28"/>
          <w:lang w:val="uk-UA"/>
        </w:rPr>
        <w:t>Nielsen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Norman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Group</w:t>
      </w:r>
      <w:proofErr w:type="spellEnd"/>
      <w:r w:rsidRPr="00AC0196">
        <w:rPr>
          <w:rFonts w:ascii="Times New Roman" w:eastAsia="Times New Roman" w:hAnsi="Times New Roman" w:cs="Times New Roman"/>
          <w:sz w:val="28"/>
          <w:szCs w:val="28"/>
          <w:lang w:val="uk-UA"/>
        </w:rPr>
        <w:t xml:space="preserve">). 10 </w:t>
      </w:r>
      <w:proofErr w:type="spellStart"/>
      <w:r w:rsidRPr="00AC0196">
        <w:rPr>
          <w:rFonts w:ascii="Times New Roman" w:eastAsia="Times New Roman" w:hAnsi="Times New Roman" w:cs="Times New Roman"/>
          <w:sz w:val="28"/>
          <w:szCs w:val="28"/>
          <w:lang w:val="uk-UA"/>
        </w:rPr>
        <w:t>Usability</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Heuristics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for</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User</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Interface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Design</w:t>
      </w:r>
      <w:proofErr w:type="spellEnd"/>
      <w:r w:rsidRPr="00AC0196">
        <w:rPr>
          <w:rFonts w:ascii="Times New Roman" w:eastAsia="Times New Roman" w:hAnsi="Times New Roman" w:cs="Times New Roman"/>
          <w:sz w:val="28"/>
          <w:szCs w:val="28"/>
          <w:lang w:val="uk-UA"/>
        </w:rPr>
        <w:t xml:space="preserve">. URL: </w:t>
      </w:r>
      <w:hyperlink r:id="rId47" w:history="1">
        <w:r w:rsidRPr="004B4993">
          <w:rPr>
            <w:rStyle w:val="a9"/>
            <w:rFonts w:ascii="Times New Roman" w:eastAsia="Times New Roman" w:hAnsi="Times New Roman" w:cs="Times New Roman"/>
            <w:sz w:val="28"/>
            <w:szCs w:val="28"/>
            <w:lang w:val="uk-UA"/>
          </w:rPr>
          <w:t>https://www.nngroup.com/articles/ten-usability-heuristics</w:t>
        </w:r>
      </w:hyperlink>
      <w:r w:rsidRPr="00AC0196">
        <w:rPr>
          <w:rFonts w:ascii="Times New Roman" w:eastAsia="Times New Roman" w:hAnsi="Times New Roman" w:cs="Times New Roman"/>
          <w:sz w:val="28"/>
          <w:szCs w:val="28"/>
          <w:lang w:val="uk-UA"/>
        </w:rPr>
        <w:t xml:space="preserve"> (дата звернення: </w:t>
      </w:r>
      <w:r>
        <w:rPr>
          <w:rFonts w:ascii="Times New Roman" w:eastAsia="Times New Roman" w:hAnsi="Times New Roman" w:cs="Times New Roman"/>
          <w:sz w:val="28"/>
          <w:szCs w:val="28"/>
          <w:lang w:val="uk-UA"/>
        </w:rPr>
        <w:t>12</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Pr="00AC0196">
        <w:rPr>
          <w:rFonts w:ascii="Times New Roman" w:eastAsia="Times New Roman" w:hAnsi="Times New Roman" w:cs="Times New Roman"/>
          <w:sz w:val="28"/>
          <w:szCs w:val="28"/>
          <w:lang w:val="uk-UA"/>
        </w:rPr>
        <w:t>.2025).</w:t>
      </w:r>
    </w:p>
    <w:p w14:paraId="332E667A" w14:textId="4AE6B3A0"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AC0196">
        <w:rPr>
          <w:rFonts w:ascii="Times New Roman" w:eastAsia="Times New Roman" w:hAnsi="Times New Roman" w:cs="Times New Roman"/>
          <w:sz w:val="28"/>
          <w:szCs w:val="28"/>
          <w:lang w:val="uk-UA"/>
        </w:rPr>
        <w:t>Soegaard</w:t>
      </w:r>
      <w:proofErr w:type="spellEnd"/>
      <w:r w:rsidRPr="00AC0196">
        <w:rPr>
          <w:rFonts w:ascii="Times New Roman" w:eastAsia="Times New Roman" w:hAnsi="Times New Roman" w:cs="Times New Roman"/>
          <w:sz w:val="28"/>
          <w:szCs w:val="28"/>
          <w:lang w:val="uk-UA"/>
        </w:rPr>
        <w:t xml:space="preserve">, M. UI </w:t>
      </w:r>
      <w:proofErr w:type="spellStart"/>
      <w:r w:rsidRPr="00AC0196">
        <w:rPr>
          <w:rFonts w:ascii="Times New Roman" w:eastAsia="Times New Roman" w:hAnsi="Times New Roman" w:cs="Times New Roman"/>
          <w:sz w:val="28"/>
          <w:szCs w:val="28"/>
          <w:lang w:val="uk-UA"/>
        </w:rPr>
        <w:t>Color</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Palette</w:t>
      </w:r>
      <w:proofErr w:type="spellEnd"/>
      <w:r w:rsidRPr="00AC0196">
        <w:rPr>
          <w:rFonts w:ascii="Times New Roman" w:eastAsia="Times New Roman" w:hAnsi="Times New Roman" w:cs="Times New Roman"/>
          <w:sz w:val="28"/>
          <w:szCs w:val="28"/>
          <w:lang w:val="uk-UA"/>
        </w:rPr>
        <w:t xml:space="preserve"> 2025: </w:t>
      </w:r>
      <w:proofErr w:type="spellStart"/>
      <w:r w:rsidRPr="00AC0196">
        <w:rPr>
          <w:rFonts w:ascii="Times New Roman" w:eastAsia="Times New Roman" w:hAnsi="Times New Roman" w:cs="Times New Roman"/>
          <w:sz w:val="28"/>
          <w:szCs w:val="28"/>
          <w:lang w:val="uk-UA"/>
        </w:rPr>
        <w:t>Best</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Practices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Tips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and</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Tricks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for</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Designers</w:t>
      </w:r>
      <w:proofErr w:type="spellEnd"/>
      <w:r w:rsidRPr="00AC0196">
        <w:rPr>
          <w:rFonts w:ascii="Times New Roman" w:eastAsia="Times New Roman" w:hAnsi="Times New Roman" w:cs="Times New Roman"/>
          <w:sz w:val="28"/>
          <w:szCs w:val="28"/>
          <w:lang w:val="uk-UA"/>
        </w:rPr>
        <w:t xml:space="preserve"> [Електронний ресурс] / </w:t>
      </w:r>
      <w:proofErr w:type="spellStart"/>
      <w:r w:rsidRPr="00AC0196">
        <w:rPr>
          <w:rFonts w:ascii="Times New Roman" w:eastAsia="Times New Roman" w:hAnsi="Times New Roman" w:cs="Times New Roman"/>
          <w:sz w:val="28"/>
          <w:szCs w:val="28"/>
          <w:lang w:val="uk-UA"/>
        </w:rPr>
        <w:t>Mads</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Soegaard</w:t>
      </w:r>
      <w:proofErr w:type="spellEnd"/>
      <w:r w:rsidRPr="00AC0196">
        <w:rPr>
          <w:rFonts w:ascii="Times New Roman" w:eastAsia="Times New Roman" w:hAnsi="Times New Roman" w:cs="Times New Roman"/>
          <w:sz w:val="28"/>
          <w:szCs w:val="28"/>
          <w:lang w:val="uk-UA"/>
        </w:rPr>
        <w:t xml:space="preserve"> // </w:t>
      </w:r>
      <w:proofErr w:type="spellStart"/>
      <w:r w:rsidRPr="00AC0196">
        <w:rPr>
          <w:rFonts w:ascii="Times New Roman" w:eastAsia="Times New Roman" w:hAnsi="Times New Roman" w:cs="Times New Roman"/>
          <w:sz w:val="28"/>
          <w:szCs w:val="28"/>
          <w:lang w:val="uk-UA"/>
        </w:rPr>
        <w:t>Interaction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Design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Foundation</w:t>
      </w:r>
      <w:proofErr w:type="spellEnd"/>
      <w:r w:rsidRPr="00AC0196">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w:t>
      </w:r>
      <w:r w:rsidRPr="00AC0196">
        <w:rPr>
          <w:rFonts w:ascii="Times New Roman" w:eastAsia="Times New Roman" w:hAnsi="Times New Roman" w:cs="Times New Roman"/>
          <w:sz w:val="28"/>
          <w:szCs w:val="28"/>
          <w:lang w:val="uk-UA"/>
        </w:rPr>
        <w:t xml:space="preserve">URL: </w:t>
      </w:r>
      <w:hyperlink r:id="rId48" w:history="1">
        <w:r w:rsidRPr="004B4993">
          <w:rPr>
            <w:rStyle w:val="a9"/>
            <w:rFonts w:ascii="Times New Roman" w:eastAsia="Times New Roman" w:hAnsi="Times New Roman" w:cs="Times New Roman"/>
            <w:sz w:val="28"/>
            <w:szCs w:val="28"/>
            <w:lang w:val="uk-UA"/>
          </w:rPr>
          <w:t>https://www.interaction-design.org/literature/topics/color-theory</w:t>
        </w:r>
      </w:hyperlink>
      <w:r w:rsidRPr="00AC019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(д</w:t>
      </w:r>
      <w:r w:rsidRPr="00AC0196">
        <w:rPr>
          <w:rFonts w:ascii="Times New Roman" w:eastAsia="Times New Roman" w:hAnsi="Times New Roman" w:cs="Times New Roman"/>
          <w:sz w:val="28"/>
          <w:szCs w:val="28"/>
          <w:lang w:val="uk-UA"/>
        </w:rPr>
        <w:t xml:space="preserve">ата звернення: </w:t>
      </w:r>
      <w:r w:rsidR="00A26871">
        <w:rPr>
          <w:rFonts w:ascii="Times New Roman" w:eastAsia="Times New Roman" w:hAnsi="Times New Roman" w:cs="Times New Roman"/>
          <w:sz w:val="28"/>
          <w:szCs w:val="28"/>
          <w:lang w:val="uk-UA"/>
        </w:rPr>
        <w:t>18</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Pr="00AC0196">
        <w:rPr>
          <w:rFonts w:ascii="Times New Roman" w:eastAsia="Times New Roman" w:hAnsi="Times New Roman" w:cs="Times New Roman"/>
          <w:sz w:val="28"/>
          <w:szCs w:val="28"/>
          <w:lang w:val="uk-UA"/>
        </w:rPr>
        <w:t>.2025</w:t>
      </w:r>
      <w:r>
        <w:rPr>
          <w:rFonts w:ascii="Times New Roman" w:eastAsia="Times New Roman" w:hAnsi="Times New Roman" w:cs="Times New Roman"/>
          <w:sz w:val="28"/>
          <w:szCs w:val="28"/>
          <w:lang w:val="uk-UA"/>
        </w:rPr>
        <w:t>)</w:t>
      </w:r>
      <w:r w:rsidRPr="00AC0196">
        <w:rPr>
          <w:rFonts w:ascii="Times New Roman" w:eastAsia="Times New Roman" w:hAnsi="Times New Roman" w:cs="Times New Roman"/>
          <w:sz w:val="28"/>
          <w:szCs w:val="28"/>
          <w:lang w:val="uk-UA"/>
        </w:rPr>
        <w:t>.</w:t>
      </w:r>
    </w:p>
    <w:p w14:paraId="161E2CA4" w14:textId="3817EA36" w:rsidR="00910D20" w:rsidRPr="003054B9" w:rsidRDefault="00AC0196" w:rsidP="00E31B7A">
      <w:pPr>
        <w:numPr>
          <w:ilvl w:val="0"/>
          <w:numId w:val="2"/>
        </w:numPr>
        <w:spacing w:line="360" w:lineRule="auto"/>
        <w:ind w:left="993" w:hanging="284"/>
        <w:jc w:val="both"/>
        <w:rPr>
          <w:rFonts w:ascii="Times New Roman" w:eastAsia="Times New Roman" w:hAnsi="Times New Roman" w:cs="Times New Roman"/>
          <w:sz w:val="28"/>
          <w:szCs w:val="28"/>
          <w:lang w:val="uk-UA"/>
        </w:rPr>
      </w:pPr>
      <w:r w:rsidRPr="00AC0196">
        <w:rPr>
          <w:rFonts w:ascii="Times New Roman" w:eastAsia="Times New Roman" w:hAnsi="Times New Roman" w:cs="Times New Roman"/>
          <w:sz w:val="28"/>
          <w:szCs w:val="28"/>
          <w:lang w:val="uk-UA"/>
        </w:rPr>
        <w:t xml:space="preserve">Microsoft. </w:t>
      </w:r>
      <w:proofErr w:type="spellStart"/>
      <w:r w:rsidRPr="00AC0196">
        <w:rPr>
          <w:rFonts w:ascii="Times New Roman" w:eastAsia="Times New Roman" w:hAnsi="Times New Roman" w:cs="Times New Roman"/>
          <w:sz w:val="28"/>
          <w:szCs w:val="28"/>
          <w:lang w:val="uk-UA"/>
        </w:rPr>
        <w:t>Visual</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Studio</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Code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Documentation</w:t>
      </w:r>
      <w:proofErr w:type="spellEnd"/>
      <w:r w:rsidRPr="00AC0196">
        <w:rPr>
          <w:rFonts w:ascii="Times New Roman" w:eastAsia="Times New Roman" w:hAnsi="Times New Roman" w:cs="Times New Roman"/>
          <w:sz w:val="28"/>
          <w:szCs w:val="28"/>
          <w:lang w:val="uk-UA"/>
        </w:rPr>
        <w:t xml:space="preserve"> [Електронний ресурс] // </w:t>
      </w:r>
      <w:proofErr w:type="spellStart"/>
      <w:r w:rsidRPr="00AC0196">
        <w:rPr>
          <w:rFonts w:ascii="Times New Roman" w:eastAsia="Times New Roman" w:hAnsi="Times New Roman" w:cs="Times New Roman"/>
          <w:sz w:val="28"/>
          <w:szCs w:val="28"/>
          <w:lang w:val="uk-UA"/>
        </w:rPr>
        <w:t>Visual</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Studio</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Code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Docs</w:t>
      </w:r>
      <w:proofErr w:type="spellEnd"/>
      <w:r w:rsidRPr="00AC0196">
        <w:rPr>
          <w:rFonts w:ascii="Times New Roman" w:eastAsia="Times New Roman" w:hAnsi="Times New Roman" w:cs="Times New Roman"/>
          <w:sz w:val="28"/>
          <w:szCs w:val="28"/>
          <w:lang w:val="uk-UA"/>
        </w:rPr>
        <w:t xml:space="preserve">. URL: </w:t>
      </w:r>
      <w:hyperlink r:id="rId49" w:history="1">
        <w:r w:rsidRPr="004B4993">
          <w:rPr>
            <w:rStyle w:val="a9"/>
            <w:rFonts w:ascii="Times New Roman" w:eastAsia="Times New Roman" w:hAnsi="Times New Roman" w:cs="Times New Roman"/>
            <w:sz w:val="28"/>
            <w:szCs w:val="28"/>
            <w:lang w:val="uk-UA"/>
          </w:rPr>
          <w:t xml:space="preserve">https://code.visualstudio.com/docs </w:t>
        </w:r>
      </w:hyperlink>
      <w:r>
        <w:rPr>
          <w:rFonts w:ascii="Times New Roman" w:eastAsia="Times New Roman" w:hAnsi="Times New Roman" w:cs="Times New Roman"/>
          <w:sz w:val="28"/>
          <w:szCs w:val="28"/>
          <w:lang w:val="uk-UA"/>
        </w:rPr>
        <w:t xml:space="preserve"> (д</w:t>
      </w:r>
      <w:r w:rsidRPr="00AC0196">
        <w:rPr>
          <w:rFonts w:ascii="Times New Roman" w:eastAsia="Times New Roman" w:hAnsi="Times New Roman" w:cs="Times New Roman"/>
          <w:sz w:val="28"/>
          <w:szCs w:val="28"/>
          <w:lang w:val="uk-UA"/>
        </w:rPr>
        <w:t xml:space="preserve">ата звернення: </w:t>
      </w:r>
      <w:r w:rsidR="00A26871">
        <w:rPr>
          <w:rFonts w:ascii="Times New Roman" w:eastAsia="Times New Roman" w:hAnsi="Times New Roman" w:cs="Times New Roman"/>
          <w:sz w:val="28"/>
          <w:szCs w:val="28"/>
          <w:lang w:val="uk-UA"/>
        </w:rPr>
        <w:t>20</w:t>
      </w:r>
      <w:r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Pr="00AC0196">
        <w:rPr>
          <w:rFonts w:ascii="Times New Roman" w:eastAsia="Times New Roman" w:hAnsi="Times New Roman" w:cs="Times New Roman"/>
          <w:sz w:val="28"/>
          <w:szCs w:val="28"/>
          <w:lang w:val="uk-UA"/>
        </w:rPr>
        <w:t>.2025</w:t>
      </w:r>
      <w:r>
        <w:rPr>
          <w:rFonts w:ascii="Times New Roman" w:eastAsia="Times New Roman" w:hAnsi="Times New Roman" w:cs="Times New Roman"/>
          <w:sz w:val="28"/>
          <w:szCs w:val="28"/>
          <w:lang w:val="uk-UA"/>
        </w:rPr>
        <w:t>)</w:t>
      </w:r>
    </w:p>
    <w:p w14:paraId="79C03133" w14:textId="480F09BA" w:rsidR="00910D20" w:rsidRPr="00AD3C5F" w:rsidRDefault="00AC0196" w:rsidP="00AD3C5F">
      <w:pPr>
        <w:numPr>
          <w:ilvl w:val="0"/>
          <w:numId w:val="2"/>
        </w:numPr>
        <w:spacing w:line="360" w:lineRule="auto"/>
        <w:ind w:left="993" w:hanging="284"/>
        <w:jc w:val="both"/>
        <w:rPr>
          <w:rFonts w:ascii="Times New Roman" w:eastAsia="Times New Roman" w:hAnsi="Times New Roman" w:cs="Times New Roman"/>
          <w:sz w:val="28"/>
          <w:szCs w:val="28"/>
          <w:lang w:val="uk-UA"/>
        </w:rPr>
      </w:pPr>
      <w:proofErr w:type="spellStart"/>
      <w:r w:rsidRPr="00AC0196">
        <w:rPr>
          <w:rFonts w:ascii="Times New Roman" w:eastAsia="Times New Roman" w:hAnsi="Times New Roman" w:cs="Times New Roman"/>
          <w:sz w:val="28"/>
          <w:szCs w:val="28"/>
          <w:lang w:val="uk-UA"/>
        </w:rPr>
        <w:t>Van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Rossum</w:t>
      </w:r>
      <w:proofErr w:type="spellEnd"/>
      <w:r w:rsidRPr="00AC0196">
        <w:rPr>
          <w:rFonts w:ascii="Times New Roman" w:eastAsia="Times New Roman" w:hAnsi="Times New Roman" w:cs="Times New Roman"/>
          <w:sz w:val="28"/>
          <w:szCs w:val="28"/>
          <w:lang w:val="uk-UA"/>
        </w:rPr>
        <w:t xml:space="preserve">, G. </w:t>
      </w:r>
      <w:proofErr w:type="spellStart"/>
      <w:r w:rsidRPr="00AC0196">
        <w:rPr>
          <w:rFonts w:ascii="Times New Roman" w:eastAsia="Times New Roman" w:hAnsi="Times New Roman" w:cs="Times New Roman"/>
          <w:sz w:val="28"/>
          <w:szCs w:val="28"/>
          <w:lang w:val="uk-UA"/>
        </w:rPr>
        <w:t>The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Python</w:t>
      </w:r>
      <w:proofErr w:type="spellEnd"/>
      <w:r w:rsidRPr="00AC0196">
        <w:rPr>
          <w:rFonts w:ascii="Times New Roman" w:eastAsia="Times New Roman" w:hAnsi="Times New Roman" w:cs="Times New Roman"/>
          <w:sz w:val="28"/>
          <w:szCs w:val="28"/>
          <w:lang w:val="uk-UA"/>
        </w:rPr>
        <w:t xml:space="preserve"> Standard </w:t>
      </w:r>
      <w:proofErr w:type="spellStart"/>
      <w:r w:rsidRPr="00AC0196">
        <w:rPr>
          <w:rFonts w:ascii="Times New Roman" w:eastAsia="Times New Roman" w:hAnsi="Times New Roman" w:cs="Times New Roman"/>
          <w:sz w:val="28"/>
          <w:szCs w:val="28"/>
          <w:lang w:val="uk-UA"/>
        </w:rPr>
        <w:t>Library</w:t>
      </w:r>
      <w:proofErr w:type="spellEnd"/>
      <w:r w:rsidRPr="00AC0196">
        <w:rPr>
          <w:rFonts w:ascii="Times New Roman" w:eastAsia="Times New Roman" w:hAnsi="Times New Roman" w:cs="Times New Roman"/>
          <w:sz w:val="28"/>
          <w:szCs w:val="28"/>
          <w:lang w:val="uk-UA"/>
        </w:rPr>
        <w:t xml:space="preserve">: sqlite3 — DB-API 2.0 </w:t>
      </w:r>
      <w:proofErr w:type="spellStart"/>
      <w:r w:rsidRPr="00AC0196">
        <w:rPr>
          <w:rFonts w:ascii="Times New Roman" w:eastAsia="Times New Roman" w:hAnsi="Times New Roman" w:cs="Times New Roman"/>
          <w:sz w:val="28"/>
          <w:szCs w:val="28"/>
          <w:lang w:val="uk-UA"/>
        </w:rPr>
        <w:t>interface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for</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SQLite</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databases</w:t>
      </w:r>
      <w:proofErr w:type="spellEnd"/>
      <w:r w:rsidRPr="00AC0196">
        <w:rPr>
          <w:rFonts w:ascii="Times New Roman" w:eastAsia="Times New Roman" w:hAnsi="Times New Roman" w:cs="Times New Roman"/>
          <w:sz w:val="28"/>
          <w:szCs w:val="28"/>
          <w:lang w:val="uk-UA"/>
        </w:rPr>
        <w:t xml:space="preserve"> [Електронний ресурс] / </w:t>
      </w:r>
      <w:proofErr w:type="spellStart"/>
      <w:r w:rsidRPr="00AC0196">
        <w:rPr>
          <w:rFonts w:ascii="Times New Roman" w:eastAsia="Times New Roman" w:hAnsi="Times New Roman" w:cs="Times New Roman"/>
          <w:sz w:val="28"/>
          <w:szCs w:val="28"/>
          <w:lang w:val="uk-UA"/>
        </w:rPr>
        <w:t>Guido</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van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Rossum</w:t>
      </w:r>
      <w:proofErr w:type="spellEnd"/>
      <w:r w:rsidRPr="00AC0196">
        <w:rPr>
          <w:rFonts w:ascii="Times New Roman" w:eastAsia="Times New Roman" w:hAnsi="Times New Roman" w:cs="Times New Roman"/>
          <w:sz w:val="28"/>
          <w:szCs w:val="28"/>
          <w:lang w:val="uk-UA"/>
        </w:rPr>
        <w:t xml:space="preserve"> // </w:t>
      </w:r>
      <w:proofErr w:type="spellStart"/>
      <w:r w:rsidRPr="00AC0196">
        <w:rPr>
          <w:rFonts w:ascii="Times New Roman" w:eastAsia="Times New Roman" w:hAnsi="Times New Roman" w:cs="Times New Roman"/>
          <w:sz w:val="28"/>
          <w:szCs w:val="28"/>
          <w:lang w:val="uk-UA"/>
        </w:rPr>
        <w:t>Python</w:t>
      </w:r>
      <w:proofErr w:type="spellEnd"/>
      <w:r w:rsidRPr="00AC0196">
        <w:rPr>
          <w:rFonts w:ascii="Times New Roman" w:eastAsia="Times New Roman" w:hAnsi="Times New Roman" w:cs="Times New Roman"/>
          <w:sz w:val="28"/>
          <w:szCs w:val="28"/>
          <w:lang w:val="uk-UA"/>
        </w:rPr>
        <w:t xml:space="preserve"> </w:t>
      </w:r>
      <w:proofErr w:type="spellStart"/>
      <w:r w:rsidRPr="00AC0196">
        <w:rPr>
          <w:rFonts w:ascii="Times New Roman" w:eastAsia="Times New Roman" w:hAnsi="Times New Roman" w:cs="Times New Roman"/>
          <w:sz w:val="28"/>
          <w:szCs w:val="28"/>
          <w:lang w:val="uk-UA"/>
        </w:rPr>
        <w:t>documentation</w:t>
      </w:r>
      <w:proofErr w:type="spellEnd"/>
      <w:r w:rsidRPr="00AC0196">
        <w:rPr>
          <w:rFonts w:ascii="Times New Roman" w:eastAsia="Times New Roman" w:hAnsi="Times New Roman" w:cs="Times New Roman"/>
          <w:sz w:val="28"/>
          <w:szCs w:val="28"/>
          <w:lang w:val="uk-UA"/>
        </w:rPr>
        <w:t xml:space="preserve">. </w:t>
      </w:r>
      <w:r w:rsidR="0027761A" w:rsidRPr="00AC0196">
        <w:rPr>
          <w:rFonts w:ascii="Times New Roman" w:eastAsia="Times New Roman" w:hAnsi="Times New Roman" w:cs="Times New Roman"/>
          <w:sz w:val="28"/>
          <w:szCs w:val="28"/>
          <w:lang w:val="uk-UA"/>
        </w:rPr>
        <w:t>URL</w:t>
      </w:r>
      <w:r w:rsidRPr="00AC0196">
        <w:rPr>
          <w:rFonts w:ascii="Times New Roman" w:eastAsia="Times New Roman" w:hAnsi="Times New Roman" w:cs="Times New Roman"/>
          <w:sz w:val="28"/>
          <w:szCs w:val="28"/>
          <w:lang w:val="uk-UA"/>
        </w:rPr>
        <w:t xml:space="preserve">: </w:t>
      </w:r>
      <w:hyperlink r:id="rId50" w:history="1">
        <w:r w:rsidR="0027761A" w:rsidRPr="007329A3">
          <w:rPr>
            <w:rStyle w:val="a9"/>
            <w:rFonts w:ascii="Times New Roman" w:eastAsia="Times New Roman" w:hAnsi="Times New Roman" w:cs="Times New Roman"/>
            <w:sz w:val="28"/>
            <w:szCs w:val="28"/>
            <w:lang w:val="uk-UA"/>
          </w:rPr>
          <w:t>https://docs.python.org/3/library/sqlite3.html</w:t>
        </w:r>
      </w:hyperlink>
      <w:r w:rsidR="0027761A">
        <w:rPr>
          <w:rFonts w:ascii="Times New Roman" w:eastAsia="Times New Roman" w:hAnsi="Times New Roman" w:cs="Times New Roman"/>
          <w:sz w:val="28"/>
          <w:szCs w:val="28"/>
          <w:lang w:val="uk-UA"/>
        </w:rPr>
        <w:br/>
        <w:t>(д</w:t>
      </w:r>
      <w:r w:rsidR="0027761A" w:rsidRPr="00AC0196">
        <w:rPr>
          <w:rFonts w:ascii="Times New Roman" w:eastAsia="Times New Roman" w:hAnsi="Times New Roman" w:cs="Times New Roman"/>
          <w:sz w:val="28"/>
          <w:szCs w:val="28"/>
          <w:lang w:val="uk-UA"/>
        </w:rPr>
        <w:t xml:space="preserve">ата звернення: </w:t>
      </w:r>
      <w:r w:rsidR="00A26871">
        <w:rPr>
          <w:rFonts w:ascii="Times New Roman" w:eastAsia="Times New Roman" w:hAnsi="Times New Roman" w:cs="Times New Roman"/>
          <w:sz w:val="28"/>
          <w:szCs w:val="28"/>
          <w:lang w:val="uk-UA"/>
        </w:rPr>
        <w:t>27</w:t>
      </w:r>
      <w:r w:rsidR="0027761A" w:rsidRPr="00AC0196">
        <w:rPr>
          <w:rFonts w:ascii="Times New Roman" w:eastAsia="Times New Roman" w:hAnsi="Times New Roman" w:cs="Times New Roman"/>
          <w:sz w:val="28"/>
          <w:szCs w:val="28"/>
          <w:lang w:val="uk-UA"/>
        </w:rPr>
        <w:t>.0</w:t>
      </w:r>
      <w:r w:rsidR="00A26871">
        <w:rPr>
          <w:rFonts w:ascii="Times New Roman" w:eastAsia="Times New Roman" w:hAnsi="Times New Roman" w:cs="Times New Roman"/>
          <w:sz w:val="28"/>
          <w:szCs w:val="28"/>
          <w:lang w:val="uk-UA"/>
        </w:rPr>
        <w:t>5</w:t>
      </w:r>
      <w:r w:rsidR="0027761A" w:rsidRPr="00AC0196">
        <w:rPr>
          <w:rFonts w:ascii="Times New Roman" w:eastAsia="Times New Roman" w:hAnsi="Times New Roman" w:cs="Times New Roman"/>
          <w:sz w:val="28"/>
          <w:szCs w:val="28"/>
          <w:lang w:val="uk-UA"/>
        </w:rPr>
        <w:t>.2025</w:t>
      </w:r>
      <w:r w:rsidR="0027761A">
        <w:rPr>
          <w:rFonts w:ascii="Times New Roman" w:eastAsia="Times New Roman" w:hAnsi="Times New Roman" w:cs="Times New Roman"/>
          <w:sz w:val="28"/>
          <w:szCs w:val="28"/>
          <w:lang w:val="uk-UA"/>
        </w:rPr>
        <w:t>)</w:t>
      </w:r>
    </w:p>
    <w:p w14:paraId="5D2C7ADF" w14:textId="2CDE0651" w:rsidR="00910D20" w:rsidRPr="003054B9" w:rsidRDefault="00E31B7A" w:rsidP="00E31B7A">
      <w:pPr>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lastRenderedPageBreak/>
        <w:t>ДОДАТОК А</w:t>
      </w:r>
    </w:p>
    <w:p w14:paraId="0E7294E8" w14:textId="7485AE37" w:rsidR="00910D20" w:rsidRPr="003054B9" w:rsidRDefault="00037421" w:rsidP="00892B5F">
      <w:pPr>
        <w:jc w:val="center"/>
        <w:rPr>
          <w:rFonts w:ascii="Times New Roman" w:eastAsia="Times New Roman" w:hAnsi="Times New Roman" w:cs="Times New Roman"/>
          <w:sz w:val="28"/>
          <w:szCs w:val="28"/>
          <w:lang w:val="uk-UA"/>
        </w:rPr>
      </w:pPr>
      <w:r w:rsidRPr="003054B9">
        <w:rPr>
          <w:rFonts w:ascii="Times New Roman" w:eastAsia="Times New Roman" w:hAnsi="Times New Roman" w:cs="Times New Roman"/>
          <w:sz w:val="28"/>
          <w:szCs w:val="28"/>
          <w:lang w:val="uk-UA"/>
        </w:rPr>
        <w:t xml:space="preserve">Зміст файлу створення </w:t>
      </w:r>
      <w:r w:rsidR="00EB71BB">
        <w:rPr>
          <w:rFonts w:ascii="Times New Roman" w:eastAsia="Times New Roman" w:hAnsi="Times New Roman" w:cs="Times New Roman"/>
          <w:sz w:val="28"/>
          <w:szCs w:val="28"/>
          <w:lang w:val="uk-UA"/>
        </w:rPr>
        <w:t>БД</w:t>
      </w:r>
    </w:p>
    <w:p w14:paraId="5CC73E3A" w14:textId="77777777" w:rsidR="00910D20" w:rsidRPr="003054B9" w:rsidRDefault="00910D20">
      <w:pPr>
        <w:rPr>
          <w:rFonts w:ascii="Times New Roman" w:eastAsia="Times New Roman" w:hAnsi="Times New Roman" w:cs="Times New Roman"/>
          <w:sz w:val="28"/>
          <w:szCs w:val="28"/>
          <w:lang w:val="uk-UA"/>
        </w:rPr>
      </w:pPr>
    </w:p>
    <w:p w14:paraId="62AB2EE1"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import</w:t>
      </w:r>
      <w:proofErr w:type="spellEnd"/>
      <w:r w:rsidRPr="000F39A8">
        <w:rPr>
          <w:rFonts w:ascii="Courier New" w:eastAsia="Times New Roman" w:hAnsi="Courier New" w:cs="Courier New"/>
          <w:b/>
          <w:bCs/>
          <w:lang w:val="uk-UA"/>
        </w:rPr>
        <w:t xml:space="preserve"> sqlite3</w:t>
      </w:r>
    </w:p>
    <w:p w14:paraId="5C325896"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from</w:t>
      </w:r>
      <w:proofErr w:type="spellEnd"/>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pathlib</w:t>
      </w:r>
      <w:proofErr w:type="spellEnd"/>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import</w:t>
      </w:r>
      <w:proofErr w:type="spellEnd"/>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Path</w:t>
      </w:r>
      <w:proofErr w:type="spellEnd"/>
    </w:p>
    <w:p w14:paraId="127D4D15" w14:textId="77777777" w:rsidR="00910D20" w:rsidRPr="000F39A8" w:rsidRDefault="00910D20" w:rsidP="000F39A8">
      <w:pPr>
        <w:spacing w:line="240" w:lineRule="auto"/>
        <w:rPr>
          <w:rFonts w:ascii="Courier New" w:eastAsia="Times New Roman" w:hAnsi="Courier New" w:cs="Courier New"/>
          <w:b/>
          <w:bCs/>
          <w:lang w:val="uk-UA"/>
        </w:rPr>
      </w:pPr>
    </w:p>
    <w:p w14:paraId="6C02E941"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DB_PATH = </w:t>
      </w:r>
      <w:proofErr w:type="spellStart"/>
      <w:r w:rsidRPr="000F39A8">
        <w:rPr>
          <w:rFonts w:ascii="Courier New" w:eastAsia="Times New Roman" w:hAnsi="Courier New" w:cs="Courier New"/>
          <w:b/>
          <w:bCs/>
          <w:lang w:val="uk-UA"/>
        </w:rPr>
        <w:t>Path</w:t>
      </w:r>
      <w:proofErr w:type="spellEnd"/>
      <w:r w:rsidRPr="000F39A8">
        <w:rPr>
          <w:rFonts w:ascii="Courier New" w:eastAsia="Times New Roman" w:hAnsi="Courier New" w:cs="Courier New"/>
          <w:b/>
          <w:bCs/>
          <w:lang w:val="uk-UA"/>
        </w:rPr>
        <w:t>(__</w:t>
      </w:r>
      <w:proofErr w:type="spellStart"/>
      <w:r w:rsidRPr="000F39A8">
        <w:rPr>
          <w:rFonts w:ascii="Courier New" w:eastAsia="Times New Roman" w:hAnsi="Courier New" w:cs="Courier New"/>
          <w:b/>
          <w:bCs/>
          <w:lang w:val="uk-UA"/>
        </w:rPr>
        <w:t>file</w:t>
      </w:r>
      <w:proofErr w:type="spellEnd"/>
      <w:r w:rsidRPr="000F39A8">
        <w:rPr>
          <w:rFonts w:ascii="Courier New" w:eastAsia="Times New Roman" w:hAnsi="Courier New" w:cs="Courier New"/>
          <w:b/>
          <w:bCs/>
          <w:lang w:val="uk-UA"/>
        </w:rPr>
        <w:t>__).</w:t>
      </w:r>
      <w:proofErr w:type="spellStart"/>
      <w:r w:rsidRPr="000F39A8">
        <w:rPr>
          <w:rFonts w:ascii="Courier New" w:eastAsia="Times New Roman" w:hAnsi="Courier New" w:cs="Courier New"/>
          <w:b/>
          <w:bCs/>
          <w:lang w:val="uk-UA"/>
        </w:rPr>
        <w:t>resolve</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parent.parent</w:t>
      </w:r>
      <w:proofErr w:type="spellEnd"/>
      <w:r w:rsidRPr="000F39A8">
        <w:rPr>
          <w:rFonts w:ascii="Courier New" w:eastAsia="Times New Roman" w:hAnsi="Courier New" w:cs="Courier New"/>
          <w:b/>
          <w:bCs/>
          <w:lang w:val="uk-UA"/>
        </w:rPr>
        <w:t xml:space="preserve"> / "</w:t>
      </w:r>
      <w:proofErr w:type="spellStart"/>
      <w:r w:rsidRPr="000F39A8">
        <w:rPr>
          <w:rFonts w:ascii="Courier New" w:eastAsia="Times New Roman" w:hAnsi="Courier New" w:cs="Courier New"/>
          <w:b/>
          <w:bCs/>
          <w:lang w:val="uk-UA"/>
        </w:rPr>
        <w:t>brickprince.db</w:t>
      </w:r>
      <w:proofErr w:type="spellEnd"/>
      <w:r w:rsidRPr="000F39A8">
        <w:rPr>
          <w:rFonts w:ascii="Courier New" w:eastAsia="Times New Roman" w:hAnsi="Courier New" w:cs="Courier New"/>
          <w:b/>
          <w:bCs/>
          <w:lang w:val="uk-UA"/>
        </w:rPr>
        <w:t>"</w:t>
      </w:r>
    </w:p>
    <w:p w14:paraId="46BB5F85" w14:textId="77777777" w:rsidR="00910D20" w:rsidRPr="000F39A8" w:rsidRDefault="00910D20" w:rsidP="000F39A8">
      <w:pPr>
        <w:spacing w:line="240" w:lineRule="auto"/>
        <w:rPr>
          <w:rFonts w:ascii="Courier New" w:eastAsia="Times New Roman" w:hAnsi="Courier New" w:cs="Courier New"/>
          <w:b/>
          <w:bCs/>
          <w:lang w:val="uk-UA"/>
        </w:rPr>
      </w:pPr>
    </w:p>
    <w:p w14:paraId="1D4C435E"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conn</w:t>
      </w:r>
      <w:proofErr w:type="spellEnd"/>
      <w:r w:rsidRPr="000F39A8">
        <w:rPr>
          <w:rFonts w:ascii="Courier New" w:eastAsia="Times New Roman" w:hAnsi="Courier New" w:cs="Courier New"/>
          <w:b/>
          <w:bCs/>
          <w:lang w:val="uk-UA"/>
        </w:rPr>
        <w:t xml:space="preserve"> = sqlite3.connect(DB_PATH)</w:t>
      </w:r>
    </w:p>
    <w:p w14:paraId="11C11CA8"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cursor</w:t>
      </w:r>
      <w:proofErr w:type="spellEnd"/>
      <w:r w:rsidRPr="000F39A8">
        <w:rPr>
          <w:rFonts w:ascii="Courier New" w:eastAsia="Times New Roman" w:hAnsi="Courier New" w:cs="Courier New"/>
          <w:b/>
          <w:bCs/>
          <w:lang w:val="uk-UA"/>
        </w:rPr>
        <w:t xml:space="preserve"> = </w:t>
      </w:r>
      <w:proofErr w:type="spellStart"/>
      <w:r w:rsidRPr="000F39A8">
        <w:rPr>
          <w:rFonts w:ascii="Courier New" w:eastAsia="Times New Roman" w:hAnsi="Courier New" w:cs="Courier New"/>
          <w:b/>
          <w:bCs/>
          <w:lang w:val="uk-UA"/>
        </w:rPr>
        <w:t>conn.cursor</w:t>
      </w:r>
      <w:proofErr w:type="spellEnd"/>
      <w:r w:rsidRPr="000F39A8">
        <w:rPr>
          <w:rFonts w:ascii="Courier New" w:eastAsia="Times New Roman" w:hAnsi="Courier New" w:cs="Courier New"/>
          <w:b/>
          <w:bCs/>
          <w:lang w:val="uk-UA"/>
        </w:rPr>
        <w:t>()</w:t>
      </w:r>
    </w:p>
    <w:p w14:paraId="387512A7" w14:textId="77777777" w:rsidR="00910D20" w:rsidRPr="000F39A8" w:rsidRDefault="00910D20" w:rsidP="000F39A8">
      <w:pPr>
        <w:spacing w:line="240" w:lineRule="auto"/>
        <w:rPr>
          <w:rFonts w:ascii="Courier New" w:eastAsia="Times New Roman" w:hAnsi="Courier New" w:cs="Courier New"/>
          <w:b/>
          <w:bCs/>
          <w:lang w:val="uk-UA"/>
        </w:rPr>
      </w:pPr>
    </w:p>
    <w:p w14:paraId="7E595E4A"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SQL-запити для створення таблиць</w:t>
      </w:r>
    </w:p>
    <w:p w14:paraId="458343FA"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schema</w:t>
      </w:r>
      <w:proofErr w:type="spellEnd"/>
      <w:r w:rsidRPr="000F39A8">
        <w:rPr>
          <w:rFonts w:ascii="Courier New" w:eastAsia="Times New Roman" w:hAnsi="Courier New" w:cs="Courier New"/>
          <w:b/>
          <w:bCs/>
          <w:lang w:val="uk-UA"/>
        </w:rPr>
        <w:t xml:space="preserve"> = """</w:t>
      </w:r>
    </w:p>
    <w:p w14:paraId="57D3BAD7"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CREATE TABLE IF NOT EXISTS </w:t>
      </w:r>
      <w:proofErr w:type="spellStart"/>
      <w:r w:rsidRPr="000F39A8">
        <w:rPr>
          <w:rFonts w:ascii="Courier New" w:eastAsia="Times New Roman" w:hAnsi="Courier New" w:cs="Courier New"/>
          <w:b/>
          <w:bCs/>
          <w:lang w:val="uk-UA"/>
        </w:rPr>
        <w:t>users</w:t>
      </w:r>
      <w:proofErr w:type="spellEnd"/>
      <w:r w:rsidRPr="000F39A8">
        <w:rPr>
          <w:rFonts w:ascii="Courier New" w:eastAsia="Times New Roman" w:hAnsi="Courier New" w:cs="Courier New"/>
          <w:b/>
          <w:bCs/>
          <w:lang w:val="uk-UA"/>
        </w:rPr>
        <w:t xml:space="preserve"> (</w:t>
      </w:r>
    </w:p>
    <w:p w14:paraId="70B3AEF5"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xml:space="preserve"> INTEGER PRIMARY KEY AUTOINCREMENT,</w:t>
      </w:r>
    </w:p>
    <w:p w14:paraId="384BD993"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name</w:t>
      </w:r>
      <w:proofErr w:type="spellEnd"/>
      <w:r w:rsidRPr="000F39A8">
        <w:rPr>
          <w:rFonts w:ascii="Courier New" w:eastAsia="Times New Roman" w:hAnsi="Courier New" w:cs="Courier New"/>
          <w:b/>
          <w:bCs/>
          <w:lang w:val="uk-UA"/>
        </w:rPr>
        <w:t xml:space="preserve"> TEXT NOT NULL,</w:t>
      </w:r>
    </w:p>
    <w:p w14:paraId="50E6BDE2"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email</w:t>
      </w:r>
      <w:proofErr w:type="spellEnd"/>
      <w:r w:rsidRPr="000F39A8">
        <w:rPr>
          <w:rFonts w:ascii="Courier New" w:eastAsia="Times New Roman" w:hAnsi="Courier New" w:cs="Courier New"/>
          <w:b/>
          <w:bCs/>
          <w:lang w:val="uk-UA"/>
        </w:rPr>
        <w:t xml:space="preserve"> TEXT UNIQUE NOT NULL,</w:t>
      </w:r>
    </w:p>
    <w:p w14:paraId="3F0F6D01"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password</w:t>
      </w:r>
      <w:proofErr w:type="spellEnd"/>
      <w:r w:rsidRPr="000F39A8">
        <w:rPr>
          <w:rFonts w:ascii="Courier New" w:eastAsia="Times New Roman" w:hAnsi="Courier New" w:cs="Courier New"/>
          <w:b/>
          <w:bCs/>
          <w:lang w:val="uk-UA"/>
        </w:rPr>
        <w:t xml:space="preserve"> TEXT NOT NULL,</w:t>
      </w:r>
    </w:p>
    <w:p w14:paraId="4DD59A67"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role</w:t>
      </w:r>
      <w:proofErr w:type="spellEnd"/>
      <w:r w:rsidRPr="000F39A8">
        <w:rPr>
          <w:rFonts w:ascii="Courier New" w:eastAsia="Times New Roman" w:hAnsi="Courier New" w:cs="Courier New"/>
          <w:b/>
          <w:bCs/>
          <w:lang w:val="uk-UA"/>
        </w:rPr>
        <w:t xml:space="preserve"> TEXT CHECK(</w:t>
      </w:r>
      <w:proofErr w:type="spellStart"/>
      <w:r w:rsidRPr="000F39A8">
        <w:rPr>
          <w:rFonts w:ascii="Courier New" w:eastAsia="Times New Roman" w:hAnsi="Courier New" w:cs="Courier New"/>
          <w:b/>
          <w:bCs/>
          <w:lang w:val="uk-UA"/>
        </w:rPr>
        <w:t>role</w:t>
      </w:r>
      <w:proofErr w:type="spellEnd"/>
      <w:r w:rsidRPr="000F39A8">
        <w:rPr>
          <w:rFonts w:ascii="Courier New" w:eastAsia="Times New Roman" w:hAnsi="Courier New" w:cs="Courier New"/>
          <w:b/>
          <w:bCs/>
          <w:lang w:val="uk-UA"/>
        </w:rPr>
        <w:t xml:space="preserve"> IN ('</w:t>
      </w:r>
      <w:proofErr w:type="spellStart"/>
      <w:r w:rsidRPr="000F39A8">
        <w:rPr>
          <w:rFonts w:ascii="Courier New" w:eastAsia="Times New Roman" w:hAnsi="Courier New" w:cs="Courier New"/>
          <w:b/>
          <w:bCs/>
          <w:lang w:val="uk-UA"/>
        </w:rPr>
        <w:t>user</w:t>
      </w:r>
      <w:proofErr w:type="spellEnd"/>
      <w:r w:rsidRPr="000F39A8">
        <w:rPr>
          <w:rFonts w:ascii="Courier New" w:eastAsia="Times New Roman" w:hAnsi="Courier New" w:cs="Courier New"/>
          <w:b/>
          <w:bCs/>
          <w:lang w:val="uk-UA"/>
        </w:rPr>
        <w:t>', '</w:t>
      </w:r>
      <w:proofErr w:type="spellStart"/>
      <w:r w:rsidRPr="000F39A8">
        <w:rPr>
          <w:rFonts w:ascii="Courier New" w:eastAsia="Times New Roman" w:hAnsi="Courier New" w:cs="Courier New"/>
          <w:b/>
          <w:bCs/>
          <w:lang w:val="uk-UA"/>
        </w:rPr>
        <w:t>admin</w:t>
      </w:r>
      <w:proofErr w:type="spellEnd"/>
      <w:r w:rsidRPr="000F39A8">
        <w:rPr>
          <w:rFonts w:ascii="Courier New" w:eastAsia="Times New Roman" w:hAnsi="Courier New" w:cs="Courier New"/>
          <w:b/>
          <w:bCs/>
          <w:lang w:val="uk-UA"/>
        </w:rPr>
        <w:t>')) NOT NULL DEFAULT '</w:t>
      </w:r>
      <w:proofErr w:type="spellStart"/>
      <w:r w:rsidRPr="000F39A8">
        <w:rPr>
          <w:rFonts w:ascii="Courier New" w:eastAsia="Times New Roman" w:hAnsi="Courier New" w:cs="Courier New"/>
          <w:b/>
          <w:bCs/>
          <w:lang w:val="uk-UA"/>
        </w:rPr>
        <w:t>user</w:t>
      </w:r>
      <w:proofErr w:type="spellEnd"/>
      <w:r w:rsidRPr="000F39A8">
        <w:rPr>
          <w:rFonts w:ascii="Courier New" w:eastAsia="Times New Roman" w:hAnsi="Courier New" w:cs="Courier New"/>
          <w:b/>
          <w:bCs/>
          <w:lang w:val="uk-UA"/>
        </w:rPr>
        <w:t>',</w:t>
      </w:r>
    </w:p>
    <w:p w14:paraId="16912F7F"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created_at</w:t>
      </w:r>
      <w:proofErr w:type="spellEnd"/>
      <w:r w:rsidRPr="000F39A8">
        <w:rPr>
          <w:rFonts w:ascii="Courier New" w:eastAsia="Times New Roman" w:hAnsi="Courier New" w:cs="Courier New"/>
          <w:b/>
          <w:bCs/>
          <w:lang w:val="uk-UA"/>
        </w:rPr>
        <w:t xml:space="preserve"> DATETIME DEFAULT CURRENT_TIMESTAMP</w:t>
      </w:r>
    </w:p>
    <w:p w14:paraId="5AD7D8F4"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w:t>
      </w:r>
    </w:p>
    <w:p w14:paraId="25AADCDD" w14:textId="77777777" w:rsidR="00910D20" w:rsidRPr="000F39A8" w:rsidRDefault="00910D20" w:rsidP="000F39A8">
      <w:pPr>
        <w:spacing w:line="240" w:lineRule="auto"/>
        <w:rPr>
          <w:rFonts w:ascii="Courier New" w:eastAsia="Times New Roman" w:hAnsi="Courier New" w:cs="Courier New"/>
          <w:b/>
          <w:bCs/>
          <w:lang w:val="uk-UA"/>
        </w:rPr>
      </w:pPr>
    </w:p>
    <w:p w14:paraId="26E7C40F"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CREATE TABLE IF NOT EXISTS </w:t>
      </w:r>
      <w:proofErr w:type="spellStart"/>
      <w:r w:rsidRPr="000F39A8">
        <w:rPr>
          <w:rFonts w:ascii="Courier New" w:eastAsia="Times New Roman" w:hAnsi="Courier New" w:cs="Courier New"/>
          <w:b/>
          <w:bCs/>
          <w:lang w:val="uk-UA"/>
        </w:rPr>
        <w:t>news</w:t>
      </w:r>
      <w:proofErr w:type="spellEnd"/>
      <w:r w:rsidRPr="000F39A8">
        <w:rPr>
          <w:rFonts w:ascii="Courier New" w:eastAsia="Times New Roman" w:hAnsi="Courier New" w:cs="Courier New"/>
          <w:b/>
          <w:bCs/>
          <w:lang w:val="uk-UA"/>
        </w:rPr>
        <w:t xml:space="preserve"> (</w:t>
      </w:r>
    </w:p>
    <w:p w14:paraId="245928A6"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xml:space="preserve"> INTEGER PRIMARY KEY AUTOINCREMENT,</w:t>
      </w:r>
    </w:p>
    <w:p w14:paraId="0B7940CC"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title</w:t>
      </w:r>
      <w:proofErr w:type="spellEnd"/>
      <w:r w:rsidRPr="000F39A8">
        <w:rPr>
          <w:rFonts w:ascii="Courier New" w:eastAsia="Times New Roman" w:hAnsi="Courier New" w:cs="Courier New"/>
          <w:b/>
          <w:bCs/>
          <w:lang w:val="uk-UA"/>
        </w:rPr>
        <w:t xml:space="preserve"> TEXT NOT NULL,</w:t>
      </w:r>
    </w:p>
    <w:p w14:paraId="45B79971"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content</w:t>
      </w:r>
      <w:proofErr w:type="spellEnd"/>
      <w:r w:rsidRPr="000F39A8">
        <w:rPr>
          <w:rFonts w:ascii="Courier New" w:eastAsia="Times New Roman" w:hAnsi="Courier New" w:cs="Courier New"/>
          <w:b/>
          <w:bCs/>
          <w:lang w:val="uk-UA"/>
        </w:rPr>
        <w:t xml:space="preserve"> TEXT NOT NULL,</w:t>
      </w:r>
    </w:p>
    <w:p w14:paraId="2F865AE5"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created_at</w:t>
      </w:r>
      <w:proofErr w:type="spellEnd"/>
      <w:r w:rsidRPr="000F39A8">
        <w:rPr>
          <w:rFonts w:ascii="Courier New" w:eastAsia="Times New Roman" w:hAnsi="Courier New" w:cs="Courier New"/>
          <w:b/>
          <w:bCs/>
          <w:lang w:val="uk-UA"/>
        </w:rPr>
        <w:t xml:space="preserve"> DATETIME DEFAULT CURRENT_TIMESTAMP,</w:t>
      </w:r>
    </w:p>
    <w:p w14:paraId="5059CAAC"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author_id</w:t>
      </w:r>
      <w:proofErr w:type="spellEnd"/>
      <w:r w:rsidRPr="000F39A8">
        <w:rPr>
          <w:rFonts w:ascii="Courier New" w:eastAsia="Times New Roman" w:hAnsi="Courier New" w:cs="Courier New"/>
          <w:b/>
          <w:bCs/>
          <w:lang w:val="uk-UA"/>
        </w:rPr>
        <w:t xml:space="preserve"> INTEGER,</w:t>
      </w:r>
    </w:p>
    <w:p w14:paraId="1FC10D44"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FOREIGN KEY (</w:t>
      </w:r>
      <w:proofErr w:type="spellStart"/>
      <w:r w:rsidRPr="000F39A8">
        <w:rPr>
          <w:rFonts w:ascii="Courier New" w:eastAsia="Times New Roman" w:hAnsi="Courier New" w:cs="Courier New"/>
          <w:b/>
          <w:bCs/>
          <w:lang w:val="uk-UA"/>
        </w:rPr>
        <w:t>author_id</w:t>
      </w:r>
      <w:proofErr w:type="spellEnd"/>
      <w:r w:rsidRPr="000F39A8">
        <w:rPr>
          <w:rFonts w:ascii="Courier New" w:eastAsia="Times New Roman" w:hAnsi="Courier New" w:cs="Courier New"/>
          <w:b/>
          <w:bCs/>
          <w:lang w:val="uk-UA"/>
        </w:rPr>
        <w:t xml:space="preserve">) REFERENCES </w:t>
      </w:r>
      <w:proofErr w:type="spellStart"/>
      <w:r w:rsidRPr="000F39A8">
        <w:rPr>
          <w:rFonts w:ascii="Courier New" w:eastAsia="Times New Roman" w:hAnsi="Courier New" w:cs="Courier New"/>
          <w:b/>
          <w:bCs/>
          <w:lang w:val="uk-UA"/>
        </w:rPr>
        <w:t>users</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w:t>
      </w:r>
    </w:p>
    <w:p w14:paraId="4C26A8F1"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w:t>
      </w:r>
    </w:p>
    <w:p w14:paraId="022C0B15" w14:textId="77777777" w:rsidR="00910D20" w:rsidRPr="000F39A8" w:rsidRDefault="00910D20" w:rsidP="000F39A8">
      <w:pPr>
        <w:spacing w:line="240" w:lineRule="auto"/>
        <w:rPr>
          <w:rFonts w:ascii="Courier New" w:eastAsia="Times New Roman" w:hAnsi="Courier New" w:cs="Courier New"/>
          <w:b/>
          <w:bCs/>
          <w:lang w:val="uk-UA"/>
        </w:rPr>
      </w:pPr>
    </w:p>
    <w:p w14:paraId="6EB1DCD3"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CREATE TABLE IF NOT EXISTS </w:t>
      </w:r>
      <w:proofErr w:type="spellStart"/>
      <w:r w:rsidRPr="000F39A8">
        <w:rPr>
          <w:rFonts w:ascii="Courier New" w:eastAsia="Times New Roman" w:hAnsi="Courier New" w:cs="Courier New"/>
          <w:b/>
          <w:bCs/>
          <w:lang w:val="uk-UA"/>
        </w:rPr>
        <w:t>feedback</w:t>
      </w:r>
      <w:proofErr w:type="spellEnd"/>
      <w:r w:rsidRPr="000F39A8">
        <w:rPr>
          <w:rFonts w:ascii="Courier New" w:eastAsia="Times New Roman" w:hAnsi="Courier New" w:cs="Courier New"/>
          <w:b/>
          <w:bCs/>
          <w:lang w:val="uk-UA"/>
        </w:rPr>
        <w:t xml:space="preserve"> (</w:t>
      </w:r>
    </w:p>
    <w:p w14:paraId="38716D56"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xml:space="preserve"> INTEGER PRIMARY KEY AUTOINCREMENT,</w:t>
      </w:r>
    </w:p>
    <w:p w14:paraId="727C4F2F"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user_id</w:t>
      </w:r>
      <w:proofErr w:type="spellEnd"/>
      <w:r w:rsidRPr="000F39A8">
        <w:rPr>
          <w:rFonts w:ascii="Courier New" w:eastAsia="Times New Roman" w:hAnsi="Courier New" w:cs="Courier New"/>
          <w:b/>
          <w:bCs/>
          <w:lang w:val="uk-UA"/>
        </w:rPr>
        <w:t xml:space="preserve"> INTEGER UNIQUE,</w:t>
      </w:r>
    </w:p>
    <w:p w14:paraId="25F6C133"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text</w:t>
      </w:r>
      <w:proofErr w:type="spellEnd"/>
      <w:r w:rsidRPr="000F39A8">
        <w:rPr>
          <w:rFonts w:ascii="Courier New" w:eastAsia="Times New Roman" w:hAnsi="Courier New" w:cs="Courier New"/>
          <w:b/>
          <w:bCs/>
          <w:lang w:val="uk-UA"/>
        </w:rPr>
        <w:t xml:space="preserve"> TEXT NOT NULL,</w:t>
      </w:r>
    </w:p>
    <w:p w14:paraId="065E9693"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rating</w:t>
      </w:r>
      <w:proofErr w:type="spellEnd"/>
      <w:r w:rsidRPr="000F39A8">
        <w:rPr>
          <w:rFonts w:ascii="Courier New" w:eastAsia="Times New Roman" w:hAnsi="Courier New" w:cs="Courier New"/>
          <w:b/>
          <w:bCs/>
          <w:lang w:val="uk-UA"/>
        </w:rPr>
        <w:t xml:space="preserve"> INTEGER CHECK(</w:t>
      </w:r>
      <w:proofErr w:type="spellStart"/>
      <w:r w:rsidRPr="000F39A8">
        <w:rPr>
          <w:rFonts w:ascii="Courier New" w:eastAsia="Times New Roman" w:hAnsi="Courier New" w:cs="Courier New"/>
          <w:b/>
          <w:bCs/>
          <w:lang w:val="uk-UA"/>
        </w:rPr>
        <w:t>rating</w:t>
      </w:r>
      <w:proofErr w:type="spellEnd"/>
      <w:r w:rsidRPr="000F39A8">
        <w:rPr>
          <w:rFonts w:ascii="Courier New" w:eastAsia="Times New Roman" w:hAnsi="Courier New" w:cs="Courier New"/>
          <w:b/>
          <w:bCs/>
          <w:lang w:val="uk-UA"/>
        </w:rPr>
        <w:t xml:space="preserve"> BETWEEN 1 AND 10) NOT NULL,</w:t>
      </w:r>
    </w:p>
    <w:p w14:paraId="75C33F18"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created_at</w:t>
      </w:r>
      <w:proofErr w:type="spellEnd"/>
      <w:r w:rsidRPr="000F39A8">
        <w:rPr>
          <w:rFonts w:ascii="Courier New" w:eastAsia="Times New Roman" w:hAnsi="Courier New" w:cs="Courier New"/>
          <w:b/>
          <w:bCs/>
          <w:lang w:val="uk-UA"/>
        </w:rPr>
        <w:t xml:space="preserve"> DATETIME DEFAULT CURRENT_TIMESTAMP,</w:t>
      </w:r>
    </w:p>
    <w:p w14:paraId="5E5876AD"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FOREIGN KEY (</w:t>
      </w:r>
      <w:proofErr w:type="spellStart"/>
      <w:r w:rsidRPr="000F39A8">
        <w:rPr>
          <w:rFonts w:ascii="Courier New" w:eastAsia="Times New Roman" w:hAnsi="Courier New" w:cs="Courier New"/>
          <w:b/>
          <w:bCs/>
          <w:lang w:val="uk-UA"/>
        </w:rPr>
        <w:t>user_id</w:t>
      </w:r>
      <w:proofErr w:type="spellEnd"/>
      <w:r w:rsidRPr="000F39A8">
        <w:rPr>
          <w:rFonts w:ascii="Courier New" w:eastAsia="Times New Roman" w:hAnsi="Courier New" w:cs="Courier New"/>
          <w:b/>
          <w:bCs/>
          <w:lang w:val="uk-UA"/>
        </w:rPr>
        <w:t xml:space="preserve">) REFERENCES </w:t>
      </w:r>
      <w:proofErr w:type="spellStart"/>
      <w:r w:rsidRPr="000F39A8">
        <w:rPr>
          <w:rFonts w:ascii="Courier New" w:eastAsia="Times New Roman" w:hAnsi="Courier New" w:cs="Courier New"/>
          <w:b/>
          <w:bCs/>
          <w:lang w:val="uk-UA"/>
        </w:rPr>
        <w:t>users</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ON DELETE CASCADE</w:t>
      </w:r>
    </w:p>
    <w:p w14:paraId="02CDA78A"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w:t>
      </w:r>
    </w:p>
    <w:p w14:paraId="26A100B2" w14:textId="77777777" w:rsidR="00910D20" w:rsidRPr="000F39A8" w:rsidRDefault="00910D20" w:rsidP="000F39A8">
      <w:pPr>
        <w:spacing w:line="240" w:lineRule="auto"/>
        <w:rPr>
          <w:rFonts w:ascii="Courier New" w:eastAsia="Times New Roman" w:hAnsi="Courier New" w:cs="Courier New"/>
          <w:b/>
          <w:bCs/>
          <w:lang w:val="uk-UA"/>
        </w:rPr>
      </w:pPr>
    </w:p>
    <w:p w14:paraId="09A482EA"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CREATE TABLE IF NOT EXISTS </w:t>
      </w:r>
      <w:proofErr w:type="spellStart"/>
      <w:r w:rsidRPr="000F39A8">
        <w:rPr>
          <w:rFonts w:ascii="Courier New" w:eastAsia="Times New Roman" w:hAnsi="Courier New" w:cs="Courier New"/>
          <w:b/>
          <w:bCs/>
          <w:lang w:val="uk-UA"/>
        </w:rPr>
        <w:t>likes</w:t>
      </w:r>
      <w:proofErr w:type="spellEnd"/>
      <w:r w:rsidRPr="000F39A8">
        <w:rPr>
          <w:rFonts w:ascii="Courier New" w:eastAsia="Times New Roman" w:hAnsi="Courier New" w:cs="Courier New"/>
          <w:b/>
          <w:bCs/>
          <w:lang w:val="uk-UA"/>
        </w:rPr>
        <w:t xml:space="preserve"> (</w:t>
      </w:r>
    </w:p>
    <w:p w14:paraId="073EF1C0"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xml:space="preserve"> INTEGER PRIMARY KEY AUTOINCREMENT,</w:t>
      </w:r>
    </w:p>
    <w:p w14:paraId="14CD02B5"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user_id</w:t>
      </w:r>
      <w:proofErr w:type="spellEnd"/>
      <w:r w:rsidRPr="000F39A8">
        <w:rPr>
          <w:rFonts w:ascii="Courier New" w:eastAsia="Times New Roman" w:hAnsi="Courier New" w:cs="Courier New"/>
          <w:b/>
          <w:bCs/>
          <w:lang w:val="uk-UA"/>
        </w:rPr>
        <w:t xml:space="preserve"> INTEGER,</w:t>
      </w:r>
    </w:p>
    <w:p w14:paraId="17ED96D3"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feedback_id</w:t>
      </w:r>
      <w:proofErr w:type="spellEnd"/>
      <w:r w:rsidRPr="000F39A8">
        <w:rPr>
          <w:rFonts w:ascii="Courier New" w:eastAsia="Times New Roman" w:hAnsi="Courier New" w:cs="Courier New"/>
          <w:b/>
          <w:bCs/>
          <w:lang w:val="uk-UA"/>
        </w:rPr>
        <w:t xml:space="preserve"> INTEGER,</w:t>
      </w:r>
    </w:p>
    <w:p w14:paraId="10BFD18E"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is_like</w:t>
      </w:r>
      <w:proofErr w:type="spellEnd"/>
      <w:r w:rsidRPr="000F39A8">
        <w:rPr>
          <w:rFonts w:ascii="Courier New" w:eastAsia="Times New Roman" w:hAnsi="Courier New" w:cs="Courier New"/>
          <w:b/>
          <w:bCs/>
          <w:lang w:val="uk-UA"/>
        </w:rPr>
        <w:t xml:space="preserve"> BOOLEAN NOT NULL,</w:t>
      </w:r>
    </w:p>
    <w:p w14:paraId="29D6F134"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UNIQUE(</w:t>
      </w:r>
      <w:proofErr w:type="spellStart"/>
      <w:r w:rsidRPr="000F39A8">
        <w:rPr>
          <w:rFonts w:ascii="Courier New" w:eastAsia="Times New Roman" w:hAnsi="Courier New" w:cs="Courier New"/>
          <w:b/>
          <w:bCs/>
          <w:lang w:val="uk-UA"/>
        </w:rPr>
        <w:t>user_id</w:t>
      </w:r>
      <w:proofErr w:type="spellEnd"/>
      <w:r w:rsidRPr="000F39A8">
        <w:rPr>
          <w:rFonts w:ascii="Courier New" w:eastAsia="Times New Roman" w:hAnsi="Courier New" w:cs="Courier New"/>
          <w:b/>
          <w:bCs/>
          <w:lang w:val="uk-UA"/>
        </w:rPr>
        <w:t xml:space="preserve">, </w:t>
      </w:r>
      <w:proofErr w:type="spellStart"/>
      <w:r w:rsidRPr="000F39A8">
        <w:rPr>
          <w:rFonts w:ascii="Courier New" w:eastAsia="Times New Roman" w:hAnsi="Courier New" w:cs="Courier New"/>
          <w:b/>
          <w:bCs/>
          <w:lang w:val="uk-UA"/>
        </w:rPr>
        <w:t>feedback_id</w:t>
      </w:r>
      <w:proofErr w:type="spellEnd"/>
      <w:r w:rsidRPr="000F39A8">
        <w:rPr>
          <w:rFonts w:ascii="Courier New" w:eastAsia="Times New Roman" w:hAnsi="Courier New" w:cs="Courier New"/>
          <w:b/>
          <w:bCs/>
          <w:lang w:val="uk-UA"/>
        </w:rPr>
        <w:t>),</w:t>
      </w:r>
    </w:p>
    <w:p w14:paraId="35F02FB5"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FOREIGN KEY (</w:t>
      </w:r>
      <w:proofErr w:type="spellStart"/>
      <w:r w:rsidRPr="000F39A8">
        <w:rPr>
          <w:rFonts w:ascii="Courier New" w:eastAsia="Times New Roman" w:hAnsi="Courier New" w:cs="Courier New"/>
          <w:b/>
          <w:bCs/>
          <w:lang w:val="uk-UA"/>
        </w:rPr>
        <w:t>user_id</w:t>
      </w:r>
      <w:proofErr w:type="spellEnd"/>
      <w:r w:rsidRPr="000F39A8">
        <w:rPr>
          <w:rFonts w:ascii="Courier New" w:eastAsia="Times New Roman" w:hAnsi="Courier New" w:cs="Courier New"/>
          <w:b/>
          <w:bCs/>
          <w:lang w:val="uk-UA"/>
        </w:rPr>
        <w:t xml:space="preserve">) REFERENCES </w:t>
      </w:r>
      <w:proofErr w:type="spellStart"/>
      <w:r w:rsidRPr="000F39A8">
        <w:rPr>
          <w:rFonts w:ascii="Courier New" w:eastAsia="Times New Roman" w:hAnsi="Courier New" w:cs="Courier New"/>
          <w:b/>
          <w:bCs/>
          <w:lang w:val="uk-UA"/>
        </w:rPr>
        <w:t>users</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ON DELETE CASCADE,</w:t>
      </w:r>
    </w:p>
    <w:p w14:paraId="5A630819"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 xml:space="preserve">    FOREIGN KEY (</w:t>
      </w:r>
      <w:proofErr w:type="spellStart"/>
      <w:r w:rsidRPr="000F39A8">
        <w:rPr>
          <w:rFonts w:ascii="Courier New" w:eastAsia="Times New Roman" w:hAnsi="Courier New" w:cs="Courier New"/>
          <w:b/>
          <w:bCs/>
          <w:lang w:val="uk-UA"/>
        </w:rPr>
        <w:t>feedback_id</w:t>
      </w:r>
      <w:proofErr w:type="spellEnd"/>
      <w:r w:rsidRPr="000F39A8">
        <w:rPr>
          <w:rFonts w:ascii="Courier New" w:eastAsia="Times New Roman" w:hAnsi="Courier New" w:cs="Courier New"/>
          <w:b/>
          <w:bCs/>
          <w:lang w:val="uk-UA"/>
        </w:rPr>
        <w:t xml:space="preserve">) REFERENCES </w:t>
      </w:r>
      <w:proofErr w:type="spellStart"/>
      <w:r w:rsidRPr="000F39A8">
        <w:rPr>
          <w:rFonts w:ascii="Courier New" w:eastAsia="Times New Roman" w:hAnsi="Courier New" w:cs="Courier New"/>
          <w:b/>
          <w:bCs/>
          <w:lang w:val="uk-UA"/>
        </w:rPr>
        <w:t>feedback</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id</w:t>
      </w:r>
      <w:proofErr w:type="spellEnd"/>
      <w:r w:rsidRPr="000F39A8">
        <w:rPr>
          <w:rFonts w:ascii="Courier New" w:eastAsia="Times New Roman" w:hAnsi="Courier New" w:cs="Courier New"/>
          <w:b/>
          <w:bCs/>
          <w:lang w:val="uk-UA"/>
        </w:rPr>
        <w:t>) ON DELETE CASCADE</w:t>
      </w:r>
    </w:p>
    <w:p w14:paraId="243A7CA7"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w:t>
      </w:r>
    </w:p>
    <w:p w14:paraId="72CCD6C6" w14:textId="77777777" w:rsidR="00910D20" w:rsidRPr="000F39A8" w:rsidRDefault="00037421" w:rsidP="000F39A8">
      <w:pPr>
        <w:spacing w:line="240" w:lineRule="auto"/>
        <w:rPr>
          <w:rFonts w:ascii="Courier New" w:eastAsia="Times New Roman" w:hAnsi="Courier New" w:cs="Courier New"/>
          <w:b/>
          <w:bCs/>
          <w:lang w:val="uk-UA"/>
        </w:rPr>
      </w:pPr>
      <w:r w:rsidRPr="000F39A8">
        <w:rPr>
          <w:rFonts w:ascii="Courier New" w:eastAsia="Times New Roman" w:hAnsi="Courier New" w:cs="Courier New"/>
          <w:b/>
          <w:bCs/>
          <w:lang w:val="uk-UA"/>
        </w:rPr>
        <w:t>"""</w:t>
      </w:r>
    </w:p>
    <w:p w14:paraId="37586E67" w14:textId="77777777" w:rsidR="00910D20" w:rsidRPr="000F39A8" w:rsidRDefault="00910D20" w:rsidP="000F39A8">
      <w:pPr>
        <w:spacing w:line="240" w:lineRule="auto"/>
        <w:rPr>
          <w:rFonts w:ascii="Courier New" w:eastAsia="Times New Roman" w:hAnsi="Courier New" w:cs="Courier New"/>
          <w:b/>
          <w:bCs/>
          <w:lang w:val="uk-UA"/>
        </w:rPr>
      </w:pPr>
    </w:p>
    <w:p w14:paraId="569044A7"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cursor.executescript</w:t>
      </w:r>
      <w:proofErr w:type="spellEnd"/>
      <w:r w:rsidRPr="000F39A8">
        <w:rPr>
          <w:rFonts w:ascii="Courier New" w:eastAsia="Times New Roman" w:hAnsi="Courier New" w:cs="Courier New"/>
          <w:b/>
          <w:bCs/>
          <w:lang w:val="uk-UA"/>
        </w:rPr>
        <w:t>(</w:t>
      </w:r>
      <w:proofErr w:type="spellStart"/>
      <w:r w:rsidRPr="000F39A8">
        <w:rPr>
          <w:rFonts w:ascii="Courier New" w:eastAsia="Times New Roman" w:hAnsi="Courier New" w:cs="Courier New"/>
          <w:b/>
          <w:bCs/>
          <w:lang w:val="uk-UA"/>
        </w:rPr>
        <w:t>schema</w:t>
      </w:r>
      <w:proofErr w:type="spellEnd"/>
      <w:r w:rsidRPr="000F39A8">
        <w:rPr>
          <w:rFonts w:ascii="Courier New" w:eastAsia="Times New Roman" w:hAnsi="Courier New" w:cs="Courier New"/>
          <w:b/>
          <w:bCs/>
          <w:lang w:val="uk-UA"/>
        </w:rPr>
        <w:t>)</w:t>
      </w:r>
    </w:p>
    <w:p w14:paraId="77A68F55" w14:textId="77777777" w:rsidR="00910D20" w:rsidRPr="000F39A8"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conn.commit</w:t>
      </w:r>
      <w:proofErr w:type="spellEnd"/>
      <w:r w:rsidRPr="000F39A8">
        <w:rPr>
          <w:rFonts w:ascii="Courier New" w:eastAsia="Times New Roman" w:hAnsi="Courier New" w:cs="Courier New"/>
          <w:b/>
          <w:bCs/>
          <w:lang w:val="uk-UA"/>
        </w:rPr>
        <w:t>()</w:t>
      </w:r>
    </w:p>
    <w:p w14:paraId="61469690" w14:textId="5266D814" w:rsidR="00910D20" w:rsidRDefault="00037421" w:rsidP="000F39A8">
      <w:pPr>
        <w:spacing w:line="240" w:lineRule="auto"/>
        <w:rPr>
          <w:rFonts w:ascii="Courier New" w:eastAsia="Times New Roman" w:hAnsi="Courier New" w:cs="Courier New"/>
          <w:b/>
          <w:bCs/>
          <w:lang w:val="uk-UA"/>
        </w:rPr>
      </w:pPr>
      <w:proofErr w:type="spellStart"/>
      <w:r w:rsidRPr="000F39A8">
        <w:rPr>
          <w:rFonts w:ascii="Courier New" w:eastAsia="Times New Roman" w:hAnsi="Courier New" w:cs="Courier New"/>
          <w:b/>
          <w:bCs/>
          <w:lang w:val="uk-UA"/>
        </w:rPr>
        <w:t>conn.close</w:t>
      </w:r>
      <w:proofErr w:type="spellEnd"/>
      <w:r w:rsidRPr="000F39A8">
        <w:rPr>
          <w:rFonts w:ascii="Courier New" w:eastAsia="Times New Roman" w:hAnsi="Courier New" w:cs="Courier New"/>
          <w:b/>
          <w:bCs/>
          <w:lang w:val="uk-UA"/>
        </w:rPr>
        <w:t>()</w:t>
      </w:r>
    </w:p>
    <w:p w14:paraId="4E7C5453" w14:textId="12BBE4EC" w:rsidR="000F39A8" w:rsidRDefault="000F39A8" w:rsidP="000F39A8">
      <w:pPr>
        <w:spacing w:line="240" w:lineRule="auto"/>
        <w:rPr>
          <w:rFonts w:ascii="Courier New" w:eastAsia="Times New Roman" w:hAnsi="Courier New" w:cs="Courier New"/>
          <w:b/>
          <w:bCs/>
          <w:lang w:val="uk-UA"/>
        </w:rPr>
      </w:pPr>
    </w:p>
    <w:p w14:paraId="5EAB1BF5" w14:textId="77777777" w:rsidR="0081068E" w:rsidRDefault="0081068E" w:rsidP="0094764D">
      <w:pPr>
        <w:spacing w:line="240" w:lineRule="auto"/>
        <w:jc w:val="center"/>
        <w:rPr>
          <w:rFonts w:ascii="Times New Roman" w:eastAsia="Times New Roman" w:hAnsi="Times New Roman" w:cs="Times New Roman"/>
          <w:sz w:val="28"/>
          <w:szCs w:val="28"/>
          <w:lang w:val="uk-UA"/>
        </w:rPr>
      </w:pPr>
    </w:p>
    <w:p w14:paraId="4D49F35F" w14:textId="3437E078" w:rsidR="000F39A8" w:rsidRDefault="00892B5F" w:rsidP="0094764D">
      <w:pPr>
        <w:spacing w:line="24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ДОДАТОК Б</w:t>
      </w:r>
    </w:p>
    <w:p w14:paraId="2FC83C8A" w14:textId="47944D25" w:rsidR="00892B5F" w:rsidRDefault="00892B5F" w:rsidP="0094764D">
      <w:pPr>
        <w:spacing w:line="24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GB"/>
        </w:rPr>
        <w:t xml:space="preserve">SRS </w:t>
      </w:r>
      <w:r>
        <w:rPr>
          <w:rFonts w:ascii="Times New Roman" w:eastAsia="Times New Roman" w:hAnsi="Times New Roman" w:cs="Times New Roman"/>
          <w:sz w:val="28"/>
          <w:szCs w:val="28"/>
          <w:lang w:val="uk-UA"/>
        </w:rPr>
        <w:t>документ</w:t>
      </w:r>
    </w:p>
    <w:p w14:paraId="4688FEDA" w14:textId="2EC8F1BC" w:rsidR="00892B5F" w:rsidRDefault="00892B5F" w:rsidP="0094764D">
      <w:pPr>
        <w:pStyle w:val="af"/>
        <w:spacing w:before="0" w:beforeAutospacing="0" w:after="0" w:afterAutospacing="0"/>
        <w:ind w:right="720"/>
        <w:jc w:val="center"/>
      </w:pPr>
      <w:r>
        <w:rPr>
          <w:color w:val="000000"/>
          <w:sz w:val="28"/>
          <w:szCs w:val="28"/>
        </w:rPr>
        <w:t>(</w:t>
      </w:r>
      <w:proofErr w:type="spellStart"/>
      <w:r w:rsidR="00141AF3">
        <w:rPr>
          <w:color w:val="000000"/>
          <w:sz w:val="28"/>
          <w:szCs w:val="28"/>
          <w:u w:val="single"/>
        </w:rPr>
        <w:t>Веб</w:t>
      </w:r>
      <w:proofErr w:type="spellEnd"/>
      <w:r w:rsidR="00141AF3">
        <w:rPr>
          <w:color w:val="000000"/>
          <w:sz w:val="28"/>
          <w:szCs w:val="28"/>
          <w:u w:val="single"/>
        </w:rPr>
        <w:t xml:space="preserve"> </w:t>
      </w:r>
      <w:proofErr w:type="spellStart"/>
      <w:r w:rsidR="00141AF3">
        <w:rPr>
          <w:color w:val="000000"/>
          <w:sz w:val="28"/>
          <w:szCs w:val="28"/>
          <w:u w:val="single"/>
        </w:rPr>
        <w:t>застосунок</w:t>
      </w:r>
      <w:proofErr w:type="spellEnd"/>
      <w:r w:rsidR="0094764D">
        <w:rPr>
          <w:color w:val="000000"/>
          <w:sz w:val="28"/>
          <w:szCs w:val="28"/>
          <w:u w:val="single"/>
          <w:lang w:val="uk-UA"/>
        </w:rPr>
        <w:t xml:space="preserve"> </w:t>
      </w:r>
      <w:proofErr w:type="spellStart"/>
      <w:r>
        <w:rPr>
          <w:color w:val="000000"/>
          <w:sz w:val="28"/>
          <w:szCs w:val="28"/>
          <w:u w:val="single"/>
        </w:rPr>
        <w:t>для</w:t>
      </w:r>
      <w:proofErr w:type="spellEnd"/>
      <w:r>
        <w:rPr>
          <w:color w:val="000000"/>
          <w:sz w:val="28"/>
          <w:szCs w:val="28"/>
          <w:u w:val="single"/>
        </w:rPr>
        <w:t xml:space="preserve"> </w:t>
      </w:r>
      <w:proofErr w:type="spellStart"/>
      <w:r>
        <w:rPr>
          <w:color w:val="000000"/>
          <w:sz w:val="28"/>
          <w:szCs w:val="28"/>
          <w:u w:val="single"/>
        </w:rPr>
        <w:t>підтримки</w:t>
      </w:r>
      <w:proofErr w:type="spellEnd"/>
      <w:r>
        <w:rPr>
          <w:color w:val="000000"/>
          <w:sz w:val="28"/>
          <w:szCs w:val="28"/>
          <w:u w:val="single"/>
        </w:rPr>
        <w:t xml:space="preserve"> </w:t>
      </w:r>
      <w:proofErr w:type="spellStart"/>
      <w:r>
        <w:rPr>
          <w:color w:val="000000"/>
          <w:sz w:val="28"/>
          <w:szCs w:val="28"/>
          <w:u w:val="single"/>
        </w:rPr>
        <w:t>гри</w:t>
      </w:r>
      <w:proofErr w:type="spellEnd"/>
      <w:r>
        <w:rPr>
          <w:color w:val="000000"/>
          <w:sz w:val="28"/>
          <w:szCs w:val="28"/>
          <w:u w:val="single"/>
        </w:rPr>
        <w:t xml:space="preserve"> Brick Prince</w:t>
      </w:r>
      <w:r>
        <w:rPr>
          <w:color w:val="000000"/>
          <w:sz w:val="28"/>
          <w:szCs w:val="28"/>
        </w:rPr>
        <w:t>)</w:t>
      </w:r>
    </w:p>
    <w:p w14:paraId="10A5CF4F" w14:textId="2A237EEC" w:rsidR="00892B5F" w:rsidRDefault="00892B5F" w:rsidP="0094764D">
      <w:pPr>
        <w:pStyle w:val="af"/>
        <w:spacing w:before="0" w:beforeAutospacing="0" w:after="0" w:afterAutospacing="0"/>
        <w:ind w:right="720"/>
        <w:jc w:val="center"/>
      </w:pPr>
      <w:r>
        <w:rPr>
          <w:color w:val="000000"/>
          <w:sz w:val="28"/>
          <w:szCs w:val="28"/>
        </w:rPr>
        <w:t>(</w:t>
      </w:r>
      <w:proofErr w:type="spellStart"/>
      <w:r>
        <w:rPr>
          <w:color w:val="000000"/>
          <w:sz w:val="28"/>
          <w:szCs w:val="28"/>
        </w:rPr>
        <w:t>Балицький</w:t>
      </w:r>
      <w:proofErr w:type="spellEnd"/>
      <w:r>
        <w:rPr>
          <w:color w:val="000000"/>
          <w:sz w:val="28"/>
          <w:szCs w:val="28"/>
        </w:rPr>
        <w:t xml:space="preserve"> </w:t>
      </w:r>
      <w:proofErr w:type="spellStart"/>
      <w:r>
        <w:rPr>
          <w:color w:val="000000"/>
          <w:sz w:val="28"/>
          <w:szCs w:val="28"/>
        </w:rPr>
        <w:t>Ігор</w:t>
      </w:r>
      <w:proofErr w:type="spellEnd"/>
      <w:r>
        <w:rPr>
          <w:color w:val="000000"/>
          <w:sz w:val="28"/>
          <w:szCs w:val="28"/>
        </w:rPr>
        <w:t xml:space="preserve"> </w:t>
      </w:r>
      <w:proofErr w:type="spellStart"/>
      <w:r>
        <w:rPr>
          <w:color w:val="000000"/>
          <w:sz w:val="28"/>
          <w:szCs w:val="28"/>
        </w:rPr>
        <w:t>Олександрович</w:t>
      </w:r>
      <w:proofErr w:type="spellEnd"/>
      <w:r>
        <w:rPr>
          <w:color w:val="000000"/>
          <w:sz w:val="28"/>
          <w:szCs w:val="28"/>
        </w:rPr>
        <w:t>)</w:t>
      </w:r>
    </w:p>
    <w:p w14:paraId="440EC292" w14:textId="77777777" w:rsidR="00892B5F" w:rsidRDefault="00892B5F" w:rsidP="00892B5F">
      <w:pPr>
        <w:spacing w:after="240"/>
      </w:pPr>
    </w:p>
    <w:p w14:paraId="054B2FB6" w14:textId="77777777" w:rsidR="00892B5F" w:rsidRDefault="00892B5F" w:rsidP="00892B5F">
      <w:pPr>
        <w:pStyle w:val="af"/>
        <w:spacing w:before="0" w:beforeAutospacing="0" w:after="0" w:afterAutospacing="0"/>
        <w:ind w:right="720"/>
        <w:jc w:val="center"/>
      </w:pPr>
      <w:r>
        <w:rPr>
          <w:b/>
          <w:bCs/>
          <w:color w:val="000000"/>
          <w:sz w:val="36"/>
          <w:szCs w:val="36"/>
        </w:rPr>
        <w:t>Software Requirements Specification</w:t>
      </w:r>
    </w:p>
    <w:p w14:paraId="30721656" w14:textId="77777777" w:rsidR="00892B5F" w:rsidRDefault="00892B5F" w:rsidP="00892B5F"/>
    <w:p w14:paraId="23CFA415" w14:textId="77777777" w:rsidR="00892B5F" w:rsidRDefault="00892B5F" w:rsidP="00892B5F">
      <w:pPr>
        <w:pStyle w:val="af"/>
        <w:spacing w:before="0" w:beforeAutospacing="0" w:after="0" w:afterAutospacing="0"/>
        <w:ind w:right="720"/>
        <w:jc w:val="center"/>
      </w:pPr>
      <w:r>
        <w:rPr>
          <w:b/>
          <w:bCs/>
          <w:color w:val="000000"/>
          <w:sz w:val="36"/>
          <w:szCs w:val="36"/>
        </w:rPr>
        <w:t>Document</w:t>
      </w:r>
    </w:p>
    <w:p w14:paraId="6FD66E00" w14:textId="77777777" w:rsidR="00892B5F" w:rsidRDefault="00892B5F" w:rsidP="00892B5F">
      <w:pPr>
        <w:spacing w:after="240"/>
      </w:pPr>
      <w:r>
        <w:br/>
      </w:r>
      <w:r>
        <w:br/>
      </w:r>
      <w:r>
        <w:br/>
      </w:r>
      <w:r>
        <w:br/>
      </w:r>
      <w:r>
        <w:br/>
      </w:r>
      <w:r>
        <w:br/>
      </w:r>
      <w:r>
        <w:br/>
      </w:r>
      <w:r>
        <w:br/>
      </w:r>
      <w:r>
        <w:br/>
      </w:r>
      <w:r>
        <w:br/>
      </w:r>
      <w:r>
        <w:br/>
      </w:r>
      <w:r>
        <w:br/>
      </w:r>
      <w:r>
        <w:br/>
      </w:r>
    </w:p>
    <w:p w14:paraId="1046F4EF" w14:textId="77777777" w:rsidR="00892B5F" w:rsidRDefault="00892B5F" w:rsidP="00892B5F">
      <w:pPr>
        <w:pStyle w:val="af"/>
        <w:spacing w:before="0" w:beforeAutospacing="0" w:after="0" w:afterAutospacing="0"/>
        <w:ind w:right="720"/>
      </w:pPr>
      <w:r>
        <w:rPr>
          <w:b/>
          <w:bCs/>
          <w:color w:val="000000"/>
          <w:sz w:val="28"/>
          <w:szCs w:val="28"/>
        </w:rPr>
        <w:t>Version: 1</w:t>
      </w:r>
      <w:r>
        <w:rPr>
          <w:rStyle w:val="apple-tab-span"/>
          <w:color w:val="000000"/>
        </w:rPr>
        <w:tab/>
      </w:r>
      <w:r>
        <w:rPr>
          <w:b/>
          <w:bCs/>
          <w:color w:val="000000"/>
          <w:sz w:val="28"/>
          <w:szCs w:val="28"/>
        </w:rPr>
        <w:t>Date: (05/20/2025)</w:t>
      </w:r>
    </w:p>
    <w:p w14:paraId="0D2F1CEA" w14:textId="77777777" w:rsidR="00892B5F" w:rsidRDefault="00892B5F" w:rsidP="00892B5F">
      <w:pPr>
        <w:pStyle w:val="af"/>
        <w:spacing w:before="0" w:beforeAutospacing="0" w:after="80" w:afterAutospacing="0"/>
      </w:pPr>
      <w:r>
        <w:rPr>
          <w:color w:val="000000"/>
          <w:sz w:val="28"/>
          <w:szCs w:val="28"/>
        </w:rPr>
        <w:t xml:space="preserve">1. </w:t>
      </w:r>
      <w:proofErr w:type="spellStart"/>
      <w:r>
        <w:rPr>
          <w:color w:val="000000"/>
          <w:sz w:val="28"/>
          <w:szCs w:val="28"/>
        </w:rPr>
        <w:t>Вступ</w:t>
      </w:r>
      <w:proofErr w:type="spellEnd"/>
    </w:p>
    <w:p w14:paraId="6374F74D" w14:textId="77777777" w:rsidR="00892B5F" w:rsidRDefault="00892B5F" w:rsidP="00892B5F">
      <w:pPr>
        <w:pStyle w:val="af"/>
        <w:spacing w:before="280" w:beforeAutospacing="0" w:after="0" w:afterAutospacing="0"/>
      </w:pPr>
      <w:r>
        <w:rPr>
          <w:color w:val="000000"/>
          <w:sz w:val="28"/>
          <w:szCs w:val="28"/>
        </w:rPr>
        <w:t xml:space="preserve">1.1 </w:t>
      </w:r>
      <w:proofErr w:type="spellStart"/>
      <w:r>
        <w:rPr>
          <w:color w:val="000000"/>
          <w:sz w:val="28"/>
          <w:szCs w:val="28"/>
        </w:rPr>
        <w:t>Призначення</w:t>
      </w:r>
      <w:proofErr w:type="spellEnd"/>
    </w:p>
    <w:p w14:paraId="19402AF4" w14:textId="77777777" w:rsidR="00892B5F" w:rsidRDefault="00892B5F" w:rsidP="00892B5F">
      <w:pPr>
        <w:pStyle w:val="af"/>
        <w:spacing w:before="240" w:beforeAutospacing="0" w:after="240" w:afterAutospacing="0"/>
      </w:pP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документ</w:t>
      </w:r>
      <w:proofErr w:type="spellEnd"/>
      <w:r>
        <w:rPr>
          <w:color w:val="000000"/>
          <w:sz w:val="28"/>
          <w:szCs w:val="28"/>
        </w:rPr>
        <w:t xml:space="preserve"> є </w:t>
      </w:r>
      <w:proofErr w:type="spellStart"/>
      <w:r>
        <w:rPr>
          <w:color w:val="000000"/>
          <w:sz w:val="28"/>
          <w:szCs w:val="28"/>
        </w:rPr>
        <w:t>специфікацією</w:t>
      </w:r>
      <w:proofErr w:type="spellEnd"/>
      <w:r>
        <w:rPr>
          <w:color w:val="000000"/>
          <w:sz w:val="28"/>
          <w:szCs w:val="28"/>
        </w:rPr>
        <w:t xml:space="preserve"> </w:t>
      </w:r>
      <w:proofErr w:type="spellStart"/>
      <w:r>
        <w:rPr>
          <w:color w:val="000000"/>
          <w:sz w:val="28"/>
          <w:szCs w:val="28"/>
        </w:rPr>
        <w:t>програмних</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(SRS)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t>
      </w:r>
      <w:proofErr w:type="spellStart"/>
      <w:r>
        <w:rPr>
          <w:color w:val="000000"/>
          <w:sz w:val="28"/>
          <w:szCs w:val="28"/>
        </w:rPr>
        <w:t>Він</w:t>
      </w:r>
      <w:proofErr w:type="spellEnd"/>
      <w:r>
        <w:rPr>
          <w:color w:val="000000"/>
          <w:sz w:val="28"/>
          <w:szCs w:val="28"/>
        </w:rPr>
        <w:t xml:space="preserve"> </w:t>
      </w:r>
      <w:proofErr w:type="spellStart"/>
      <w:r>
        <w:rPr>
          <w:color w:val="000000"/>
          <w:sz w:val="28"/>
          <w:szCs w:val="28"/>
        </w:rPr>
        <w:t>призначений</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розробників</w:t>
      </w:r>
      <w:proofErr w:type="spellEnd"/>
      <w:r>
        <w:rPr>
          <w:color w:val="000000"/>
          <w:sz w:val="28"/>
          <w:szCs w:val="28"/>
        </w:rPr>
        <w:t xml:space="preserve">, </w:t>
      </w:r>
      <w:proofErr w:type="spellStart"/>
      <w:r>
        <w:rPr>
          <w:color w:val="000000"/>
          <w:sz w:val="28"/>
          <w:szCs w:val="28"/>
        </w:rPr>
        <w:t>тестувальників</w:t>
      </w:r>
      <w:proofErr w:type="spellEnd"/>
      <w:r>
        <w:rPr>
          <w:color w:val="000000"/>
          <w:sz w:val="28"/>
          <w:szCs w:val="28"/>
        </w:rPr>
        <w:t xml:space="preserve">, </w:t>
      </w:r>
      <w:proofErr w:type="spellStart"/>
      <w:r>
        <w:rPr>
          <w:color w:val="000000"/>
          <w:sz w:val="28"/>
          <w:szCs w:val="28"/>
        </w:rPr>
        <w:t>замовників</w:t>
      </w:r>
      <w:proofErr w:type="spellEnd"/>
      <w:r>
        <w:rPr>
          <w:color w:val="000000"/>
          <w:sz w:val="28"/>
          <w:szCs w:val="28"/>
        </w:rPr>
        <w:t xml:space="preserve">, </w:t>
      </w:r>
      <w:proofErr w:type="spellStart"/>
      <w:r>
        <w:rPr>
          <w:color w:val="000000"/>
          <w:sz w:val="28"/>
          <w:szCs w:val="28"/>
        </w:rPr>
        <w:t>технічних</w:t>
      </w:r>
      <w:proofErr w:type="spellEnd"/>
      <w:r>
        <w:rPr>
          <w:color w:val="000000"/>
          <w:sz w:val="28"/>
          <w:szCs w:val="28"/>
        </w:rPr>
        <w:t xml:space="preserve"> </w:t>
      </w:r>
      <w:proofErr w:type="spellStart"/>
      <w:r>
        <w:rPr>
          <w:color w:val="000000"/>
          <w:sz w:val="28"/>
          <w:szCs w:val="28"/>
        </w:rPr>
        <w:t>експертів</w:t>
      </w:r>
      <w:proofErr w:type="spellEnd"/>
      <w:r>
        <w:rPr>
          <w:color w:val="000000"/>
          <w:sz w:val="28"/>
          <w:szCs w:val="28"/>
        </w:rPr>
        <w:t xml:space="preserve"> і </w:t>
      </w:r>
      <w:proofErr w:type="spellStart"/>
      <w:r>
        <w:rPr>
          <w:color w:val="000000"/>
          <w:sz w:val="28"/>
          <w:szCs w:val="28"/>
        </w:rPr>
        <w:t>всіх</w:t>
      </w:r>
      <w:proofErr w:type="spellEnd"/>
      <w:r>
        <w:rPr>
          <w:color w:val="000000"/>
          <w:sz w:val="28"/>
          <w:szCs w:val="28"/>
        </w:rPr>
        <w:t xml:space="preserve"> </w:t>
      </w:r>
      <w:proofErr w:type="spellStart"/>
      <w:r>
        <w:rPr>
          <w:color w:val="000000"/>
          <w:sz w:val="28"/>
          <w:szCs w:val="28"/>
        </w:rPr>
        <w:t>зацікавлених</w:t>
      </w:r>
      <w:proofErr w:type="spellEnd"/>
      <w:r>
        <w:rPr>
          <w:color w:val="000000"/>
          <w:sz w:val="28"/>
          <w:szCs w:val="28"/>
        </w:rPr>
        <w:t xml:space="preserve"> </w:t>
      </w:r>
      <w:proofErr w:type="spellStart"/>
      <w:r>
        <w:rPr>
          <w:color w:val="000000"/>
          <w:sz w:val="28"/>
          <w:szCs w:val="28"/>
        </w:rPr>
        <w:t>сторін</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беруть</w:t>
      </w:r>
      <w:proofErr w:type="spellEnd"/>
      <w:r>
        <w:rPr>
          <w:color w:val="000000"/>
          <w:sz w:val="28"/>
          <w:szCs w:val="28"/>
        </w:rPr>
        <w:t xml:space="preserve"> </w:t>
      </w:r>
      <w:proofErr w:type="spellStart"/>
      <w:r>
        <w:rPr>
          <w:color w:val="000000"/>
          <w:sz w:val="28"/>
          <w:szCs w:val="28"/>
        </w:rPr>
        <w:t>участь</w:t>
      </w:r>
      <w:proofErr w:type="spellEnd"/>
      <w:r>
        <w:rPr>
          <w:color w:val="000000"/>
          <w:sz w:val="28"/>
          <w:szCs w:val="28"/>
        </w:rPr>
        <w:t xml:space="preserve"> у </w:t>
      </w:r>
      <w:proofErr w:type="spellStart"/>
      <w:r>
        <w:rPr>
          <w:color w:val="000000"/>
          <w:sz w:val="28"/>
          <w:szCs w:val="28"/>
        </w:rPr>
        <w:t>процесі</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тестування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підтримки</w:t>
      </w:r>
      <w:proofErr w:type="spellEnd"/>
      <w:r>
        <w:rPr>
          <w:color w:val="000000"/>
          <w:sz w:val="28"/>
          <w:szCs w:val="28"/>
        </w:rPr>
        <w:t xml:space="preserve"> </w:t>
      </w:r>
      <w:proofErr w:type="spellStart"/>
      <w:r>
        <w:rPr>
          <w:color w:val="000000"/>
          <w:sz w:val="28"/>
          <w:szCs w:val="28"/>
        </w:rPr>
        <w:t>даного</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Документ</w:t>
      </w:r>
      <w:proofErr w:type="spellEnd"/>
      <w:r>
        <w:rPr>
          <w:color w:val="000000"/>
          <w:sz w:val="28"/>
          <w:szCs w:val="28"/>
        </w:rPr>
        <w:t xml:space="preserve"> </w:t>
      </w:r>
      <w:proofErr w:type="spellStart"/>
      <w:r>
        <w:rPr>
          <w:color w:val="000000"/>
          <w:sz w:val="28"/>
          <w:szCs w:val="28"/>
        </w:rPr>
        <w:t>визначає</w:t>
      </w:r>
      <w:proofErr w:type="spellEnd"/>
      <w:r>
        <w:rPr>
          <w:color w:val="000000"/>
          <w:sz w:val="28"/>
          <w:szCs w:val="28"/>
        </w:rPr>
        <w:t xml:space="preserve"> </w:t>
      </w:r>
      <w:proofErr w:type="spellStart"/>
      <w:r>
        <w:rPr>
          <w:color w:val="000000"/>
          <w:sz w:val="28"/>
          <w:szCs w:val="28"/>
        </w:rPr>
        <w:t>функціональні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нефункціональні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встановлює</w:t>
      </w:r>
      <w:proofErr w:type="spellEnd"/>
      <w:r>
        <w:rPr>
          <w:color w:val="000000"/>
          <w:sz w:val="28"/>
          <w:szCs w:val="28"/>
        </w:rPr>
        <w:t xml:space="preserve"> </w:t>
      </w:r>
      <w:proofErr w:type="spellStart"/>
      <w:r>
        <w:rPr>
          <w:color w:val="000000"/>
          <w:sz w:val="28"/>
          <w:szCs w:val="28"/>
        </w:rPr>
        <w:t>межі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основні</w:t>
      </w:r>
      <w:proofErr w:type="spellEnd"/>
      <w:r>
        <w:rPr>
          <w:color w:val="000000"/>
          <w:sz w:val="28"/>
          <w:szCs w:val="28"/>
        </w:rPr>
        <w:t xml:space="preserve"> </w:t>
      </w:r>
      <w:proofErr w:type="spellStart"/>
      <w:r>
        <w:rPr>
          <w:color w:val="000000"/>
          <w:sz w:val="28"/>
          <w:szCs w:val="28"/>
        </w:rPr>
        <w:t>припущення</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реалізацію</w:t>
      </w:r>
      <w:proofErr w:type="spellEnd"/>
      <w:r>
        <w:rPr>
          <w:color w:val="000000"/>
          <w:sz w:val="28"/>
          <w:szCs w:val="28"/>
        </w:rPr>
        <w:t>.</w:t>
      </w:r>
    </w:p>
    <w:p w14:paraId="4DBC8E48" w14:textId="77777777" w:rsidR="00892B5F" w:rsidRDefault="00892B5F" w:rsidP="00892B5F">
      <w:pPr>
        <w:pStyle w:val="af"/>
        <w:spacing w:before="240" w:beforeAutospacing="0" w:after="240" w:afterAutospacing="0"/>
      </w:pPr>
      <w:proofErr w:type="spellStart"/>
      <w:r>
        <w:rPr>
          <w:color w:val="000000"/>
          <w:sz w:val="28"/>
          <w:szCs w:val="28"/>
        </w:rPr>
        <w:t>Метою</w:t>
      </w:r>
      <w:proofErr w:type="spellEnd"/>
      <w:r>
        <w:rPr>
          <w:color w:val="000000"/>
          <w:sz w:val="28"/>
          <w:szCs w:val="28"/>
        </w:rPr>
        <w:t xml:space="preserve"> </w:t>
      </w:r>
      <w:proofErr w:type="spellStart"/>
      <w:r>
        <w:rPr>
          <w:color w:val="000000"/>
          <w:sz w:val="28"/>
          <w:szCs w:val="28"/>
        </w:rPr>
        <w:t>документа</w:t>
      </w:r>
      <w:proofErr w:type="spellEnd"/>
      <w:r>
        <w:rPr>
          <w:color w:val="000000"/>
          <w:sz w:val="28"/>
          <w:szCs w:val="28"/>
        </w:rPr>
        <w:t xml:space="preserve"> є </w:t>
      </w:r>
      <w:proofErr w:type="spellStart"/>
      <w:r>
        <w:rPr>
          <w:color w:val="000000"/>
          <w:sz w:val="28"/>
          <w:szCs w:val="28"/>
        </w:rPr>
        <w:t>надання</w:t>
      </w:r>
      <w:proofErr w:type="spellEnd"/>
      <w:r>
        <w:rPr>
          <w:color w:val="000000"/>
          <w:sz w:val="28"/>
          <w:szCs w:val="28"/>
        </w:rPr>
        <w:t xml:space="preserve"> </w:t>
      </w:r>
      <w:proofErr w:type="spellStart"/>
      <w:r>
        <w:rPr>
          <w:color w:val="000000"/>
          <w:sz w:val="28"/>
          <w:szCs w:val="28"/>
        </w:rPr>
        <w:t>чітких</w:t>
      </w:r>
      <w:proofErr w:type="spellEnd"/>
      <w:r>
        <w:rPr>
          <w:color w:val="000000"/>
          <w:sz w:val="28"/>
          <w:szCs w:val="28"/>
        </w:rPr>
        <w:t xml:space="preserve"> і </w:t>
      </w:r>
      <w:proofErr w:type="spellStart"/>
      <w:r>
        <w:rPr>
          <w:color w:val="000000"/>
          <w:sz w:val="28"/>
          <w:szCs w:val="28"/>
        </w:rPr>
        <w:t>зрозумілих</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слугуватимуть</w:t>
      </w:r>
      <w:proofErr w:type="spellEnd"/>
      <w:r>
        <w:rPr>
          <w:color w:val="000000"/>
          <w:sz w:val="28"/>
          <w:szCs w:val="28"/>
        </w:rPr>
        <w:t xml:space="preserve"> </w:t>
      </w:r>
      <w:proofErr w:type="spellStart"/>
      <w:r>
        <w:rPr>
          <w:color w:val="000000"/>
          <w:sz w:val="28"/>
          <w:szCs w:val="28"/>
        </w:rPr>
        <w:t>основою</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 xml:space="preserve"> </w:t>
      </w:r>
      <w:proofErr w:type="spellStart"/>
      <w:r>
        <w:rPr>
          <w:color w:val="000000"/>
          <w:sz w:val="28"/>
          <w:szCs w:val="28"/>
        </w:rPr>
        <w:t>проєктування</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перевірки</w:t>
      </w:r>
      <w:proofErr w:type="spellEnd"/>
      <w:r>
        <w:rPr>
          <w:color w:val="000000"/>
          <w:sz w:val="28"/>
          <w:szCs w:val="28"/>
        </w:rPr>
        <w:t>.</w:t>
      </w:r>
    </w:p>
    <w:p w14:paraId="55AB5079" w14:textId="77777777" w:rsidR="00892B5F" w:rsidRDefault="00892B5F" w:rsidP="00892B5F">
      <w:pPr>
        <w:pStyle w:val="af"/>
        <w:spacing w:before="280" w:beforeAutospacing="0" w:after="0" w:afterAutospacing="0"/>
      </w:pPr>
      <w:r>
        <w:rPr>
          <w:color w:val="000000"/>
          <w:sz w:val="28"/>
          <w:szCs w:val="28"/>
        </w:rPr>
        <w:t xml:space="preserve">1.2 </w:t>
      </w:r>
      <w:proofErr w:type="spellStart"/>
      <w:r>
        <w:rPr>
          <w:color w:val="000000"/>
          <w:sz w:val="28"/>
          <w:szCs w:val="28"/>
        </w:rPr>
        <w:t>Область</w:t>
      </w:r>
      <w:proofErr w:type="spellEnd"/>
      <w:r>
        <w:rPr>
          <w:color w:val="000000"/>
          <w:sz w:val="28"/>
          <w:szCs w:val="28"/>
        </w:rPr>
        <w:t xml:space="preserve"> </w:t>
      </w:r>
      <w:proofErr w:type="spellStart"/>
      <w:r>
        <w:rPr>
          <w:color w:val="000000"/>
          <w:sz w:val="28"/>
          <w:szCs w:val="28"/>
        </w:rPr>
        <w:t>застосування</w:t>
      </w:r>
      <w:proofErr w:type="spellEnd"/>
    </w:p>
    <w:p w14:paraId="283B1683" w14:textId="77777777" w:rsidR="00892B5F" w:rsidRDefault="00892B5F" w:rsidP="00892B5F">
      <w:pPr>
        <w:pStyle w:val="af"/>
        <w:spacing w:before="240" w:beforeAutospacing="0" w:after="240" w:afterAutospacing="0"/>
      </w:pPr>
      <w:r>
        <w:rPr>
          <w:color w:val="000000"/>
          <w:sz w:val="28"/>
          <w:szCs w:val="28"/>
        </w:rPr>
        <w:t xml:space="preserve">Brick Prince —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сучасний</w:t>
      </w:r>
      <w:proofErr w:type="spellEnd"/>
      <w:r>
        <w:rPr>
          <w:color w:val="000000"/>
          <w:sz w:val="28"/>
          <w:szCs w:val="28"/>
        </w:rPr>
        <w:t xml:space="preserve"> </w:t>
      </w:r>
      <w:proofErr w:type="spellStart"/>
      <w:r>
        <w:rPr>
          <w:color w:val="000000"/>
          <w:sz w:val="28"/>
          <w:szCs w:val="28"/>
        </w:rPr>
        <w:t>вебзастосунок</w:t>
      </w:r>
      <w:proofErr w:type="spellEnd"/>
      <w:r>
        <w:rPr>
          <w:color w:val="000000"/>
          <w:sz w:val="28"/>
          <w:szCs w:val="28"/>
        </w:rPr>
        <w:t xml:space="preserve">, </w:t>
      </w:r>
      <w:proofErr w:type="spellStart"/>
      <w:r>
        <w:rPr>
          <w:color w:val="000000"/>
          <w:sz w:val="28"/>
          <w:szCs w:val="28"/>
        </w:rPr>
        <w:t>розроблений</w:t>
      </w:r>
      <w:proofErr w:type="spellEnd"/>
      <w:r>
        <w:rPr>
          <w:color w:val="000000"/>
          <w:sz w:val="28"/>
          <w:szCs w:val="28"/>
        </w:rPr>
        <w:t xml:space="preserve"> </w:t>
      </w:r>
      <w:proofErr w:type="spellStart"/>
      <w:r>
        <w:rPr>
          <w:color w:val="000000"/>
          <w:sz w:val="28"/>
          <w:szCs w:val="28"/>
        </w:rPr>
        <w:t>як</w:t>
      </w:r>
      <w:proofErr w:type="spellEnd"/>
      <w:r>
        <w:rPr>
          <w:color w:val="000000"/>
          <w:sz w:val="28"/>
          <w:szCs w:val="28"/>
        </w:rPr>
        <w:t xml:space="preserve"> </w:t>
      </w:r>
      <w:proofErr w:type="spellStart"/>
      <w:r>
        <w:rPr>
          <w:color w:val="000000"/>
          <w:sz w:val="28"/>
          <w:szCs w:val="28"/>
        </w:rPr>
        <w:t>інформаційна</w:t>
      </w:r>
      <w:proofErr w:type="spellEnd"/>
      <w:r>
        <w:rPr>
          <w:color w:val="000000"/>
          <w:sz w:val="28"/>
          <w:szCs w:val="28"/>
        </w:rPr>
        <w:t xml:space="preserve"> </w:t>
      </w:r>
      <w:proofErr w:type="spellStart"/>
      <w:r>
        <w:rPr>
          <w:color w:val="000000"/>
          <w:sz w:val="28"/>
          <w:szCs w:val="28"/>
        </w:rPr>
        <w:t>платформа</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підтримки</w:t>
      </w:r>
      <w:proofErr w:type="spellEnd"/>
      <w:r>
        <w:rPr>
          <w:color w:val="000000"/>
          <w:sz w:val="28"/>
          <w:szCs w:val="28"/>
        </w:rPr>
        <w:t xml:space="preserve"> </w:t>
      </w:r>
      <w:proofErr w:type="spellStart"/>
      <w:r>
        <w:rPr>
          <w:color w:val="000000"/>
          <w:sz w:val="28"/>
          <w:szCs w:val="28"/>
        </w:rPr>
        <w:t>мобільної</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однойменного</w:t>
      </w:r>
      <w:proofErr w:type="spellEnd"/>
      <w:r>
        <w:rPr>
          <w:color w:val="000000"/>
          <w:sz w:val="28"/>
          <w:szCs w:val="28"/>
        </w:rPr>
        <w:t xml:space="preserve"> </w:t>
      </w:r>
      <w:proofErr w:type="spellStart"/>
      <w:r>
        <w:rPr>
          <w:color w:val="000000"/>
          <w:sz w:val="28"/>
          <w:szCs w:val="28"/>
        </w:rPr>
        <w:t>ігрового</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w:t>
      </w: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користувачам</w:t>
      </w:r>
      <w:proofErr w:type="spellEnd"/>
      <w:r>
        <w:rPr>
          <w:color w:val="000000"/>
          <w:sz w:val="28"/>
          <w:szCs w:val="28"/>
        </w:rPr>
        <w:t xml:space="preserve"> </w:t>
      </w:r>
      <w:proofErr w:type="spellStart"/>
      <w:r>
        <w:rPr>
          <w:color w:val="000000"/>
          <w:sz w:val="28"/>
          <w:szCs w:val="28"/>
        </w:rPr>
        <w:t>отримувати</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 xml:space="preserve">, </w:t>
      </w:r>
      <w:proofErr w:type="spellStart"/>
      <w:r>
        <w:rPr>
          <w:color w:val="000000"/>
          <w:sz w:val="28"/>
          <w:szCs w:val="28"/>
        </w:rPr>
        <w:t>стежити</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новинами</w:t>
      </w:r>
      <w:proofErr w:type="spellEnd"/>
      <w:r>
        <w:rPr>
          <w:color w:val="000000"/>
          <w:sz w:val="28"/>
          <w:szCs w:val="28"/>
        </w:rPr>
        <w:t xml:space="preserve">, </w:t>
      </w:r>
      <w:proofErr w:type="spellStart"/>
      <w:r>
        <w:rPr>
          <w:color w:val="000000"/>
          <w:sz w:val="28"/>
          <w:szCs w:val="28"/>
        </w:rPr>
        <w:t>залишати</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оцінювати</w:t>
      </w:r>
      <w:proofErr w:type="spellEnd"/>
      <w:r>
        <w:rPr>
          <w:color w:val="000000"/>
          <w:sz w:val="28"/>
          <w:szCs w:val="28"/>
        </w:rPr>
        <w:t xml:space="preserve"> </w:t>
      </w:r>
      <w:proofErr w:type="spellStart"/>
      <w:r>
        <w:rPr>
          <w:color w:val="000000"/>
          <w:sz w:val="28"/>
          <w:szCs w:val="28"/>
        </w:rPr>
        <w:t>інші</w:t>
      </w:r>
      <w:proofErr w:type="spellEnd"/>
      <w:r>
        <w:rPr>
          <w:color w:val="000000"/>
          <w:sz w:val="28"/>
          <w:szCs w:val="28"/>
        </w:rPr>
        <w:t xml:space="preserve"> </w:t>
      </w:r>
      <w:proofErr w:type="spellStart"/>
      <w:r>
        <w:rPr>
          <w:color w:val="000000"/>
          <w:sz w:val="28"/>
          <w:szCs w:val="28"/>
        </w:rPr>
        <w:t>коментарі</w:t>
      </w:r>
      <w:proofErr w:type="spellEnd"/>
      <w:r>
        <w:rPr>
          <w:color w:val="000000"/>
          <w:sz w:val="28"/>
          <w:szCs w:val="28"/>
        </w:rPr>
        <w:t xml:space="preserve">, а </w:t>
      </w:r>
      <w:proofErr w:type="spellStart"/>
      <w:r>
        <w:rPr>
          <w:color w:val="000000"/>
          <w:sz w:val="28"/>
          <w:szCs w:val="28"/>
        </w:rPr>
        <w:t>адміністраторам</w:t>
      </w:r>
      <w:proofErr w:type="spellEnd"/>
      <w:r>
        <w:rPr>
          <w:color w:val="000000"/>
          <w:sz w:val="28"/>
          <w:szCs w:val="28"/>
        </w:rPr>
        <w:t xml:space="preserve"> — </w:t>
      </w:r>
      <w:proofErr w:type="spellStart"/>
      <w:r>
        <w:rPr>
          <w:color w:val="000000"/>
          <w:sz w:val="28"/>
          <w:szCs w:val="28"/>
        </w:rPr>
        <w:t>модерувати</w:t>
      </w:r>
      <w:proofErr w:type="spellEnd"/>
      <w:r>
        <w:rPr>
          <w:color w:val="000000"/>
          <w:sz w:val="28"/>
          <w:szCs w:val="28"/>
        </w:rPr>
        <w:t xml:space="preserve"> </w:t>
      </w:r>
      <w:proofErr w:type="spellStart"/>
      <w:r>
        <w:rPr>
          <w:color w:val="000000"/>
          <w:sz w:val="28"/>
          <w:szCs w:val="28"/>
        </w:rPr>
        <w:t>контент</w:t>
      </w:r>
      <w:proofErr w:type="spellEnd"/>
      <w:r>
        <w:rPr>
          <w:color w:val="000000"/>
          <w:sz w:val="28"/>
          <w:szCs w:val="28"/>
        </w:rPr>
        <w:t xml:space="preserve"> і </w:t>
      </w:r>
      <w:proofErr w:type="spellStart"/>
      <w:r>
        <w:rPr>
          <w:color w:val="000000"/>
          <w:sz w:val="28"/>
          <w:szCs w:val="28"/>
        </w:rPr>
        <w:t>керувати</w:t>
      </w:r>
      <w:proofErr w:type="spellEnd"/>
      <w:r>
        <w:rPr>
          <w:color w:val="000000"/>
          <w:sz w:val="28"/>
          <w:szCs w:val="28"/>
        </w:rPr>
        <w:t xml:space="preserve"> </w:t>
      </w:r>
      <w:proofErr w:type="spellStart"/>
      <w:r>
        <w:rPr>
          <w:color w:val="000000"/>
          <w:sz w:val="28"/>
          <w:szCs w:val="28"/>
        </w:rPr>
        <w:t>користувачами</w:t>
      </w:r>
      <w:proofErr w:type="spellEnd"/>
      <w:r>
        <w:rPr>
          <w:color w:val="000000"/>
          <w:sz w:val="28"/>
          <w:szCs w:val="28"/>
        </w:rPr>
        <w:t>.</w:t>
      </w:r>
    </w:p>
    <w:p w14:paraId="7DDB7049" w14:textId="77777777" w:rsidR="00892B5F" w:rsidRDefault="00892B5F" w:rsidP="00892B5F">
      <w:pPr>
        <w:pStyle w:val="af"/>
        <w:spacing w:before="240" w:beforeAutospacing="0" w:after="240" w:afterAutospacing="0"/>
      </w:pPr>
      <w:proofErr w:type="spellStart"/>
      <w:r>
        <w:rPr>
          <w:color w:val="000000"/>
          <w:sz w:val="28"/>
          <w:szCs w:val="28"/>
        </w:rPr>
        <w:lastRenderedPageBreak/>
        <w:t>Система</w:t>
      </w:r>
      <w:proofErr w:type="spellEnd"/>
      <w:r>
        <w:rPr>
          <w:color w:val="000000"/>
          <w:sz w:val="28"/>
          <w:szCs w:val="28"/>
        </w:rPr>
        <w:t xml:space="preserve"> </w:t>
      </w:r>
      <w:proofErr w:type="spellStart"/>
      <w:r>
        <w:rPr>
          <w:color w:val="000000"/>
          <w:sz w:val="28"/>
          <w:szCs w:val="28"/>
        </w:rPr>
        <w:t>охоплює</w:t>
      </w:r>
      <w:proofErr w:type="spellEnd"/>
      <w:r>
        <w:rPr>
          <w:color w:val="000000"/>
          <w:sz w:val="28"/>
          <w:szCs w:val="28"/>
        </w:rPr>
        <w:t xml:space="preserve"> </w:t>
      </w:r>
      <w:proofErr w:type="spellStart"/>
      <w:r>
        <w:rPr>
          <w:color w:val="000000"/>
          <w:sz w:val="28"/>
          <w:szCs w:val="28"/>
        </w:rPr>
        <w:t>такі</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w:t>
      </w:r>
    </w:p>
    <w:p w14:paraId="666F9269" w14:textId="77777777" w:rsidR="00892B5F" w:rsidRDefault="00892B5F" w:rsidP="00892B5F">
      <w:pPr>
        <w:pStyle w:val="af"/>
        <w:numPr>
          <w:ilvl w:val="0"/>
          <w:numId w:val="13"/>
        </w:numPr>
        <w:spacing w:before="240" w:beforeAutospacing="0" w:after="0" w:afterAutospacing="0"/>
        <w:textAlignment w:val="baseline"/>
        <w:rPr>
          <w:color w:val="000000"/>
          <w:sz w:val="28"/>
          <w:szCs w:val="28"/>
        </w:rPr>
      </w:pPr>
      <w:proofErr w:type="spellStart"/>
      <w:r>
        <w:rPr>
          <w:color w:val="000000"/>
          <w:sz w:val="28"/>
          <w:szCs w:val="28"/>
        </w:rPr>
        <w:t>реєстрація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вхід</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p>
    <w:p w14:paraId="6150A394" w14:textId="77777777" w:rsidR="00892B5F" w:rsidRDefault="00892B5F" w:rsidP="00892B5F">
      <w:pPr>
        <w:pStyle w:val="af"/>
        <w:numPr>
          <w:ilvl w:val="0"/>
          <w:numId w:val="13"/>
        </w:numPr>
        <w:spacing w:before="0" w:beforeAutospacing="0" w:after="0" w:afterAutospacing="0"/>
        <w:textAlignment w:val="baseline"/>
        <w:rPr>
          <w:color w:val="000000"/>
          <w:sz w:val="28"/>
          <w:szCs w:val="28"/>
        </w:rPr>
      </w:pP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w:t>
      </w:r>
    </w:p>
    <w:p w14:paraId="6DA05202" w14:textId="77777777" w:rsidR="00892B5F" w:rsidRDefault="00892B5F" w:rsidP="00892B5F">
      <w:pPr>
        <w:pStyle w:val="af"/>
        <w:numPr>
          <w:ilvl w:val="0"/>
          <w:numId w:val="13"/>
        </w:numPr>
        <w:spacing w:before="0" w:beforeAutospacing="0" w:after="0" w:afterAutospacing="0"/>
        <w:textAlignment w:val="baseline"/>
        <w:rPr>
          <w:color w:val="000000"/>
          <w:sz w:val="28"/>
          <w:szCs w:val="28"/>
        </w:rPr>
      </w:pPr>
      <w:proofErr w:type="spellStart"/>
      <w:r>
        <w:rPr>
          <w:color w:val="000000"/>
          <w:sz w:val="28"/>
          <w:szCs w:val="28"/>
        </w:rPr>
        <w:t>завантаження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email;</w:t>
      </w:r>
    </w:p>
    <w:p w14:paraId="3A77107C" w14:textId="77777777" w:rsidR="00892B5F" w:rsidRDefault="00892B5F" w:rsidP="00892B5F">
      <w:pPr>
        <w:pStyle w:val="af"/>
        <w:numPr>
          <w:ilvl w:val="0"/>
          <w:numId w:val="13"/>
        </w:numPr>
        <w:spacing w:before="0" w:beforeAutospacing="0" w:after="0" w:afterAutospacing="0"/>
        <w:textAlignment w:val="baseline"/>
        <w:rPr>
          <w:color w:val="000000"/>
          <w:sz w:val="28"/>
          <w:szCs w:val="28"/>
        </w:rPr>
      </w:pP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редагування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04C04555" w14:textId="77777777" w:rsidR="00892B5F" w:rsidRDefault="00892B5F" w:rsidP="00892B5F">
      <w:pPr>
        <w:pStyle w:val="af"/>
        <w:numPr>
          <w:ilvl w:val="0"/>
          <w:numId w:val="13"/>
        </w:numPr>
        <w:spacing w:before="0" w:beforeAutospacing="0" w:after="0" w:afterAutospacing="0"/>
        <w:textAlignment w:val="baseline"/>
        <w:rPr>
          <w:color w:val="000000"/>
          <w:sz w:val="28"/>
          <w:szCs w:val="28"/>
        </w:rPr>
      </w:pPr>
      <w:proofErr w:type="spellStart"/>
      <w:r>
        <w:rPr>
          <w:color w:val="000000"/>
          <w:sz w:val="28"/>
          <w:szCs w:val="28"/>
        </w:rPr>
        <w:t>оцінка</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лайки</w:t>
      </w:r>
      <w:proofErr w:type="spellEnd"/>
      <w:r>
        <w:rPr>
          <w:color w:val="000000"/>
          <w:sz w:val="28"/>
          <w:szCs w:val="28"/>
        </w:rPr>
        <w:t>/</w:t>
      </w:r>
      <w:proofErr w:type="spellStart"/>
      <w:r>
        <w:rPr>
          <w:color w:val="000000"/>
          <w:sz w:val="28"/>
          <w:szCs w:val="28"/>
        </w:rPr>
        <w:t>дизлайки</w:t>
      </w:r>
      <w:proofErr w:type="spellEnd"/>
      <w:r>
        <w:rPr>
          <w:color w:val="000000"/>
          <w:sz w:val="28"/>
          <w:szCs w:val="28"/>
        </w:rPr>
        <w:t>;</w:t>
      </w:r>
    </w:p>
    <w:p w14:paraId="5F309103" w14:textId="77777777" w:rsidR="00892B5F" w:rsidRDefault="00892B5F" w:rsidP="00892B5F">
      <w:pPr>
        <w:pStyle w:val="af"/>
        <w:numPr>
          <w:ilvl w:val="0"/>
          <w:numId w:val="13"/>
        </w:numPr>
        <w:spacing w:before="0" w:beforeAutospacing="0" w:after="0" w:afterAutospacing="0"/>
        <w:textAlignment w:val="baseline"/>
        <w:rPr>
          <w:color w:val="000000"/>
          <w:sz w:val="28"/>
          <w:szCs w:val="28"/>
        </w:rPr>
      </w:pPr>
      <w:proofErr w:type="spellStart"/>
      <w:r>
        <w:rPr>
          <w:color w:val="000000"/>
          <w:sz w:val="28"/>
          <w:szCs w:val="28"/>
        </w:rPr>
        <w:t>панель</w:t>
      </w:r>
      <w:proofErr w:type="spellEnd"/>
      <w:r>
        <w:rPr>
          <w:color w:val="000000"/>
          <w:sz w:val="28"/>
          <w:szCs w:val="28"/>
        </w:rPr>
        <w:t xml:space="preserve"> </w:t>
      </w:r>
      <w:proofErr w:type="spellStart"/>
      <w:r>
        <w:rPr>
          <w:color w:val="000000"/>
          <w:sz w:val="28"/>
          <w:szCs w:val="28"/>
        </w:rPr>
        <w:t>адміністратора</w:t>
      </w:r>
      <w:proofErr w:type="spellEnd"/>
      <w:r>
        <w:rPr>
          <w:color w:val="000000"/>
          <w:sz w:val="28"/>
          <w:szCs w:val="28"/>
        </w:rPr>
        <w:t xml:space="preserve"> з </w:t>
      </w:r>
      <w:proofErr w:type="spellStart"/>
      <w:r>
        <w:rPr>
          <w:color w:val="000000"/>
          <w:sz w:val="28"/>
          <w:szCs w:val="28"/>
        </w:rPr>
        <w:t>доступом</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653816B3" w14:textId="77777777" w:rsidR="00892B5F" w:rsidRDefault="00892B5F" w:rsidP="00892B5F">
      <w:pPr>
        <w:pStyle w:val="af"/>
        <w:numPr>
          <w:ilvl w:val="0"/>
          <w:numId w:val="13"/>
        </w:numPr>
        <w:spacing w:before="0" w:beforeAutospacing="0" w:after="240" w:afterAutospacing="0"/>
        <w:textAlignment w:val="baseline"/>
        <w:rPr>
          <w:color w:val="000000"/>
          <w:sz w:val="28"/>
          <w:szCs w:val="28"/>
        </w:rPr>
      </w:pP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багатомовного</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w:t>
      </w:r>
      <w:r>
        <w:rPr>
          <w:color w:val="000000"/>
          <w:sz w:val="28"/>
          <w:szCs w:val="28"/>
        </w:rPr>
        <w:br/>
      </w:r>
      <w:r>
        <w:rPr>
          <w:color w:val="000000"/>
          <w:sz w:val="28"/>
          <w:szCs w:val="28"/>
        </w:rPr>
        <w:br/>
      </w:r>
    </w:p>
    <w:p w14:paraId="33CBBF79" w14:textId="77777777" w:rsidR="00892B5F" w:rsidRDefault="00892B5F" w:rsidP="00892B5F">
      <w:pPr>
        <w:pStyle w:val="af"/>
        <w:spacing w:before="240" w:beforeAutospacing="0" w:after="240" w:afterAutospacing="0"/>
      </w:pPr>
      <w:proofErr w:type="spellStart"/>
      <w:r>
        <w:rPr>
          <w:color w:val="000000"/>
          <w:sz w:val="28"/>
          <w:szCs w:val="28"/>
        </w:rPr>
        <w:t>Програмне</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призначене</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сучасні</w:t>
      </w:r>
      <w:proofErr w:type="spellEnd"/>
      <w:r>
        <w:rPr>
          <w:color w:val="000000"/>
          <w:sz w:val="28"/>
          <w:szCs w:val="28"/>
        </w:rPr>
        <w:t xml:space="preserve"> </w:t>
      </w:r>
      <w:proofErr w:type="spellStart"/>
      <w:r>
        <w:rPr>
          <w:color w:val="000000"/>
          <w:sz w:val="28"/>
          <w:szCs w:val="28"/>
        </w:rPr>
        <w:t>веб</w:t>
      </w:r>
      <w:proofErr w:type="spellEnd"/>
      <w:r>
        <w:rPr>
          <w:color w:val="000000"/>
          <w:sz w:val="28"/>
          <w:szCs w:val="28"/>
        </w:rPr>
        <w:t xml:space="preserve"> </w:t>
      </w:r>
      <w:proofErr w:type="spellStart"/>
      <w:r>
        <w:rPr>
          <w:color w:val="000000"/>
          <w:sz w:val="28"/>
          <w:szCs w:val="28"/>
        </w:rPr>
        <w:t>браузери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настільних</w:t>
      </w:r>
      <w:proofErr w:type="spellEnd"/>
      <w:r>
        <w:rPr>
          <w:color w:val="000000"/>
          <w:sz w:val="28"/>
          <w:szCs w:val="28"/>
        </w:rPr>
        <w:t xml:space="preserve"> </w:t>
      </w:r>
      <w:proofErr w:type="spellStart"/>
      <w:r>
        <w:rPr>
          <w:color w:val="000000"/>
          <w:sz w:val="28"/>
          <w:szCs w:val="28"/>
        </w:rPr>
        <w:t>комп’ютерах</w:t>
      </w:r>
      <w:proofErr w:type="spellEnd"/>
      <w:r>
        <w:rPr>
          <w:color w:val="000000"/>
          <w:sz w:val="28"/>
          <w:szCs w:val="28"/>
        </w:rPr>
        <w:t xml:space="preserve"> і </w:t>
      </w:r>
      <w:proofErr w:type="spellStart"/>
      <w:r>
        <w:rPr>
          <w:color w:val="000000"/>
          <w:sz w:val="28"/>
          <w:szCs w:val="28"/>
        </w:rPr>
        <w:t>мобільних</w:t>
      </w:r>
      <w:proofErr w:type="spellEnd"/>
      <w:r>
        <w:rPr>
          <w:color w:val="000000"/>
          <w:sz w:val="28"/>
          <w:szCs w:val="28"/>
        </w:rPr>
        <w:t xml:space="preserve"> </w:t>
      </w:r>
      <w:proofErr w:type="spellStart"/>
      <w:r>
        <w:rPr>
          <w:color w:val="000000"/>
          <w:sz w:val="28"/>
          <w:szCs w:val="28"/>
        </w:rPr>
        <w:t>пристроях</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включає</w:t>
      </w:r>
      <w:proofErr w:type="spellEnd"/>
      <w:r>
        <w:rPr>
          <w:color w:val="000000"/>
          <w:sz w:val="28"/>
          <w:szCs w:val="28"/>
        </w:rPr>
        <w:t xml:space="preserve"> </w:t>
      </w:r>
      <w:proofErr w:type="spellStart"/>
      <w:r>
        <w:rPr>
          <w:color w:val="000000"/>
          <w:sz w:val="28"/>
          <w:szCs w:val="28"/>
        </w:rPr>
        <w:t>безпосередньо</w:t>
      </w:r>
      <w:proofErr w:type="spellEnd"/>
      <w:r>
        <w:rPr>
          <w:color w:val="000000"/>
          <w:sz w:val="28"/>
          <w:szCs w:val="28"/>
        </w:rPr>
        <w:t xml:space="preserve"> </w:t>
      </w:r>
      <w:proofErr w:type="spellStart"/>
      <w:r>
        <w:rPr>
          <w:color w:val="000000"/>
          <w:sz w:val="28"/>
          <w:szCs w:val="28"/>
        </w:rPr>
        <w:t>геймплей</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серверну</w:t>
      </w:r>
      <w:proofErr w:type="spellEnd"/>
      <w:r>
        <w:rPr>
          <w:color w:val="000000"/>
          <w:sz w:val="28"/>
          <w:szCs w:val="28"/>
        </w:rPr>
        <w:t xml:space="preserve"> </w:t>
      </w:r>
      <w:proofErr w:type="spellStart"/>
      <w:r>
        <w:rPr>
          <w:color w:val="000000"/>
          <w:sz w:val="28"/>
          <w:szCs w:val="28"/>
        </w:rPr>
        <w:t>частину</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внутрішньоігрового</w:t>
      </w:r>
      <w:proofErr w:type="spellEnd"/>
      <w:r>
        <w:rPr>
          <w:color w:val="000000"/>
          <w:sz w:val="28"/>
          <w:szCs w:val="28"/>
        </w:rPr>
        <w:t xml:space="preserve"> </w:t>
      </w:r>
      <w:proofErr w:type="spellStart"/>
      <w:r>
        <w:rPr>
          <w:color w:val="000000"/>
          <w:sz w:val="28"/>
          <w:szCs w:val="28"/>
        </w:rPr>
        <w:t>процесу</w:t>
      </w:r>
      <w:proofErr w:type="spellEnd"/>
      <w:r>
        <w:rPr>
          <w:color w:val="000000"/>
          <w:sz w:val="28"/>
          <w:szCs w:val="28"/>
        </w:rPr>
        <w:t xml:space="preserve"> —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зовнішню</w:t>
      </w:r>
      <w:proofErr w:type="spellEnd"/>
      <w:r>
        <w:rPr>
          <w:color w:val="000000"/>
          <w:sz w:val="28"/>
          <w:szCs w:val="28"/>
        </w:rPr>
        <w:t xml:space="preserve"> </w:t>
      </w:r>
      <w:proofErr w:type="spellStart"/>
      <w:r>
        <w:rPr>
          <w:color w:val="000000"/>
          <w:sz w:val="28"/>
          <w:szCs w:val="28"/>
        </w:rPr>
        <w:t>підтримку</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з </w:t>
      </w:r>
      <w:proofErr w:type="spellStart"/>
      <w:r>
        <w:rPr>
          <w:color w:val="000000"/>
          <w:sz w:val="28"/>
          <w:szCs w:val="28"/>
        </w:rPr>
        <w:t>боку</w:t>
      </w:r>
      <w:proofErr w:type="spellEnd"/>
      <w:r>
        <w:rPr>
          <w:color w:val="000000"/>
          <w:sz w:val="28"/>
          <w:szCs w:val="28"/>
        </w:rPr>
        <w:t xml:space="preserve"> </w:t>
      </w:r>
      <w:proofErr w:type="spellStart"/>
      <w:r>
        <w:rPr>
          <w:color w:val="000000"/>
          <w:sz w:val="28"/>
          <w:szCs w:val="28"/>
        </w:rPr>
        <w:t>спільноти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адміністраторів</w:t>
      </w:r>
      <w:proofErr w:type="spellEnd"/>
      <w:r>
        <w:rPr>
          <w:color w:val="000000"/>
          <w:sz w:val="28"/>
          <w:szCs w:val="28"/>
        </w:rPr>
        <w:t>.</w:t>
      </w:r>
    </w:p>
    <w:p w14:paraId="2A7D54C2" w14:textId="77777777" w:rsidR="00892B5F" w:rsidRDefault="00892B5F" w:rsidP="00892B5F">
      <w:pPr>
        <w:pStyle w:val="af"/>
        <w:spacing w:before="240" w:beforeAutospacing="0" w:after="240" w:afterAutospacing="0"/>
      </w:pPr>
      <w:proofErr w:type="spellStart"/>
      <w:r>
        <w:rPr>
          <w:color w:val="000000"/>
          <w:sz w:val="28"/>
          <w:szCs w:val="28"/>
        </w:rPr>
        <w:t>Основною</w:t>
      </w:r>
      <w:proofErr w:type="spellEnd"/>
      <w:r>
        <w:rPr>
          <w:color w:val="000000"/>
          <w:sz w:val="28"/>
          <w:szCs w:val="28"/>
        </w:rPr>
        <w:t xml:space="preserve"> </w:t>
      </w:r>
      <w:proofErr w:type="spellStart"/>
      <w:r>
        <w:rPr>
          <w:color w:val="000000"/>
          <w:sz w:val="28"/>
          <w:szCs w:val="28"/>
        </w:rPr>
        <w:t>метою</w:t>
      </w:r>
      <w:proofErr w:type="spellEnd"/>
      <w:r>
        <w:rPr>
          <w:color w:val="000000"/>
          <w:sz w:val="28"/>
          <w:szCs w:val="28"/>
        </w:rPr>
        <w:t xml:space="preserve"> є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зручного</w:t>
      </w:r>
      <w:proofErr w:type="spellEnd"/>
      <w:r>
        <w:rPr>
          <w:color w:val="000000"/>
          <w:sz w:val="28"/>
          <w:szCs w:val="28"/>
        </w:rPr>
        <w:t xml:space="preserve"> й </w:t>
      </w:r>
      <w:proofErr w:type="spellStart"/>
      <w:r>
        <w:rPr>
          <w:color w:val="000000"/>
          <w:sz w:val="28"/>
          <w:szCs w:val="28"/>
        </w:rPr>
        <w:t>масштабованого</w:t>
      </w:r>
      <w:proofErr w:type="spellEnd"/>
      <w:r>
        <w:rPr>
          <w:color w:val="000000"/>
          <w:sz w:val="28"/>
          <w:szCs w:val="28"/>
        </w:rPr>
        <w:t xml:space="preserve"> </w:t>
      </w:r>
      <w:proofErr w:type="spellStart"/>
      <w:r>
        <w:rPr>
          <w:color w:val="000000"/>
          <w:sz w:val="28"/>
          <w:szCs w:val="28"/>
        </w:rPr>
        <w:t>інструменту</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w:t>
      </w:r>
      <w:proofErr w:type="spellStart"/>
      <w:r>
        <w:rPr>
          <w:color w:val="000000"/>
          <w:sz w:val="28"/>
          <w:szCs w:val="28"/>
        </w:rPr>
        <w:t>між</w:t>
      </w:r>
      <w:proofErr w:type="spellEnd"/>
      <w:r>
        <w:rPr>
          <w:color w:val="000000"/>
          <w:sz w:val="28"/>
          <w:szCs w:val="28"/>
        </w:rPr>
        <w:t xml:space="preserve"> </w:t>
      </w:r>
      <w:proofErr w:type="spellStart"/>
      <w:r>
        <w:rPr>
          <w:color w:val="000000"/>
          <w:sz w:val="28"/>
          <w:szCs w:val="28"/>
        </w:rPr>
        <w:t>гравцями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розробниками</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Brick Prince.</w:t>
      </w:r>
    </w:p>
    <w:p w14:paraId="25295B1D" w14:textId="77777777" w:rsidR="00892B5F" w:rsidRDefault="00892B5F" w:rsidP="00892B5F">
      <w:pPr>
        <w:pStyle w:val="af"/>
        <w:spacing w:before="280" w:beforeAutospacing="0" w:after="0" w:afterAutospacing="0"/>
      </w:pPr>
      <w:r>
        <w:rPr>
          <w:color w:val="000000"/>
          <w:sz w:val="28"/>
          <w:szCs w:val="28"/>
        </w:rPr>
        <w:t xml:space="preserve">1.3 </w:t>
      </w:r>
      <w:proofErr w:type="spellStart"/>
      <w:r>
        <w:rPr>
          <w:color w:val="000000"/>
          <w:sz w:val="28"/>
          <w:szCs w:val="28"/>
        </w:rPr>
        <w:t>Терміни</w:t>
      </w:r>
      <w:proofErr w:type="spellEnd"/>
      <w:r>
        <w:rPr>
          <w:color w:val="000000"/>
          <w:sz w:val="28"/>
          <w:szCs w:val="28"/>
        </w:rPr>
        <w:t xml:space="preserve">, </w:t>
      </w:r>
      <w:proofErr w:type="spellStart"/>
      <w:r>
        <w:rPr>
          <w:color w:val="000000"/>
          <w:sz w:val="28"/>
          <w:szCs w:val="28"/>
        </w:rPr>
        <w:t>скорочення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абревіатури</w:t>
      </w:r>
      <w:proofErr w:type="spellEnd"/>
    </w:p>
    <w:p w14:paraId="3E9929B2" w14:textId="77777777" w:rsidR="00892B5F" w:rsidRDefault="00892B5F" w:rsidP="00892B5F">
      <w:pPr>
        <w:pStyle w:val="af"/>
        <w:spacing w:before="240" w:beforeAutospacing="0" w:after="240" w:afterAutospacing="0"/>
      </w:pPr>
      <w:r>
        <w:rPr>
          <w:color w:val="000000"/>
          <w:sz w:val="28"/>
          <w:szCs w:val="28"/>
        </w:rPr>
        <w:t xml:space="preserve">У </w:t>
      </w:r>
      <w:proofErr w:type="spellStart"/>
      <w:r>
        <w:rPr>
          <w:color w:val="000000"/>
          <w:sz w:val="28"/>
          <w:szCs w:val="28"/>
        </w:rPr>
        <w:t>цьому</w:t>
      </w:r>
      <w:proofErr w:type="spellEnd"/>
      <w:r>
        <w:rPr>
          <w:color w:val="000000"/>
          <w:sz w:val="28"/>
          <w:szCs w:val="28"/>
        </w:rPr>
        <w:t xml:space="preserve"> </w:t>
      </w:r>
      <w:proofErr w:type="spellStart"/>
      <w:r>
        <w:rPr>
          <w:color w:val="000000"/>
          <w:sz w:val="28"/>
          <w:szCs w:val="28"/>
        </w:rPr>
        <w:t>документі</w:t>
      </w:r>
      <w:proofErr w:type="spellEnd"/>
      <w:r>
        <w:rPr>
          <w:color w:val="000000"/>
          <w:sz w:val="28"/>
          <w:szCs w:val="28"/>
        </w:rPr>
        <w:t xml:space="preserve"> </w:t>
      </w:r>
      <w:proofErr w:type="spellStart"/>
      <w:r>
        <w:rPr>
          <w:color w:val="000000"/>
          <w:sz w:val="28"/>
          <w:szCs w:val="28"/>
        </w:rPr>
        <w:t>використовуються</w:t>
      </w:r>
      <w:proofErr w:type="spellEnd"/>
      <w:r>
        <w:rPr>
          <w:color w:val="000000"/>
          <w:sz w:val="28"/>
          <w:szCs w:val="28"/>
        </w:rPr>
        <w:t xml:space="preserve"> </w:t>
      </w:r>
      <w:proofErr w:type="spellStart"/>
      <w:r>
        <w:rPr>
          <w:color w:val="000000"/>
          <w:sz w:val="28"/>
          <w:szCs w:val="28"/>
        </w:rPr>
        <w:t>такі</w:t>
      </w:r>
      <w:proofErr w:type="spellEnd"/>
      <w:r>
        <w:rPr>
          <w:color w:val="000000"/>
          <w:sz w:val="28"/>
          <w:szCs w:val="28"/>
        </w:rPr>
        <w:t xml:space="preserve"> </w:t>
      </w:r>
      <w:proofErr w:type="spellStart"/>
      <w:r>
        <w:rPr>
          <w:color w:val="000000"/>
          <w:sz w:val="28"/>
          <w:szCs w:val="28"/>
        </w:rPr>
        <w:t>терміни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скорочення</w:t>
      </w:r>
      <w:proofErr w:type="spellEnd"/>
      <w:r>
        <w:rPr>
          <w:color w:val="000000"/>
          <w:sz w:val="28"/>
          <w:szCs w:val="28"/>
        </w:rPr>
        <w:t>:</w:t>
      </w:r>
    </w:p>
    <w:p w14:paraId="14E17A6B" w14:textId="77777777" w:rsidR="00892B5F" w:rsidRDefault="00892B5F" w:rsidP="00892B5F">
      <w:pPr>
        <w:pStyle w:val="af"/>
        <w:numPr>
          <w:ilvl w:val="0"/>
          <w:numId w:val="14"/>
        </w:numPr>
        <w:spacing w:before="240" w:beforeAutospacing="0" w:after="0" w:afterAutospacing="0"/>
        <w:textAlignment w:val="baseline"/>
        <w:rPr>
          <w:rFonts w:ascii="Arial" w:hAnsi="Arial" w:cs="Arial"/>
          <w:color w:val="000000"/>
          <w:sz w:val="28"/>
          <w:szCs w:val="28"/>
        </w:rPr>
      </w:pPr>
      <w:r>
        <w:rPr>
          <w:color w:val="000000"/>
          <w:sz w:val="28"/>
          <w:szCs w:val="28"/>
        </w:rPr>
        <w:t xml:space="preserve">SRS — Software Requirements Specification, </w:t>
      </w:r>
      <w:proofErr w:type="spellStart"/>
      <w:r>
        <w:rPr>
          <w:color w:val="000000"/>
          <w:sz w:val="28"/>
          <w:szCs w:val="28"/>
        </w:rPr>
        <w:t>специфікація</w:t>
      </w:r>
      <w:proofErr w:type="spellEnd"/>
      <w:r>
        <w:rPr>
          <w:color w:val="000000"/>
          <w:sz w:val="28"/>
          <w:szCs w:val="28"/>
        </w:rPr>
        <w:t xml:space="preserve"> </w:t>
      </w:r>
      <w:proofErr w:type="spellStart"/>
      <w:r>
        <w:rPr>
          <w:color w:val="000000"/>
          <w:sz w:val="28"/>
          <w:szCs w:val="28"/>
        </w:rPr>
        <w:t>програмних</w:t>
      </w:r>
      <w:proofErr w:type="spellEnd"/>
      <w:r>
        <w:rPr>
          <w:color w:val="000000"/>
          <w:sz w:val="28"/>
          <w:szCs w:val="28"/>
        </w:rPr>
        <w:t xml:space="preserve"> </w:t>
      </w:r>
      <w:proofErr w:type="spellStart"/>
      <w:r>
        <w:rPr>
          <w:color w:val="000000"/>
          <w:sz w:val="28"/>
          <w:szCs w:val="28"/>
        </w:rPr>
        <w:t>вимог</w:t>
      </w:r>
      <w:proofErr w:type="spellEnd"/>
    </w:p>
    <w:p w14:paraId="29220BCD"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UI — User Interface, </w:t>
      </w:r>
      <w:proofErr w:type="spellStart"/>
      <w:r>
        <w:rPr>
          <w:color w:val="000000"/>
          <w:sz w:val="28"/>
          <w:szCs w:val="28"/>
        </w:rPr>
        <w:t>користувацький</w:t>
      </w:r>
      <w:proofErr w:type="spellEnd"/>
      <w:r>
        <w:rPr>
          <w:color w:val="000000"/>
          <w:sz w:val="28"/>
          <w:szCs w:val="28"/>
        </w:rPr>
        <w:t xml:space="preserve"> </w:t>
      </w:r>
      <w:proofErr w:type="spellStart"/>
      <w:r>
        <w:rPr>
          <w:color w:val="000000"/>
          <w:sz w:val="28"/>
          <w:szCs w:val="28"/>
        </w:rPr>
        <w:t>інтерфейс</w:t>
      </w:r>
      <w:proofErr w:type="spellEnd"/>
    </w:p>
    <w:p w14:paraId="1A2B8267"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UX — User Experience, </w:t>
      </w:r>
      <w:proofErr w:type="spellStart"/>
      <w:r>
        <w:rPr>
          <w:color w:val="000000"/>
          <w:sz w:val="28"/>
          <w:szCs w:val="28"/>
        </w:rPr>
        <w:t>досвід</w:t>
      </w:r>
      <w:proofErr w:type="spellEnd"/>
      <w:r>
        <w:rPr>
          <w:color w:val="000000"/>
          <w:sz w:val="28"/>
          <w:szCs w:val="28"/>
        </w:rPr>
        <w:t xml:space="preserve"> </w:t>
      </w:r>
      <w:proofErr w:type="spellStart"/>
      <w:r>
        <w:rPr>
          <w:color w:val="000000"/>
          <w:sz w:val="28"/>
          <w:szCs w:val="28"/>
        </w:rPr>
        <w:t>користувача</w:t>
      </w:r>
      <w:proofErr w:type="spellEnd"/>
    </w:p>
    <w:p w14:paraId="12367579"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CRUD — Create, Read, Update, Delete — </w:t>
      </w:r>
      <w:proofErr w:type="spellStart"/>
      <w:r>
        <w:rPr>
          <w:color w:val="000000"/>
          <w:sz w:val="28"/>
          <w:szCs w:val="28"/>
        </w:rPr>
        <w:t>базові</w:t>
      </w:r>
      <w:proofErr w:type="spellEnd"/>
      <w:r>
        <w:rPr>
          <w:color w:val="000000"/>
          <w:sz w:val="28"/>
          <w:szCs w:val="28"/>
        </w:rPr>
        <w:t xml:space="preserve"> </w:t>
      </w:r>
      <w:proofErr w:type="spellStart"/>
      <w:r>
        <w:rPr>
          <w:color w:val="000000"/>
          <w:sz w:val="28"/>
          <w:szCs w:val="28"/>
        </w:rPr>
        <w:t>операції</w:t>
      </w:r>
      <w:proofErr w:type="spellEnd"/>
      <w:r>
        <w:rPr>
          <w:color w:val="000000"/>
          <w:sz w:val="28"/>
          <w:szCs w:val="28"/>
        </w:rPr>
        <w:t xml:space="preserve"> з </w:t>
      </w:r>
      <w:proofErr w:type="spellStart"/>
      <w:r>
        <w:rPr>
          <w:color w:val="000000"/>
          <w:sz w:val="28"/>
          <w:szCs w:val="28"/>
        </w:rPr>
        <w:t>даними</w:t>
      </w:r>
      <w:proofErr w:type="spellEnd"/>
    </w:p>
    <w:p w14:paraId="4E456472"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SQLite — </w:t>
      </w:r>
      <w:proofErr w:type="spellStart"/>
      <w:r>
        <w:rPr>
          <w:color w:val="000000"/>
          <w:sz w:val="28"/>
          <w:szCs w:val="28"/>
        </w:rPr>
        <w:t>легка</w:t>
      </w:r>
      <w:proofErr w:type="spellEnd"/>
      <w:r>
        <w:rPr>
          <w:color w:val="000000"/>
          <w:sz w:val="28"/>
          <w:szCs w:val="28"/>
        </w:rPr>
        <w:t xml:space="preserve"> </w:t>
      </w:r>
      <w:proofErr w:type="spellStart"/>
      <w:r>
        <w:rPr>
          <w:color w:val="000000"/>
          <w:sz w:val="28"/>
          <w:szCs w:val="28"/>
        </w:rPr>
        <w:t>реляційна</w:t>
      </w:r>
      <w:proofErr w:type="spellEnd"/>
      <w:r>
        <w:rPr>
          <w:color w:val="000000"/>
          <w:sz w:val="28"/>
          <w:szCs w:val="28"/>
        </w:rPr>
        <w:t xml:space="preserve"> </w:t>
      </w:r>
      <w:proofErr w:type="spellStart"/>
      <w:r>
        <w:rPr>
          <w:color w:val="000000"/>
          <w:sz w:val="28"/>
          <w:szCs w:val="28"/>
        </w:rPr>
        <w:t>база</w:t>
      </w:r>
      <w:proofErr w:type="spellEnd"/>
      <w:r>
        <w:rPr>
          <w:color w:val="000000"/>
          <w:sz w:val="28"/>
          <w:szCs w:val="28"/>
        </w:rPr>
        <w:t xml:space="preserve"> </w:t>
      </w:r>
      <w:proofErr w:type="spellStart"/>
      <w:r>
        <w:rPr>
          <w:color w:val="000000"/>
          <w:sz w:val="28"/>
          <w:szCs w:val="28"/>
        </w:rPr>
        <w:t>даних</w:t>
      </w:r>
      <w:proofErr w:type="spellEnd"/>
    </w:p>
    <w:p w14:paraId="572B39D0"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REST API — </w:t>
      </w:r>
      <w:proofErr w:type="spellStart"/>
      <w:r>
        <w:rPr>
          <w:color w:val="000000"/>
          <w:sz w:val="28"/>
          <w:szCs w:val="28"/>
        </w:rPr>
        <w:t>архітектурний</w:t>
      </w:r>
      <w:proofErr w:type="spellEnd"/>
      <w:r>
        <w:rPr>
          <w:color w:val="000000"/>
          <w:sz w:val="28"/>
          <w:szCs w:val="28"/>
        </w:rPr>
        <w:t xml:space="preserve"> </w:t>
      </w:r>
      <w:proofErr w:type="spellStart"/>
      <w:r>
        <w:rPr>
          <w:color w:val="000000"/>
          <w:sz w:val="28"/>
          <w:szCs w:val="28"/>
        </w:rPr>
        <w:t>стиль</w:t>
      </w:r>
      <w:proofErr w:type="spellEnd"/>
      <w:r>
        <w:rPr>
          <w:color w:val="000000"/>
          <w:sz w:val="28"/>
          <w:szCs w:val="28"/>
        </w:rPr>
        <w:t xml:space="preserve"> </w:t>
      </w:r>
      <w:proofErr w:type="spellStart"/>
      <w:r>
        <w:rPr>
          <w:color w:val="000000"/>
          <w:sz w:val="28"/>
          <w:szCs w:val="28"/>
        </w:rPr>
        <w:t>прикладного</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w:t>
      </w:r>
      <w:proofErr w:type="spellStart"/>
      <w:r>
        <w:rPr>
          <w:color w:val="000000"/>
          <w:sz w:val="28"/>
          <w:szCs w:val="28"/>
        </w:rPr>
        <w:t>клієнт-сервер</w:t>
      </w:r>
      <w:proofErr w:type="spellEnd"/>
    </w:p>
    <w:p w14:paraId="3055B695"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HTML/CSS/JS — </w:t>
      </w:r>
      <w:proofErr w:type="spellStart"/>
      <w:r>
        <w:rPr>
          <w:color w:val="000000"/>
          <w:sz w:val="28"/>
          <w:szCs w:val="28"/>
        </w:rPr>
        <w:t>мови</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інтерфейсів</w:t>
      </w:r>
      <w:proofErr w:type="spellEnd"/>
      <w:r>
        <w:rPr>
          <w:color w:val="000000"/>
          <w:sz w:val="28"/>
          <w:szCs w:val="28"/>
        </w:rPr>
        <w:t xml:space="preserve"> </w:t>
      </w:r>
      <w:proofErr w:type="spellStart"/>
      <w:r>
        <w:rPr>
          <w:color w:val="000000"/>
          <w:sz w:val="28"/>
          <w:szCs w:val="28"/>
        </w:rPr>
        <w:t>вебзастосунків</w:t>
      </w:r>
      <w:proofErr w:type="spellEnd"/>
    </w:p>
    <w:p w14:paraId="634A39AF"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proofErr w:type="spellStart"/>
      <w:r>
        <w:rPr>
          <w:color w:val="000000"/>
          <w:sz w:val="28"/>
          <w:szCs w:val="28"/>
        </w:rPr>
        <w:t>FastAPI</w:t>
      </w:r>
      <w:proofErr w:type="spellEnd"/>
      <w:r>
        <w:rPr>
          <w:color w:val="000000"/>
          <w:sz w:val="28"/>
          <w:szCs w:val="28"/>
        </w:rPr>
        <w:t xml:space="preserve"> — </w:t>
      </w:r>
      <w:proofErr w:type="spellStart"/>
      <w:r>
        <w:rPr>
          <w:color w:val="000000"/>
          <w:sz w:val="28"/>
          <w:szCs w:val="28"/>
        </w:rPr>
        <w:t>фреймворк</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побудови</w:t>
      </w:r>
      <w:proofErr w:type="spellEnd"/>
      <w:r>
        <w:rPr>
          <w:color w:val="000000"/>
          <w:sz w:val="28"/>
          <w:szCs w:val="28"/>
        </w:rPr>
        <w:t xml:space="preserve"> </w:t>
      </w:r>
      <w:proofErr w:type="spellStart"/>
      <w:r>
        <w:rPr>
          <w:color w:val="000000"/>
          <w:sz w:val="28"/>
          <w:szCs w:val="28"/>
        </w:rPr>
        <w:t>веб</w:t>
      </w:r>
      <w:proofErr w:type="spellEnd"/>
      <w:r>
        <w:rPr>
          <w:color w:val="000000"/>
          <w:sz w:val="28"/>
          <w:szCs w:val="28"/>
        </w:rPr>
        <w:t xml:space="preserve">-API </w:t>
      </w:r>
      <w:proofErr w:type="spellStart"/>
      <w:r>
        <w:rPr>
          <w:color w:val="000000"/>
          <w:sz w:val="28"/>
          <w:szCs w:val="28"/>
        </w:rPr>
        <w:t>на</w:t>
      </w:r>
      <w:proofErr w:type="spellEnd"/>
      <w:r>
        <w:rPr>
          <w:color w:val="000000"/>
          <w:sz w:val="28"/>
          <w:szCs w:val="28"/>
        </w:rPr>
        <w:t xml:space="preserve"> Python</w:t>
      </w:r>
    </w:p>
    <w:p w14:paraId="3193DA53"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JWT — JSON Web Token — </w:t>
      </w:r>
      <w:proofErr w:type="spellStart"/>
      <w:r>
        <w:rPr>
          <w:color w:val="000000"/>
          <w:sz w:val="28"/>
          <w:szCs w:val="28"/>
        </w:rPr>
        <w:t>формат</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авторизації</w:t>
      </w:r>
      <w:proofErr w:type="spellEnd"/>
    </w:p>
    <w:p w14:paraId="102B5D46" w14:textId="77777777" w:rsidR="00892B5F" w:rsidRDefault="00892B5F" w:rsidP="00892B5F">
      <w:pPr>
        <w:pStyle w:val="af"/>
        <w:numPr>
          <w:ilvl w:val="0"/>
          <w:numId w:val="14"/>
        </w:numPr>
        <w:spacing w:before="0" w:beforeAutospacing="0" w:after="0" w:afterAutospacing="0"/>
        <w:textAlignment w:val="baseline"/>
        <w:rPr>
          <w:rFonts w:ascii="Arial" w:hAnsi="Arial" w:cs="Arial"/>
          <w:color w:val="000000"/>
          <w:sz w:val="28"/>
          <w:szCs w:val="28"/>
        </w:rPr>
      </w:pPr>
      <w:r>
        <w:rPr>
          <w:color w:val="000000"/>
          <w:sz w:val="28"/>
          <w:szCs w:val="28"/>
        </w:rPr>
        <w:t xml:space="preserve">i18n — Internationalization — </w:t>
      </w: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багатомовності</w:t>
      </w:r>
      <w:proofErr w:type="spellEnd"/>
    </w:p>
    <w:p w14:paraId="6AA605F7" w14:textId="77777777" w:rsidR="00892B5F" w:rsidRDefault="00892B5F" w:rsidP="00892B5F">
      <w:pPr>
        <w:pStyle w:val="af"/>
        <w:numPr>
          <w:ilvl w:val="0"/>
          <w:numId w:val="14"/>
        </w:numPr>
        <w:spacing w:before="0" w:beforeAutospacing="0" w:after="240" w:afterAutospacing="0"/>
        <w:textAlignment w:val="baseline"/>
        <w:rPr>
          <w:rFonts w:ascii="Arial" w:hAnsi="Arial" w:cs="Arial"/>
          <w:color w:val="000000"/>
          <w:sz w:val="28"/>
          <w:szCs w:val="28"/>
        </w:rPr>
      </w:pPr>
      <w:r>
        <w:rPr>
          <w:color w:val="000000"/>
          <w:sz w:val="28"/>
          <w:szCs w:val="28"/>
        </w:rPr>
        <w:t xml:space="preserve">SMTP — Simple Mail Transfer Protocol — </w:t>
      </w:r>
      <w:proofErr w:type="spellStart"/>
      <w:r>
        <w:rPr>
          <w:color w:val="000000"/>
          <w:sz w:val="28"/>
          <w:szCs w:val="28"/>
        </w:rPr>
        <w:t>протокол</w:t>
      </w:r>
      <w:proofErr w:type="spellEnd"/>
      <w:r>
        <w:rPr>
          <w:color w:val="000000"/>
          <w:sz w:val="28"/>
          <w:szCs w:val="28"/>
        </w:rPr>
        <w:t xml:space="preserve">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електронних</w:t>
      </w:r>
      <w:proofErr w:type="spellEnd"/>
      <w:r>
        <w:rPr>
          <w:color w:val="000000"/>
          <w:sz w:val="28"/>
          <w:szCs w:val="28"/>
        </w:rPr>
        <w:t xml:space="preserve"> </w:t>
      </w:r>
      <w:proofErr w:type="spellStart"/>
      <w:r>
        <w:rPr>
          <w:color w:val="000000"/>
          <w:sz w:val="28"/>
          <w:szCs w:val="28"/>
        </w:rPr>
        <w:t>листів</w:t>
      </w:r>
      <w:proofErr w:type="spellEnd"/>
    </w:p>
    <w:p w14:paraId="7E3FD621" w14:textId="77777777" w:rsidR="00892B5F" w:rsidRDefault="00892B5F" w:rsidP="00892B5F">
      <w:pPr>
        <w:pStyle w:val="af"/>
        <w:spacing w:before="280" w:beforeAutospacing="0" w:after="0" w:afterAutospacing="0"/>
      </w:pPr>
      <w:r>
        <w:rPr>
          <w:color w:val="000000"/>
          <w:sz w:val="28"/>
          <w:szCs w:val="28"/>
        </w:rPr>
        <w:t xml:space="preserve">1.4 </w:t>
      </w:r>
      <w:proofErr w:type="spellStart"/>
      <w:r>
        <w:rPr>
          <w:color w:val="000000"/>
          <w:sz w:val="28"/>
          <w:szCs w:val="28"/>
        </w:rPr>
        <w:t>Перелік</w:t>
      </w:r>
      <w:proofErr w:type="spellEnd"/>
      <w:r>
        <w:rPr>
          <w:color w:val="000000"/>
          <w:sz w:val="28"/>
          <w:szCs w:val="28"/>
        </w:rPr>
        <w:t xml:space="preserve"> </w:t>
      </w:r>
      <w:proofErr w:type="spellStart"/>
      <w:r>
        <w:rPr>
          <w:color w:val="000000"/>
          <w:sz w:val="28"/>
          <w:szCs w:val="28"/>
        </w:rPr>
        <w:t>використаних</w:t>
      </w:r>
      <w:proofErr w:type="spellEnd"/>
      <w:r>
        <w:rPr>
          <w:color w:val="000000"/>
          <w:sz w:val="28"/>
          <w:szCs w:val="28"/>
        </w:rPr>
        <w:t xml:space="preserve"> </w:t>
      </w:r>
      <w:proofErr w:type="spellStart"/>
      <w:r>
        <w:rPr>
          <w:color w:val="000000"/>
          <w:sz w:val="28"/>
          <w:szCs w:val="28"/>
        </w:rPr>
        <w:t>джерел</w:t>
      </w:r>
      <w:proofErr w:type="spellEnd"/>
    </w:p>
    <w:p w14:paraId="7206A46D" w14:textId="77777777" w:rsidR="00892B5F" w:rsidRDefault="00892B5F" w:rsidP="00892B5F">
      <w:pPr>
        <w:pStyle w:val="af"/>
        <w:spacing w:before="240" w:beforeAutospacing="0" w:after="240" w:afterAutospacing="0"/>
      </w:pPr>
      <w:r>
        <w:rPr>
          <w:color w:val="000000"/>
          <w:sz w:val="28"/>
          <w:szCs w:val="28"/>
        </w:rPr>
        <w:t xml:space="preserve">У </w:t>
      </w:r>
      <w:proofErr w:type="spellStart"/>
      <w:r>
        <w:rPr>
          <w:color w:val="000000"/>
          <w:sz w:val="28"/>
          <w:szCs w:val="28"/>
        </w:rPr>
        <w:t>документі</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використано</w:t>
      </w:r>
      <w:proofErr w:type="spellEnd"/>
      <w:r>
        <w:rPr>
          <w:color w:val="000000"/>
          <w:sz w:val="28"/>
          <w:szCs w:val="28"/>
        </w:rPr>
        <w:t xml:space="preserve"> </w:t>
      </w:r>
      <w:proofErr w:type="spellStart"/>
      <w:r>
        <w:rPr>
          <w:color w:val="000000"/>
          <w:sz w:val="28"/>
          <w:szCs w:val="28"/>
        </w:rPr>
        <w:t>наступні</w:t>
      </w:r>
      <w:proofErr w:type="spellEnd"/>
      <w:r>
        <w:rPr>
          <w:color w:val="000000"/>
          <w:sz w:val="28"/>
          <w:szCs w:val="28"/>
        </w:rPr>
        <w:t xml:space="preserve"> </w:t>
      </w:r>
      <w:proofErr w:type="spellStart"/>
      <w:r>
        <w:rPr>
          <w:color w:val="000000"/>
          <w:sz w:val="28"/>
          <w:szCs w:val="28"/>
        </w:rPr>
        <w:t>джерела</w:t>
      </w:r>
      <w:proofErr w:type="spellEnd"/>
      <w:r>
        <w:rPr>
          <w:color w:val="000000"/>
          <w:sz w:val="28"/>
          <w:szCs w:val="28"/>
        </w:rPr>
        <w:t>:</w:t>
      </w:r>
    </w:p>
    <w:p w14:paraId="03DECDEE" w14:textId="77777777" w:rsidR="00892B5F" w:rsidRDefault="00892B5F" w:rsidP="00892B5F">
      <w:pPr>
        <w:pStyle w:val="af"/>
        <w:numPr>
          <w:ilvl w:val="0"/>
          <w:numId w:val="15"/>
        </w:numPr>
        <w:spacing w:before="240" w:beforeAutospacing="0" w:after="0" w:afterAutospacing="0"/>
        <w:textAlignment w:val="baseline"/>
        <w:rPr>
          <w:color w:val="000000"/>
          <w:sz w:val="28"/>
          <w:szCs w:val="28"/>
        </w:rPr>
      </w:pPr>
      <w:r>
        <w:rPr>
          <w:color w:val="000000"/>
          <w:sz w:val="28"/>
          <w:szCs w:val="28"/>
        </w:rPr>
        <w:t xml:space="preserve">ISO/IEC/IEEE 29148:2018. Systems and software engineering — Life cycle processes — </w:t>
      </w:r>
      <w:proofErr w:type="gramStart"/>
      <w:r>
        <w:rPr>
          <w:color w:val="000000"/>
          <w:sz w:val="28"/>
          <w:szCs w:val="28"/>
        </w:rPr>
        <w:t>Requirements</w:t>
      </w:r>
      <w:proofErr w:type="gramEnd"/>
      <w:r>
        <w:rPr>
          <w:color w:val="000000"/>
          <w:sz w:val="28"/>
          <w:szCs w:val="28"/>
        </w:rPr>
        <w:t xml:space="preserve"> engineering.</w:t>
      </w:r>
      <w:r>
        <w:rPr>
          <w:color w:val="000000"/>
          <w:sz w:val="28"/>
          <w:szCs w:val="28"/>
        </w:rPr>
        <w:br/>
      </w:r>
      <w:r>
        <w:rPr>
          <w:color w:val="000000"/>
          <w:sz w:val="28"/>
          <w:szCs w:val="28"/>
        </w:rPr>
        <w:br/>
      </w:r>
    </w:p>
    <w:p w14:paraId="158EDF55" w14:textId="6A74039A" w:rsidR="00892B5F" w:rsidRDefault="00892B5F" w:rsidP="00892B5F">
      <w:pPr>
        <w:pStyle w:val="af"/>
        <w:numPr>
          <w:ilvl w:val="0"/>
          <w:numId w:val="15"/>
        </w:numPr>
        <w:spacing w:before="0" w:beforeAutospacing="0" w:after="0" w:afterAutospacing="0"/>
        <w:textAlignment w:val="baseline"/>
        <w:rPr>
          <w:color w:val="000000"/>
          <w:sz w:val="28"/>
          <w:szCs w:val="28"/>
        </w:rPr>
      </w:pPr>
      <w:r>
        <w:rPr>
          <w:color w:val="000000"/>
          <w:sz w:val="28"/>
          <w:szCs w:val="28"/>
        </w:rPr>
        <w:lastRenderedPageBreak/>
        <w:t xml:space="preserve">ДСТУ 8302:2015. </w:t>
      </w:r>
      <w:proofErr w:type="spellStart"/>
      <w:r>
        <w:rPr>
          <w:color w:val="000000"/>
          <w:sz w:val="28"/>
          <w:szCs w:val="28"/>
        </w:rPr>
        <w:t>Інформація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документація</w:t>
      </w:r>
      <w:proofErr w:type="spellEnd"/>
      <w:r>
        <w:rPr>
          <w:color w:val="000000"/>
          <w:sz w:val="28"/>
          <w:szCs w:val="28"/>
        </w:rPr>
        <w:t xml:space="preserve">. </w:t>
      </w:r>
      <w:proofErr w:type="spellStart"/>
      <w:r>
        <w:rPr>
          <w:color w:val="000000"/>
          <w:sz w:val="28"/>
          <w:szCs w:val="28"/>
        </w:rPr>
        <w:t>Бібліографічне</w:t>
      </w:r>
      <w:proofErr w:type="spellEnd"/>
      <w:r>
        <w:rPr>
          <w:color w:val="000000"/>
          <w:sz w:val="28"/>
          <w:szCs w:val="28"/>
        </w:rPr>
        <w:t xml:space="preserve"> </w:t>
      </w:r>
      <w:proofErr w:type="spellStart"/>
      <w:r>
        <w:rPr>
          <w:color w:val="000000"/>
          <w:sz w:val="28"/>
          <w:szCs w:val="28"/>
        </w:rPr>
        <w:t>посилання</w:t>
      </w:r>
      <w:proofErr w:type="spellEnd"/>
      <w:r>
        <w:rPr>
          <w:color w:val="000000"/>
          <w:sz w:val="28"/>
          <w:szCs w:val="28"/>
        </w:rPr>
        <w:t xml:space="preserve">. </w:t>
      </w:r>
      <w:proofErr w:type="spellStart"/>
      <w:r>
        <w:rPr>
          <w:color w:val="000000"/>
          <w:sz w:val="28"/>
          <w:szCs w:val="28"/>
        </w:rPr>
        <w:t>Загальні</w:t>
      </w:r>
      <w:proofErr w:type="spellEnd"/>
      <w:r>
        <w:rPr>
          <w:color w:val="000000"/>
          <w:sz w:val="28"/>
          <w:szCs w:val="28"/>
        </w:rPr>
        <w:t xml:space="preserve"> </w:t>
      </w:r>
      <w:proofErr w:type="spellStart"/>
      <w:r>
        <w:rPr>
          <w:color w:val="000000"/>
          <w:sz w:val="28"/>
          <w:szCs w:val="28"/>
        </w:rPr>
        <w:t>положення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правила</w:t>
      </w:r>
      <w:proofErr w:type="spellEnd"/>
      <w:r>
        <w:rPr>
          <w:color w:val="000000"/>
          <w:sz w:val="28"/>
          <w:szCs w:val="28"/>
        </w:rPr>
        <w:t xml:space="preserve"> </w:t>
      </w:r>
      <w:proofErr w:type="spellStart"/>
      <w:r>
        <w:rPr>
          <w:color w:val="000000"/>
          <w:sz w:val="28"/>
          <w:szCs w:val="28"/>
        </w:rPr>
        <w:t>складання</w:t>
      </w:r>
      <w:proofErr w:type="spellEnd"/>
      <w:r>
        <w:rPr>
          <w:color w:val="000000"/>
          <w:sz w:val="28"/>
          <w:szCs w:val="28"/>
        </w:rPr>
        <w:t>.</w:t>
      </w:r>
      <w:r>
        <w:rPr>
          <w:color w:val="000000"/>
          <w:sz w:val="28"/>
          <w:szCs w:val="28"/>
        </w:rPr>
        <w:br/>
      </w:r>
    </w:p>
    <w:p w14:paraId="251A7860" w14:textId="7FBB0A07" w:rsidR="00892B5F" w:rsidRDefault="00892B5F" w:rsidP="00892B5F">
      <w:pPr>
        <w:pStyle w:val="af"/>
        <w:numPr>
          <w:ilvl w:val="0"/>
          <w:numId w:val="15"/>
        </w:numPr>
        <w:spacing w:before="0" w:beforeAutospacing="0" w:after="0" w:afterAutospacing="0"/>
        <w:textAlignment w:val="baseline"/>
        <w:rPr>
          <w:color w:val="000000"/>
          <w:sz w:val="28"/>
          <w:szCs w:val="28"/>
        </w:rPr>
      </w:pPr>
      <w:proofErr w:type="spellStart"/>
      <w:r>
        <w:rPr>
          <w:color w:val="000000"/>
          <w:sz w:val="28"/>
          <w:szCs w:val="28"/>
        </w:rPr>
        <w:t>Офіційна</w:t>
      </w:r>
      <w:proofErr w:type="spellEnd"/>
      <w:r>
        <w:rPr>
          <w:color w:val="000000"/>
          <w:sz w:val="28"/>
          <w:szCs w:val="28"/>
        </w:rPr>
        <w:t xml:space="preserve"> </w:t>
      </w:r>
      <w:proofErr w:type="spellStart"/>
      <w:r>
        <w:rPr>
          <w:color w:val="000000"/>
          <w:sz w:val="28"/>
          <w:szCs w:val="28"/>
        </w:rPr>
        <w:t>документація</w:t>
      </w:r>
      <w:proofErr w:type="spellEnd"/>
      <w:r>
        <w:rPr>
          <w:color w:val="000000"/>
          <w:sz w:val="28"/>
          <w:szCs w:val="28"/>
        </w:rPr>
        <w:t xml:space="preserve"> </w:t>
      </w:r>
      <w:proofErr w:type="spellStart"/>
      <w:r>
        <w:rPr>
          <w:color w:val="000000"/>
          <w:sz w:val="28"/>
          <w:szCs w:val="28"/>
        </w:rPr>
        <w:t>FastAPI</w:t>
      </w:r>
      <w:proofErr w:type="spellEnd"/>
      <w:r>
        <w:rPr>
          <w:color w:val="000000"/>
          <w:sz w:val="28"/>
          <w:szCs w:val="28"/>
        </w:rPr>
        <w:t>. URL: https://fastapi.tiangolo.com</w:t>
      </w:r>
      <w:r>
        <w:rPr>
          <w:color w:val="000000"/>
          <w:sz w:val="28"/>
          <w:szCs w:val="28"/>
        </w:rPr>
        <w:br/>
      </w:r>
    </w:p>
    <w:p w14:paraId="0388D312" w14:textId="4CFEA593" w:rsidR="00892B5F" w:rsidRDefault="00892B5F" w:rsidP="00892B5F">
      <w:pPr>
        <w:pStyle w:val="af"/>
        <w:numPr>
          <w:ilvl w:val="0"/>
          <w:numId w:val="15"/>
        </w:numPr>
        <w:spacing w:before="0" w:beforeAutospacing="0" w:after="0" w:afterAutospacing="0"/>
        <w:textAlignment w:val="baseline"/>
        <w:rPr>
          <w:color w:val="000000"/>
          <w:sz w:val="28"/>
          <w:szCs w:val="28"/>
        </w:rPr>
      </w:pPr>
      <w:proofErr w:type="spellStart"/>
      <w:r>
        <w:rPr>
          <w:color w:val="000000"/>
          <w:sz w:val="28"/>
          <w:szCs w:val="28"/>
        </w:rPr>
        <w:t>Офіційна</w:t>
      </w:r>
      <w:proofErr w:type="spellEnd"/>
      <w:r>
        <w:rPr>
          <w:color w:val="000000"/>
          <w:sz w:val="28"/>
          <w:szCs w:val="28"/>
        </w:rPr>
        <w:t xml:space="preserve"> </w:t>
      </w:r>
      <w:proofErr w:type="spellStart"/>
      <w:r>
        <w:rPr>
          <w:color w:val="000000"/>
          <w:sz w:val="28"/>
          <w:szCs w:val="28"/>
        </w:rPr>
        <w:t>документація</w:t>
      </w:r>
      <w:proofErr w:type="spellEnd"/>
      <w:r>
        <w:rPr>
          <w:color w:val="000000"/>
          <w:sz w:val="28"/>
          <w:szCs w:val="28"/>
        </w:rPr>
        <w:t xml:space="preserve"> SQLite. URL:</w:t>
      </w:r>
      <w:hyperlink r:id="rId51" w:history="1">
        <w:r w:rsidRPr="007329A3">
          <w:rPr>
            <w:rStyle w:val="a9"/>
            <w:sz w:val="28"/>
            <w:szCs w:val="28"/>
          </w:rPr>
          <w:t xml:space="preserve"> https://sqlite.org</w:t>
        </w:r>
        <w:r w:rsidRPr="007329A3">
          <w:rPr>
            <w:rStyle w:val="a9"/>
            <w:sz w:val="28"/>
            <w:szCs w:val="28"/>
          </w:rPr>
          <w:br/>
        </w:r>
      </w:hyperlink>
    </w:p>
    <w:p w14:paraId="33160500" w14:textId="04A02577" w:rsidR="00892B5F" w:rsidRDefault="00892B5F" w:rsidP="00892B5F">
      <w:pPr>
        <w:pStyle w:val="af"/>
        <w:numPr>
          <w:ilvl w:val="0"/>
          <w:numId w:val="15"/>
        </w:numPr>
        <w:spacing w:before="0" w:beforeAutospacing="0" w:after="0" w:afterAutospacing="0"/>
        <w:textAlignment w:val="baseline"/>
        <w:rPr>
          <w:color w:val="000000"/>
          <w:sz w:val="28"/>
          <w:szCs w:val="28"/>
        </w:rPr>
      </w:pPr>
      <w:r>
        <w:rPr>
          <w:color w:val="000000"/>
          <w:sz w:val="28"/>
          <w:szCs w:val="28"/>
        </w:rPr>
        <w:t>Mozilla Developer Network (MDN): HTML, CSS, JavaScript Docs. URL:</w:t>
      </w:r>
      <w:hyperlink r:id="rId52" w:history="1">
        <w:r w:rsidRPr="007329A3">
          <w:rPr>
            <w:rStyle w:val="a9"/>
            <w:sz w:val="28"/>
            <w:szCs w:val="28"/>
          </w:rPr>
          <w:t xml:space="preserve"> https://developer.mozilla.org</w:t>
        </w:r>
        <w:r w:rsidRPr="007329A3">
          <w:rPr>
            <w:rStyle w:val="a9"/>
            <w:sz w:val="28"/>
            <w:szCs w:val="28"/>
          </w:rPr>
          <w:br/>
        </w:r>
      </w:hyperlink>
    </w:p>
    <w:p w14:paraId="6ECA91F6" w14:textId="787C3FD4" w:rsidR="00892B5F" w:rsidRDefault="00892B5F" w:rsidP="00892B5F">
      <w:pPr>
        <w:pStyle w:val="af"/>
        <w:numPr>
          <w:ilvl w:val="0"/>
          <w:numId w:val="15"/>
        </w:numPr>
        <w:spacing w:before="0" w:beforeAutospacing="0" w:after="0" w:afterAutospacing="0"/>
        <w:textAlignment w:val="baseline"/>
        <w:rPr>
          <w:color w:val="000000"/>
          <w:sz w:val="28"/>
          <w:szCs w:val="28"/>
        </w:rPr>
      </w:pPr>
      <w:r>
        <w:rPr>
          <w:color w:val="000000"/>
          <w:sz w:val="28"/>
          <w:szCs w:val="28"/>
        </w:rPr>
        <w:t>Python Software Foundation. Official Python Docs. URL:</w:t>
      </w:r>
      <w:hyperlink r:id="rId53" w:history="1">
        <w:r w:rsidRPr="007329A3">
          <w:rPr>
            <w:rStyle w:val="a9"/>
            <w:sz w:val="28"/>
            <w:szCs w:val="28"/>
          </w:rPr>
          <w:t xml:space="preserve"> https://docs.python.org</w:t>
        </w:r>
        <w:r w:rsidRPr="007329A3">
          <w:rPr>
            <w:rStyle w:val="a9"/>
            <w:sz w:val="28"/>
            <w:szCs w:val="28"/>
          </w:rPr>
          <w:br/>
        </w:r>
      </w:hyperlink>
    </w:p>
    <w:p w14:paraId="6C4E76B6" w14:textId="0A518A6C" w:rsidR="00892B5F" w:rsidRDefault="00892B5F" w:rsidP="00892B5F">
      <w:pPr>
        <w:pStyle w:val="af"/>
        <w:numPr>
          <w:ilvl w:val="0"/>
          <w:numId w:val="15"/>
        </w:numPr>
        <w:spacing w:before="0" w:beforeAutospacing="0" w:after="0" w:afterAutospacing="0"/>
        <w:textAlignment w:val="baseline"/>
        <w:rPr>
          <w:color w:val="000000"/>
          <w:sz w:val="28"/>
          <w:szCs w:val="28"/>
        </w:rPr>
      </w:pPr>
      <w:r>
        <w:rPr>
          <w:color w:val="000000"/>
          <w:sz w:val="28"/>
          <w:szCs w:val="28"/>
        </w:rPr>
        <w:t>Bootstrap Documentation. URL:</w:t>
      </w:r>
      <w:hyperlink r:id="rId54" w:history="1">
        <w:r w:rsidRPr="007329A3">
          <w:rPr>
            <w:rStyle w:val="a9"/>
            <w:sz w:val="28"/>
            <w:szCs w:val="28"/>
          </w:rPr>
          <w:t xml:space="preserve"> https://getbootstrap.com</w:t>
        </w:r>
        <w:r w:rsidRPr="007329A3">
          <w:rPr>
            <w:rStyle w:val="a9"/>
            <w:sz w:val="28"/>
            <w:szCs w:val="28"/>
          </w:rPr>
          <w:br/>
        </w:r>
      </w:hyperlink>
    </w:p>
    <w:p w14:paraId="192D1723" w14:textId="1D0A549D" w:rsidR="00892B5F" w:rsidRDefault="00892B5F" w:rsidP="00892B5F">
      <w:pPr>
        <w:pStyle w:val="af"/>
        <w:numPr>
          <w:ilvl w:val="0"/>
          <w:numId w:val="15"/>
        </w:numPr>
        <w:spacing w:before="0" w:beforeAutospacing="0" w:after="0" w:afterAutospacing="0"/>
        <w:textAlignment w:val="baseline"/>
        <w:rPr>
          <w:color w:val="000000"/>
          <w:sz w:val="28"/>
          <w:szCs w:val="28"/>
        </w:rPr>
      </w:pPr>
      <w:r>
        <w:rPr>
          <w:color w:val="000000"/>
          <w:sz w:val="28"/>
          <w:szCs w:val="28"/>
        </w:rPr>
        <w:t>Git SCM Documentation. URL:</w:t>
      </w:r>
      <w:hyperlink r:id="rId55" w:history="1">
        <w:r w:rsidRPr="007329A3">
          <w:rPr>
            <w:rStyle w:val="a9"/>
            <w:sz w:val="28"/>
            <w:szCs w:val="28"/>
          </w:rPr>
          <w:t xml:space="preserve"> https://git-scm.com/doc</w:t>
        </w:r>
        <w:r w:rsidRPr="007329A3">
          <w:rPr>
            <w:rStyle w:val="a9"/>
            <w:sz w:val="28"/>
            <w:szCs w:val="28"/>
          </w:rPr>
          <w:br/>
        </w:r>
      </w:hyperlink>
    </w:p>
    <w:p w14:paraId="71DD464B" w14:textId="77777777" w:rsidR="00892B5F" w:rsidRDefault="00892B5F" w:rsidP="00892B5F">
      <w:pPr>
        <w:pStyle w:val="af"/>
        <w:numPr>
          <w:ilvl w:val="0"/>
          <w:numId w:val="15"/>
        </w:numPr>
        <w:spacing w:before="0" w:beforeAutospacing="0" w:after="240" w:afterAutospacing="0"/>
        <w:textAlignment w:val="baseline"/>
        <w:rPr>
          <w:color w:val="000000"/>
          <w:sz w:val="28"/>
          <w:szCs w:val="28"/>
        </w:rPr>
      </w:pPr>
      <w:r>
        <w:rPr>
          <w:color w:val="000000"/>
          <w:sz w:val="28"/>
          <w:szCs w:val="28"/>
        </w:rPr>
        <w:t>RFC 5321 – Simple Mail Transfer Protocol (SMTP). URL: https://datatracker.ietf.org/doc/html/rfc5321</w:t>
      </w:r>
    </w:p>
    <w:p w14:paraId="50DEAE5F" w14:textId="77777777" w:rsidR="00892B5F" w:rsidRDefault="00892B5F" w:rsidP="00892B5F">
      <w:pPr>
        <w:pStyle w:val="af"/>
        <w:spacing w:before="280" w:beforeAutospacing="0" w:after="0" w:afterAutospacing="0"/>
      </w:pPr>
      <w:r>
        <w:rPr>
          <w:color w:val="000000"/>
          <w:sz w:val="28"/>
          <w:szCs w:val="28"/>
        </w:rPr>
        <w:t xml:space="preserve">1.5 </w:t>
      </w:r>
      <w:proofErr w:type="spellStart"/>
      <w:r>
        <w:rPr>
          <w:color w:val="000000"/>
          <w:sz w:val="28"/>
          <w:szCs w:val="28"/>
        </w:rPr>
        <w:t>Огляд</w:t>
      </w:r>
      <w:proofErr w:type="spellEnd"/>
    </w:p>
    <w:p w14:paraId="09D4478F" w14:textId="77777777" w:rsidR="00892B5F" w:rsidRDefault="00892B5F" w:rsidP="00892B5F">
      <w:pPr>
        <w:pStyle w:val="af"/>
        <w:spacing w:before="240" w:beforeAutospacing="0" w:after="240" w:afterAutospacing="0"/>
      </w:pPr>
      <w:proofErr w:type="spellStart"/>
      <w:r>
        <w:rPr>
          <w:color w:val="000000"/>
          <w:sz w:val="28"/>
          <w:szCs w:val="28"/>
        </w:rPr>
        <w:t>Даний</w:t>
      </w:r>
      <w:proofErr w:type="spellEnd"/>
      <w:r>
        <w:rPr>
          <w:color w:val="000000"/>
          <w:sz w:val="28"/>
          <w:szCs w:val="28"/>
        </w:rPr>
        <w:t xml:space="preserve"> </w:t>
      </w:r>
      <w:proofErr w:type="spellStart"/>
      <w:r>
        <w:rPr>
          <w:color w:val="000000"/>
          <w:sz w:val="28"/>
          <w:szCs w:val="28"/>
        </w:rPr>
        <w:t>документ</w:t>
      </w:r>
      <w:proofErr w:type="spellEnd"/>
      <w:r>
        <w:rPr>
          <w:color w:val="000000"/>
          <w:sz w:val="28"/>
          <w:szCs w:val="28"/>
        </w:rPr>
        <w:t xml:space="preserve"> </w:t>
      </w:r>
      <w:proofErr w:type="spellStart"/>
      <w:r>
        <w:rPr>
          <w:color w:val="000000"/>
          <w:sz w:val="28"/>
          <w:szCs w:val="28"/>
        </w:rPr>
        <w:t>специфікації</w:t>
      </w:r>
      <w:proofErr w:type="spellEnd"/>
      <w:r>
        <w:rPr>
          <w:color w:val="000000"/>
          <w:sz w:val="28"/>
          <w:szCs w:val="28"/>
        </w:rPr>
        <w:t xml:space="preserve"> </w:t>
      </w:r>
      <w:proofErr w:type="spellStart"/>
      <w:r>
        <w:rPr>
          <w:color w:val="000000"/>
          <w:sz w:val="28"/>
          <w:szCs w:val="28"/>
        </w:rPr>
        <w:t>програмних</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складається</w:t>
      </w:r>
      <w:proofErr w:type="spellEnd"/>
      <w:r>
        <w:rPr>
          <w:color w:val="000000"/>
          <w:sz w:val="28"/>
          <w:szCs w:val="28"/>
        </w:rPr>
        <w:t xml:space="preserve"> з </w:t>
      </w:r>
      <w:proofErr w:type="spellStart"/>
      <w:r>
        <w:rPr>
          <w:color w:val="000000"/>
          <w:sz w:val="28"/>
          <w:szCs w:val="28"/>
        </w:rPr>
        <w:t>трьох</w:t>
      </w:r>
      <w:proofErr w:type="spellEnd"/>
      <w:r>
        <w:rPr>
          <w:color w:val="000000"/>
          <w:sz w:val="28"/>
          <w:szCs w:val="28"/>
        </w:rPr>
        <w:t xml:space="preserve"> </w:t>
      </w:r>
      <w:proofErr w:type="spellStart"/>
      <w:r>
        <w:rPr>
          <w:color w:val="000000"/>
          <w:sz w:val="28"/>
          <w:szCs w:val="28"/>
        </w:rPr>
        <w:t>основних</w:t>
      </w:r>
      <w:proofErr w:type="spellEnd"/>
      <w:r>
        <w:rPr>
          <w:color w:val="000000"/>
          <w:sz w:val="28"/>
          <w:szCs w:val="28"/>
        </w:rPr>
        <w:t xml:space="preserve"> </w:t>
      </w:r>
      <w:proofErr w:type="spellStart"/>
      <w:r>
        <w:rPr>
          <w:color w:val="000000"/>
          <w:sz w:val="28"/>
          <w:szCs w:val="28"/>
        </w:rPr>
        <w:t>розділів</w:t>
      </w:r>
      <w:proofErr w:type="spellEnd"/>
      <w:r>
        <w:rPr>
          <w:color w:val="000000"/>
          <w:sz w:val="28"/>
          <w:szCs w:val="28"/>
        </w:rPr>
        <w:t>:</w:t>
      </w:r>
    </w:p>
    <w:p w14:paraId="2FC9F2A5" w14:textId="77777777" w:rsidR="00892B5F" w:rsidRDefault="00892B5F" w:rsidP="00892B5F">
      <w:pPr>
        <w:pStyle w:val="af"/>
        <w:numPr>
          <w:ilvl w:val="0"/>
          <w:numId w:val="16"/>
        </w:numPr>
        <w:spacing w:before="240" w:beforeAutospacing="0" w:after="0" w:afterAutospacing="0"/>
        <w:textAlignment w:val="baseline"/>
        <w:rPr>
          <w:rFonts w:ascii="Arial" w:hAnsi="Arial" w:cs="Arial"/>
          <w:color w:val="000000"/>
          <w:sz w:val="28"/>
          <w:szCs w:val="28"/>
        </w:rPr>
      </w:pPr>
      <w:proofErr w:type="spellStart"/>
      <w:r>
        <w:rPr>
          <w:color w:val="000000"/>
          <w:sz w:val="28"/>
          <w:szCs w:val="28"/>
        </w:rPr>
        <w:t>Розділ</w:t>
      </w:r>
      <w:proofErr w:type="spellEnd"/>
      <w:r>
        <w:rPr>
          <w:color w:val="000000"/>
          <w:sz w:val="28"/>
          <w:szCs w:val="28"/>
        </w:rPr>
        <w:t xml:space="preserve"> 1 </w:t>
      </w:r>
      <w:proofErr w:type="spellStart"/>
      <w:r>
        <w:rPr>
          <w:color w:val="000000"/>
          <w:sz w:val="28"/>
          <w:szCs w:val="28"/>
        </w:rPr>
        <w:t>надає</w:t>
      </w:r>
      <w:proofErr w:type="spellEnd"/>
      <w:r>
        <w:rPr>
          <w:color w:val="000000"/>
          <w:sz w:val="28"/>
          <w:szCs w:val="28"/>
        </w:rPr>
        <w:t xml:space="preserve"> </w:t>
      </w:r>
      <w:proofErr w:type="spellStart"/>
      <w:r>
        <w:rPr>
          <w:color w:val="000000"/>
          <w:sz w:val="28"/>
          <w:szCs w:val="28"/>
        </w:rPr>
        <w:t>загальну</w:t>
      </w:r>
      <w:proofErr w:type="spellEnd"/>
      <w:r>
        <w:rPr>
          <w:color w:val="000000"/>
          <w:sz w:val="28"/>
          <w:szCs w:val="28"/>
        </w:rPr>
        <w:t xml:space="preserve"> </w:t>
      </w:r>
      <w:proofErr w:type="spellStart"/>
      <w:r>
        <w:rPr>
          <w:color w:val="000000"/>
          <w:sz w:val="28"/>
          <w:szCs w:val="28"/>
        </w:rPr>
        <w:t>інформацію</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призначення</w:t>
      </w:r>
      <w:proofErr w:type="spellEnd"/>
      <w:r>
        <w:rPr>
          <w:color w:val="000000"/>
          <w:sz w:val="28"/>
          <w:szCs w:val="28"/>
        </w:rPr>
        <w:t xml:space="preserve">, </w:t>
      </w:r>
      <w:proofErr w:type="spellStart"/>
      <w:r>
        <w:rPr>
          <w:color w:val="000000"/>
          <w:sz w:val="28"/>
          <w:szCs w:val="28"/>
        </w:rPr>
        <w:t>обсяг</w:t>
      </w:r>
      <w:proofErr w:type="spellEnd"/>
      <w:r>
        <w:rPr>
          <w:color w:val="000000"/>
          <w:sz w:val="28"/>
          <w:szCs w:val="28"/>
        </w:rPr>
        <w:t xml:space="preserve">, </w:t>
      </w:r>
      <w:proofErr w:type="spellStart"/>
      <w:r>
        <w:rPr>
          <w:color w:val="000000"/>
          <w:sz w:val="28"/>
          <w:szCs w:val="28"/>
        </w:rPr>
        <w:t>скорочення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джерела</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використовуються</w:t>
      </w:r>
      <w:proofErr w:type="spellEnd"/>
      <w:r>
        <w:rPr>
          <w:color w:val="000000"/>
          <w:sz w:val="28"/>
          <w:szCs w:val="28"/>
        </w:rPr>
        <w:t>.</w:t>
      </w:r>
    </w:p>
    <w:p w14:paraId="716E7888" w14:textId="77777777" w:rsidR="00892B5F" w:rsidRDefault="00892B5F" w:rsidP="00892B5F">
      <w:pPr>
        <w:pStyle w:val="af"/>
        <w:numPr>
          <w:ilvl w:val="0"/>
          <w:numId w:val="16"/>
        </w:numPr>
        <w:spacing w:before="0" w:beforeAutospacing="0" w:after="0" w:afterAutospacing="0"/>
        <w:textAlignment w:val="baseline"/>
        <w:rPr>
          <w:rFonts w:ascii="Arial" w:hAnsi="Arial" w:cs="Arial"/>
          <w:color w:val="000000"/>
          <w:sz w:val="28"/>
          <w:szCs w:val="28"/>
        </w:rPr>
      </w:pPr>
      <w:proofErr w:type="spellStart"/>
      <w:r>
        <w:rPr>
          <w:color w:val="000000"/>
          <w:sz w:val="28"/>
          <w:szCs w:val="28"/>
        </w:rPr>
        <w:t>Розділ</w:t>
      </w:r>
      <w:proofErr w:type="spellEnd"/>
      <w:r>
        <w:rPr>
          <w:color w:val="000000"/>
          <w:sz w:val="28"/>
          <w:szCs w:val="28"/>
        </w:rPr>
        <w:t xml:space="preserve"> 2 </w:t>
      </w:r>
      <w:proofErr w:type="spellStart"/>
      <w:r>
        <w:rPr>
          <w:color w:val="000000"/>
          <w:sz w:val="28"/>
          <w:szCs w:val="28"/>
        </w:rPr>
        <w:t>описує</w:t>
      </w:r>
      <w:proofErr w:type="spellEnd"/>
      <w:r>
        <w:rPr>
          <w:color w:val="000000"/>
          <w:sz w:val="28"/>
          <w:szCs w:val="28"/>
        </w:rPr>
        <w:t xml:space="preserve"> </w:t>
      </w:r>
      <w:proofErr w:type="spellStart"/>
      <w:r>
        <w:rPr>
          <w:color w:val="000000"/>
          <w:sz w:val="28"/>
          <w:szCs w:val="28"/>
        </w:rPr>
        <w:t>загальну</w:t>
      </w:r>
      <w:proofErr w:type="spellEnd"/>
      <w:r>
        <w:rPr>
          <w:color w:val="000000"/>
          <w:sz w:val="28"/>
          <w:szCs w:val="28"/>
        </w:rPr>
        <w:t xml:space="preserve"> </w:t>
      </w:r>
      <w:proofErr w:type="spellStart"/>
      <w:r>
        <w:rPr>
          <w:color w:val="000000"/>
          <w:sz w:val="28"/>
          <w:szCs w:val="28"/>
        </w:rPr>
        <w:t>структуру</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r>
        <w:rPr>
          <w:color w:val="000000"/>
          <w:sz w:val="28"/>
          <w:szCs w:val="28"/>
        </w:rPr>
        <w:t xml:space="preserve">, </w:t>
      </w:r>
      <w:proofErr w:type="spellStart"/>
      <w:r>
        <w:rPr>
          <w:color w:val="000000"/>
          <w:sz w:val="28"/>
          <w:szCs w:val="28"/>
        </w:rPr>
        <w:t>включаючи</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 xml:space="preserve"> </w:t>
      </w:r>
      <w:proofErr w:type="spellStart"/>
      <w:r>
        <w:rPr>
          <w:color w:val="000000"/>
          <w:sz w:val="28"/>
          <w:szCs w:val="28"/>
        </w:rPr>
        <w:t>функціональні</w:t>
      </w:r>
      <w:proofErr w:type="spellEnd"/>
      <w:r>
        <w:rPr>
          <w:color w:val="000000"/>
          <w:sz w:val="28"/>
          <w:szCs w:val="28"/>
        </w:rPr>
        <w:t xml:space="preserve"> </w:t>
      </w:r>
      <w:proofErr w:type="spellStart"/>
      <w:r>
        <w:rPr>
          <w:color w:val="000000"/>
          <w:sz w:val="28"/>
          <w:szCs w:val="28"/>
        </w:rPr>
        <w:t>можливості</w:t>
      </w:r>
      <w:proofErr w:type="spellEnd"/>
      <w:r>
        <w:rPr>
          <w:color w:val="000000"/>
          <w:sz w:val="28"/>
          <w:szCs w:val="28"/>
        </w:rPr>
        <w:t xml:space="preserve">, </w:t>
      </w:r>
      <w:proofErr w:type="spellStart"/>
      <w:r>
        <w:rPr>
          <w:color w:val="000000"/>
          <w:sz w:val="28"/>
          <w:szCs w:val="28"/>
        </w:rPr>
        <w:t>характеристики</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припущення</w:t>
      </w:r>
      <w:proofErr w:type="spellEnd"/>
      <w:r>
        <w:rPr>
          <w:color w:val="000000"/>
          <w:sz w:val="28"/>
          <w:szCs w:val="28"/>
        </w:rPr>
        <w:t>.</w:t>
      </w:r>
    </w:p>
    <w:p w14:paraId="3612FC62" w14:textId="77777777" w:rsidR="00892B5F" w:rsidRDefault="00892B5F" w:rsidP="00892B5F">
      <w:pPr>
        <w:pStyle w:val="af"/>
        <w:numPr>
          <w:ilvl w:val="0"/>
          <w:numId w:val="16"/>
        </w:numPr>
        <w:spacing w:before="0" w:beforeAutospacing="0" w:after="240" w:afterAutospacing="0"/>
        <w:textAlignment w:val="baseline"/>
        <w:rPr>
          <w:rFonts w:ascii="Arial" w:hAnsi="Arial" w:cs="Arial"/>
          <w:color w:val="000000"/>
          <w:sz w:val="28"/>
          <w:szCs w:val="28"/>
        </w:rPr>
      </w:pPr>
      <w:proofErr w:type="spellStart"/>
      <w:r>
        <w:rPr>
          <w:color w:val="000000"/>
          <w:sz w:val="28"/>
          <w:szCs w:val="28"/>
        </w:rPr>
        <w:t>Розділ</w:t>
      </w:r>
      <w:proofErr w:type="spellEnd"/>
      <w:r>
        <w:rPr>
          <w:color w:val="000000"/>
          <w:sz w:val="28"/>
          <w:szCs w:val="28"/>
        </w:rPr>
        <w:t xml:space="preserve"> 3 </w:t>
      </w:r>
      <w:proofErr w:type="spellStart"/>
      <w:r>
        <w:rPr>
          <w:color w:val="000000"/>
          <w:sz w:val="28"/>
          <w:szCs w:val="28"/>
        </w:rPr>
        <w:t>детально</w:t>
      </w:r>
      <w:proofErr w:type="spellEnd"/>
      <w:r>
        <w:rPr>
          <w:color w:val="000000"/>
          <w:sz w:val="28"/>
          <w:szCs w:val="28"/>
        </w:rPr>
        <w:t xml:space="preserve"> </w:t>
      </w:r>
      <w:proofErr w:type="spellStart"/>
      <w:r>
        <w:rPr>
          <w:color w:val="000000"/>
          <w:sz w:val="28"/>
          <w:szCs w:val="28"/>
        </w:rPr>
        <w:t>описує</w:t>
      </w:r>
      <w:proofErr w:type="spellEnd"/>
      <w:r>
        <w:rPr>
          <w:color w:val="000000"/>
          <w:sz w:val="28"/>
          <w:szCs w:val="28"/>
        </w:rPr>
        <w:t xml:space="preserve"> </w:t>
      </w:r>
      <w:proofErr w:type="spellStart"/>
      <w:r>
        <w:rPr>
          <w:color w:val="000000"/>
          <w:sz w:val="28"/>
          <w:szCs w:val="28"/>
        </w:rPr>
        <w:t>конкретні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функціоналу</w:t>
      </w:r>
      <w:proofErr w:type="spellEnd"/>
      <w:r>
        <w:rPr>
          <w:color w:val="000000"/>
          <w:sz w:val="28"/>
          <w:szCs w:val="28"/>
        </w:rPr>
        <w:t xml:space="preserve">, </w:t>
      </w:r>
      <w:proofErr w:type="spellStart"/>
      <w:r>
        <w:rPr>
          <w:color w:val="000000"/>
          <w:sz w:val="28"/>
          <w:szCs w:val="28"/>
        </w:rPr>
        <w:t>інтерфейсів</w:t>
      </w:r>
      <w:proofErr w:type="spellEnd"/>
      <w:r>
        <w:rPr>
          <w:color w:val="000000"/>
          <w:sz w:val="28"/>
          <w:szCs w:val="28"/>
        </w:rPr>
        <w:t xml:space="preserve">, </w:t>
      </w:r>
      <w:proofErr w:type="spellStart"/>
      <w:r>
        <w:rPr>
          <w:color w:val="000000"/>
          <w:sz w:val="28"/>
          <w:szCs w:val="28"/>
        </w:rPr>
        <w:t>продуктивності</w:t>
      </w:r>
      <w:proofErr w:type="spellEnd"/>
      <w:r>
        <w:rPr>
          <w:color w:val="000000"/>
          <w:sz w:val="28"/>
          <w:szCs w:val="28"/>
        </w:rPr>
        <w:t xml:space="preserve">, </w:t>
      </w:r>
      <w:proofErr w:type="spellStart"/>
      <w:r>
        <w:rPr>
          <w:color w:val="000000"/>
          <w:sz w:val="28"/>
          <w:szCs w:val="28"/>
        </w:rPr>
        <w:t>безпеки</w:t>
      </w:r>
      <w:proofErr w:type="spellEnd"/>
      <w:r>
        <w:rPr>
          <w:color w:val="000000"/>
          <w:sz w:val="28"/>
          <w:szCs w:val="28"/>
        </w:rPr>
        <w:t xml:space="preserve">, </w:t>
      </w:r>
      <w:proofErr w:type="spellStart"/>
      <w:r>
        <w:rPr>
          <w:color w:val="000000"/>
          <w:sz w:val="28"/>
          <w:szCs w:val="28"/>
        </w:rPr>
        <w:t>атрибутів</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тощо</w:t>
      </w:r>
      <w:proofErr w:type="spellEnd"/>
      <w:r>
        <w:rPr>
          <w:color w:val="000000"/>
          <w:sz w:val="28"/>
          <w:szCs w:val="28"/>
        </w:rPr>
        <w:t xml:space="preserve">. </w:t>
      </w:r>
      <w:proofErr w:type="spellStart"/>
      <w:r>
        <w:rPr>
          <w:color w:val="000000"/>
          <w:sz w:val="28"/>
          <w:szCs w:val="28"/>
        </w:rPr>
        <w:t>Саме</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розділ</w:t>
      </w:r>
      <w:proofErr w:type="spellEnd"/>
      <w:r>
        <w:rPr>
          <w:color w:val="000000"/>
          <w:sz w:val="28"/>
          <w:szCs w:val="28"/>
        </w:rPr>
        <w:t xml:space="preserve"> </w:t>
      </w:r>
      <w:proofErr w:type="spellStart"/>
      <w:r>
        <w:rPr>
          <w:color w:val="000000"/>
          <w:sz w:val="28"/>
          <w:szCs w:val="28"/>
        </w:rPr>
        <w:t>орієнтуються</w:t>
      </w:r>
      <w:proofErr w:type="spellEnd"/>
      <w:r>
        <w:rPr>
          <w:color w:val="000000"/>
          <w:sz w:val="28"/>
          <w:szCs w:val="28"/>
        </w:rPr>
        <w:t xml:space="preserve"> </w:t>
      </w:r>
      <w:proofErr w:type="spellStart"/>
      <w:r>
        <w:rPr>
          <w:color w:val="000000"/>
          <w:sz w:val="28"/>
          <w:szCs w:val="28"/>
        </w:rPr>
        <w:t>розробники</w:t>
      </w:r>
      <w:proofErr w:type="spellEnd"/>
      <w:r>
        <w:rPr>
          <w:color w:val="000000"/>
          <w:sz w:val="28"/>
          <w:szCs w:val="28"/>
        </w:rPr>
        <w:t xml:space="preserve"> </w:t>
      </w:r>
      <w:proofErr w:type="spellStart"/>
      <w:r>
        <w:rPr>
          <w:color w:val="000000"/>
          <w:sz w:val="28"/>
          <w:szCs w:val="28"/>
        </w:rPr>
        <w:t>під</w:t>
      </w:r>
      <w:proofErr w:type="spellEnd"/>
      <w:r>
        <w:rPr>
          <w:color w:val="000000"/>
          <w:sz w:val="28"/>
          <w:szCs w:val="28"/>
        </w:rPr>
        <w:t xml:space="preserve"> </w:t>
      </w:r>
      <w:proofErr w:type="spellStart"/>
      <w:r>
        <w:rPr>
          <w:color w:val="000000"/>
          <w:sz w:val="28"/>
          <w:szCs w:val="28"/>
        </w:rPr>
        <w:t>час</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r>
        <w:rPr>
          <w:color w:val="000000"/>
          <w:sz w:val="28"/>
          <w:szCs w:val="28"/>
        </w:rPr>
        <w:t>.</w:t>
      </w:r>
    </w:p>
    <w:p w14:paraId="11690290" w14:textId="77777777" w:rsidR="00892B5F" w:rsidRDefault="00892B5F" w:rsidP="00892B5F">
      <w:pPr>
        <w:pStyle w:val="af"/>
        <w:spacing w:before="240" w:beforeAutospacing="0" w:after="240" w:afterAutospacing="0"/>
      </w:pPr>
      <w:proofErr w:type="spellStart"/>
      <w:r>
        <w:rPr>
          <w:color w:val="000000"/>
          <w:sz w:val="28"/>
          <w:szCs w:val="28"/>
        </w:rPr>
        <w:t>Після</w:t>
      </w:r>
      <w:proofErr w:type="spellEnd"/>
      <w:r>
        <w:rPr>
          <w:color w:val="000000"/>
          <w:sz w:val="28"/>
          <w:szCs w:val="28"/>
        </w:rPr>
        <w:t xml:space="preserve"> </w:t>
      </w:r>
      <w:proofErr w:type="spellStart"/>
      <w:r>
        <w:rPr>
          <w:color w:val="000000"/>
          <w:sz w:val="28"/>
          <w:szCs w:val="28"/>
        </w:rPr>
        <w:t>ознайомлення</w:t>
      </w:r>
      <w:proofErr w:type="spellEnd"/>
      <w:r>
        <w:rPr>
          <w:color w:val="000000"/>
          <w:sz w:val="28"/>
          <w:szCs w:val="28"/>
        </w:rPr>
        <w:t xml:space="preserve"> з </w:t>
      </w:r>
      <w:proofErr w:type="spellStart"/>
      <w:r>
        <w:rPr>
          <w:color w:val="000000"/>
          <w:sz w:val="28"/>
          <w:szCs w:val="28"/>
        </w:rPr>
        <w:t>цим</w:t>
      </w:r>
      <w:proofErr w:type="spellEnd"/>
      <w:r>
        <w:rPr>
          <w:color w:val="000000"/>
          <w:sz w:val="28"/>
          <w:szCs w:val="28"/>
        </w:rPr>
        <w:t xml:space="preserve"> </w:t>
      </w:r>
      <w:proofErr w:type="spellStart"/>
      <w:r>
        <w:rPr>
          <w:color w:val="000000"/>
          <w:sz w:val="28"/>
          <w:szCs w:val="28"/>
        </w:rPr>
        <w:t>документом</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розробники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інші</w:t>
      </w:r>
      <w:proofErr w:type="spellEnd"/>
      <w:r>
        <w:rPr>
          <w:color w:val="000000"/>
          <w:sz w:val="28"/>
          <w:szCs w:val="28"/>
        </w:rPr>
        <w:t xml:space="preserve"> </w:t>
      </w:r>
      <w:proofErr w:type="spellStart"/>
      <w:r>
        <w:rPr>
          <w:color w:val="000000"/>
          <w:sz w:val="28"/>
          <w:szCs w:val="28"/>
        </w:rPr>
        <w:t>зацікавлені</w:t>
      </w:r>
      <w:proofErr w:type="spellEnd"/>
      <w:r>
        <w:rPr>
          <w:color w:val="000000"/>
          <w:sz w:val="28"/>
          <w:szCs w:val="28"/>
        </w:rPr>
        <w:t xml:space="preserve"> </w:t>
      </w:r>
      <w:proofErr w:type="spellStart"/>
      <w:r>
        <w:rPr>
          <w:color w:val="000000"/>
          <w:sz w:val="28"/>
          <w:szCs w:val="28"/>
        </w:rPr>
        <w:t>особи</w:t>
      </w:r>
      <w:proofErr w:type="spellEnd"/>
      <w:r>
        <w:rPr>
          <w:color w:val="000000"/>
          <w:sz w:val="28"/>
          <w:szCs w:val="28"/>
        </w:rPr>
        <w:t xml:space="preserve"> </w:t>
      </w:r>
      <w:proofErr w:type="spellStart"/>
      <w:r>
        <w:rPr>
          <w:color w:val="000000"/>
          <w:sz w:val="28"/>
          <w:szCs w:val="28"/>
        </w:rPr>
        <w:t>отримають</w:t>
      </w:r>
      <w:proofErr w:type="spellEnd"/>
      <w:r>
        <w:rPr>
          <w:color w:val="000000"/>
          <w:sz w:val="28"/>
          <w:szCs w:val="28"/>
        </w:rPr>
        <w:t xml:space="preserve"> </w:t>
      </w:r>
      <w:proofErr w:type="spellStart"/>
      <w:r>
        <w:rPr>
          <w:color w:val="000000"/>
          <w:sz w:val="28"/>
          <w:szCs w:val="28"/>
        </w:rPr>
        <w:t>чітке</w:t>
      </w:r>
      <w:proofErr w:type="spellEnd"/>
      <w:r>
        <w:rPr>
          <w:color w:val="000000"/>
          <w:sz w:val="28"/>
          <w:szCs w:val="28"/>
        </w:rPr>
        <w:t xml:space="preserve"> </w:t>
      </w:r>
      <w:proofErr w:type="spellStart"/>
      <w:r>
        <w:rPr>
          <w:color w:val="000000"/>
          <w:sz w:val="28"/>
          <w:szCs w:val="28"/>
        </w:rPr>
        <w:t>уявлення</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дозволить</w:t>
      </w:r>
      <w:proofErr w:type="spellEnd"/>
      <w:r>
        <w:rPr>
          <w:color w:val="000000"/>
          <w:sz w:val="28"/>
          <w:szCs w:val="28"/>
        </w:rPr>
        <w:t xml:space="preserve"> </w:t>
      </w:r>
      <w:proofErr w:type="spellStart"/>
      <w:r>
        <w:rPr>
          <w:color w:val="000000"/>
          <w:sz w:val="28"/>
          <w:szCs w:val="28"/>
        </w:rPr>
        <w:t>успішно</w:t>
      </w:r>
      <w:proofErr w:type="spellEnd"/>
      <w:r>
        <w:rPr>
          <w:color w:val="000000"/>
          <w:sz w:val="28"/>
          <w:szCs w:val="28"/>
        </w:rPr>
        <w:t xml:space="preserve"> </w:t>
      </w:r>
      <w:proofErr w:type="spellStart"/>
      <w:r>
        <w:rPr>
          <w:color w:val="000000"/>
          <w:sz w:val="28"/>
          <w:szCs w:val="28"/>
        </w:rPr>
        <w:t>реалізувати</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 xml:space="preserve"> </w:t>
      </w:r>
      <w:proofErr w:type="spellStart"/>
      <w:r>
        <w:rPr>
          <w:color w:val="000000"/>
          <w:sz w:val="28"/>
          <w:szCs w:val="28"/>
        </w:rPr>
        <w:t>функціональні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нефункціональні</w:t>
      </w:r>
      <w:proofErr w:type="spellEnd"/>
      <w:r>
        <w:rPr>
          <w:color w:val="000000"/>
          <w:sz w:val="28"/>
          <w:szCs w:val="28"/>
        </w:rPr>
        <w:t xml:space="preserve"> </w:t>
      </w:r>
      <w:proofErr w:type="spellStart"/>
      <w:r>
        <w:rPr>
          <w:color w:val="000000"/>
          <w:sz w:val="28"/>
          <w:szCs w:val="28"/>
        </w:rPr>
        <w:t>компоненти</w:t>
      </w:r>
      <w:proofErr w:type="spellEnd"/>
      <w:r>
        <w:rPr>
          <w:color w:val="000000"/>
          <w:sz w:val="28"/>
          <w:szCs w:val="28"/>
        </w:rPr>
        <w:t>.</w:t>
      </w:r>
    </w:p>
    <w:p w14:paraId="04940251" w14:textId="77777777" w:rsidR="00892B5F" w:rsidRDefault="00892B5F" w:rsidP="00892B5F">
      <w:pPr>
        <w:pStyle w:val="af"/>
        <w:spacing w:before="0" w:beforeAutospacing="0" w:after="80" w:afterAutospacing="0"/>
      </w:pPr>
      <w:r>
        <w:rPr>
          <w:color w:val="000000"/>
          <w:sz w:val="28"/>
          <w:szCs w:val="28"/>
        </w:rPr>
        <w:t xml:space="preserve">2. </w:t>
      </w:r>
      <w:proofErr w:type="spellStart"/>
      <w:r>
        <w:rPr>
          <w:color w:val="000000"/>
          <w:sz w:val="28"/>
          <w:szCs w:val="28"/>
        </w:rPr>
        <w:t>Загальний</w:t>
      </w:r>
      <w:proofErr w:type="spellEnd"/>
      <w:r>
        <w:rPr>
          <w:color w:val="000000"/>
          <w:sz w:val="28"/>
          <w:szCs w:val="28"/>
        </w:rPr>
        <w:t xml:space="preserve"> </w:t>
      </w:r>
      <w:proofErr w:type="spellStart"/>
      <w:r>
        <w:rPr>
          <w:color w:val="000000"/>
          <w:sz w:val="28"/>
          <w:szCs w:val="28"/>
        </w:rPr>
        <w:t>опис</w:t>
      </w:r>
      <w:proofErr w:type="spellEnd"/>
    </w:p>
    <w:p w14:paraId="3D299326" w14:textId="77777777" w:rsidR="00892B5F" w:rsidRDefault="00892B5F" w:rsidP="00892B5F">
      <w:pPr>
        <w:pStyle w:val="af"/>
        <w:spacing w:before="240" w:beforeAutospacing="0" w:after="240" w:afterAutospacing="0"/>
      </w:pP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розділ</w:t>
      </w:r>
      <w:proofErr w:type="spellEnd"/>
      <w:r>
        <w:rPr>
          <w:color w:val="000000"/>
          <w:sz w:val="28"/>
          <w:szCs w:val="28"/>
        </w:rPr>
        <w:t xml:space="preserve"> </w:t>
      </w:r>
      <w:proofErr w:type="spellStart"/>
      <w:r>
        <w:rPr>
          <w:color w:val="000000"/>
          <w:sz w:val="28"/>
          <w:szCs w:val="28"/>
        </w:rPr>
        <w:t>описує</w:t>
      </w:r>
      <w:proofErr w:type="spellEnd"/>
      <w:r>
        <w:rPr>
          <w:color w:val="000000"/>
          <w:sz w:val="28"/>
          <w:szCs w:val="28"/>
        </w:rPr>
        <w:t xml:space="preserve"> </w:t>
      </w:r>
      <w:proofErr w:type="spellStart"/>
      <w:r>
        <w:rPr>
          <w:color w:val="000000"/>
          <w:sz w:val="28"/>
          <w:szCs w:val="28"/>
        </w:rPr>
        <w:t>загальні</w:t>
      </w:r>
      <w:proofErr w:type="spellEnd"/>
      <w:r>
        <w:rPr>
          <w:color w:val="000000"/>
          <w:sz w:val="28"/>
          <w:szCs w:val="28"/>
        </w:rPr>
        <w:t xml:space="preserve"> </w:t>
      </w:r>
      <w:proofErr w:type="spellStart"/>
      <w:r>
        <w:rPr>
          <w:color w:val="000000"/>
          <w:sz w:val="28"/>
          <w:szCs w:val="28"/>
        </w:rPr>
        <w:t>фактори</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впливають</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r>
        <w:rPr>
          <w:color w:val="000000"/>
          <w:sz w:val="28"/>
          <w:szCs w:val="28"/>
        </w:rPr>
        <w:t xml:space="preserve"> Brick Prince WebApp,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пояснює</w:t>
      </w:r>
      <w:proofErr w:type="spellEnd"/>
      <w:r>
        <w:rPr>
          <w:color w:val="000000"/>
          <w:sz w:val="28"/>
          <w:szCs w:val="28"/>
        </w:rPr>
        <w:t xml:space="preserve"> </w:t>
      </w:r>
      <w:proofErr w:type="spellStart"/>
      <w:r>
        <w:rPr>
          <w:color w:val="000000"/>
          <w:sz w:val="28"/>
          <w:szCs w:val="28"/>
        </w:rPr>
        <w:t>передумови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контекст</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кращого</w:t>
      </w:r>
      <w:proofErr w:type="spellEnd"/>
      <w:r>
        <w:rPr>
          <w:color w:val="000000"/>
          <w:sz w:val="28"/>
          <w:szCs w:val="28"/>
        </w:rPr>
        <w:t xml:space="preserve"> </w:t>
      </w:r>
      <w:proofErr w:type="spellStart"/>
      <w:r>
        <w:rPr>
          <w:color w:val="000000"/>
          <w:sz w:val="28"/>
          <w:szCs w:val="28"/>
        </w:rPr>
        <w:t>розуміння</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сформульованих</w:t>
      </w:r>
      <w:proofErr w:type="spellEnd"/>
      <w:r>
        <w:rPr>
          <w:color w:val="000000"/>
          <w:sz w:val="28"/>
          <w:szCs w:val="28"/>
        </w:rPr>
        <w:t xml:space="preserve"> у </w:t>
      </w:r>
      <w:proofErr w:type="spellStart"/>
      <w:r>
        <w:rPr>
          <w:color w:val="000000"/>
          <w:sz w:val="28"/>
          <w:szCs w:val="28"/>
        </w:rPr>
        <w:t>розділі</w:t>
      </w:r>
      <w:proofErr w:type="spellEnd"/>
      <w:r>
        <w:rPr>
          <w:color w:val="000000"/>
          <w:sz w:val="28"/>
          <w:szCs w:val="28"/>
        </w:rPr>
        <w:t xml:space="preserve"> 3. </w:t>
      </w:r>
      <w:proofErr w:type="spellStart"/>
      <w:r>
        <w:rPr>
          <w:color w:val="000000"/>
          <w:sz w:val="28"/>
          <w:szCs w:val="28"/>
        </w:rPr>
        <w:t>Інформація</w:t>
      </w:r>
      <w:proofErr w:type="spellEnd"/>
      <w:r>
        <w:rPr>
          <w:color w:val="000000"/>
          <w:sz w:val="28"/>
          <w:szCs w:val="28"/>
        </w:rPr>
        <w:t xml:space="preserve">, </w:t>
      </w:r>
      <w:proofErr w:type="spellStart"/>
      <w:r>
        <w:rPr>
          <w:color w:val="000000"/>
          <w:sz w:val="28"/>
          <w:szCs w:val="28"/>
        </w:rPr>
        <w:t>наведена</w:t>
      </w:r>
      <w:proofErr w:type="spellEnd"/>
      <w:r>
        <w:rPr>
          <w:color w:val="000000"/>
          <w:sz w:val="28"/>
          <w:szCs w:val="28"/>
        </w:rPr>
        <w:t xml:space="preserve"> </w:t>
      </w:r>
      <w:proofErr w:type="spellStart"/>
      <w:r>
        <w:rPr>
          <w:color w:val="000000"/>
          <w:sz w:val="28"/>
          <w:szCs w:val="28"/>
        </w:rPr>
        <w:t>тут</w:t>
      </w:r>
      <w:proofErr w:type="spellEnd"/>
      <w:r>
        <w:rPr>
          <w:color w:val="000000"/>
          <w:sz w:val="28"/>
          <w:szCs w:val="28"/>
        </w:rPr>
        <w:t xml:space="preserve">, </w:t>
      </w:r>
      <w:proofErr w:type="spellStart"/>
      <w:r>
        <w:rPr>
          <w:color w:val="000000"/>
          <w:sz w:val="28"/>
          <w:szCs w:val="28"/>
        </w:rPr>
        <w:t>орієнтована</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кінцевого</w:t>
      </w:r>
      <w:proofErr w:type="spellEnd"/>
      <w:r>
        <w:rPr>
          <w:color w:val="000000"/>
          <w:sz w:val="28"/>
          <w:szCs w:val="28"/>
        </w:rPr>
        <w:t xml:space="preserve"> </w:t>
      </w:r>
      <w:proofErr w:type="spellStart"/>
      <w:r>
        <w:rPr>
          <w:color w:val="000000"/>
          <w:sz w:val="28"/>
          <w:szCs w:val="28"/>
        </w:rPr>
        <w:t>замовника</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й </w:t>
      </w:r>
      <w:proofErr w:type="spellStart"/>
      <w:r>
        <w:rPr>
          <w:color w:val="000000"/>
          <w:sz w:val="28"/>
          <w:szCs w:val="28"/>
        </w:rPr>
        <w:t>подається</w:t>
      </w:r>
      <w:proofErr w:type="spellEnd"/>
      <w:r>
        <w:rPr>
          <w:color w:val="000000"/>
          <w:sz w:val="28"/>
          <w:szCs w:val="28"/>
        </w:rPr>
        <w:t xml:space="preserve"> у </w:t>
      </w:r>
      <w:proofErr w:type="spellStart"/>
      <w:r>
        <w:rPr>
          <w:color w:val="000000"/>
          <w:sz w:val="28"/>
          <w:szCs w:val="28"/>
        </w:rPr>
        <w:t>зрозумілій</w:t>
      </w:r>
      <w:proofErr w:type="spellEnd"/>
      <w:r>
        <w:rPr>
          <w:color w:val="000000"/>
          <w:sz w:val="28"/>
          <w:szCs w:val="28"/>
        </w:rPr>
        <w:t xml:space="preserve"> </w:t>
      </w:r>
      <w:proofErr w:type="spellStart"/>
      <w:r>
        <w:rPr>
          <w:color w:val="000000"/>
          <w:sz w:val="28"/>
          <w:szCs w:val="28"/>
        </w:rPr>
        <w:t>формі</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складної</w:t>
      </w:r>
      <w:proofErr w:type="spellEnd"/>
      <w:r>
        <w:rPr>
          <w:color w:val="000000"/>
          <w:sz w:val="28"/>
          <w:szCs w:val="28"/>
        </w:rPr>
        <w:t xml:space="preserve"> </w:t>
      </w:r>
      <w:proofErr w:type="spellStart"/>
      <w:r>
        <w:rPr>
          <w:color w:val="000000"/>
          <w:sz w:val="28"/>
          <w:szCs w:val="28"/>
        </w:rPr>
        <w:t>технічної</w:t>
      </w:r>
      <w:proofErr w:type="spellEnd"/>
      <w:r>
        <w:rPr>
          <w:color w:val="000000"/>
          <w:sz w:val="28"/>
          <w:szCs w:val="28"/>
        </w:rPr>
        <w:t xml:space="preserve"> </w:t>
      </w:r>
      <w:proofErr w:type="spellStart"/>
      <w:r>
        <w:rPr>
          <w:color w:val="000000"/>
          <w:sz w:val="28"/>
          <w:szCs w:val="28"/>
        </w:rPr>
        <w:t>специфікації</w:t>
      </w:r>
      <w:proofErr w:type="spellEnd"/>
      <w:r>
        <w:rPr>
          <w:color w:val="000000"/>
          <w:sz w:val="28"/>
          <w:szCs w:val="28"/>
        </w:rPr>
        <w:t>.</w:t>
      </w:r>
    </w:p>
    <w:p w14:paraId="7EFEFBB5" w14:textId="77777777" w:rsidR="00892B5F" w:rsidRDefault="00892B5F" w:rsidP="00892B5F"/>
    <w:p w14:paraId="170B45F8" w14:textId="77777777" w:rsidR="00892B5F" w:rsidRDefault="00892B5F" w:rsidP="00892B5F">
      <w:pPr>
        <w:pStyle w:val="af"/>
        <w:spacing w:before="280" w:beforeAutospacing="0" w:after="0" w:afterAutospacing="0"/>
      </w:pPr>
      <w:r>
        <w:rPr>
          <w:color w:val="000000"/>
          <w:sz w:val="28"/>
          <w:szCs w:val="28"/>
        </w:rPr>
        <w:t xml:space="preserve">2.1 </w:t>
      </w:r>
      <w:proofErr w:type="spellStart"/>
      <w:r>
        <w:rPr>
          <w:color w:val="000000"/>
          <w:sz w:val="28"/>
          <w:szCs w:val="28"/>
        </w:rPr>
        <w:t>Перспектива</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p>
    <w:p w14:paraId="2687EE46" w14:textId="2E787FC4" w:rsidR="00892B5F" w:rsidRDefault="00141AF3" w:rsidP="00892B5F">
      <w:pPr>
        <w:pStyle w:val="af"/>
        <w:spacing w:before="240" w:beforeAutospacing="0" w:after="240" w:afterAutospacing="0"/>
      </w:pPr>
      <w:proofErr w:type="spellStart"/>
      <w:r>
        <w:rPr>
          <w:color w:val="000000"/>
          <w:sz w:val="28"/>
          <w:szCs w:val="28"/>
        </w:rPr>
        <w:t>Веб</w:t>
      </w:r>
      <w:proofErr w:type="spellEnd"/>
      <w:r>
        <w:rPr>
          <w:color w:val="000000"/>
          <w:sz w:val="28"/>
          <w:szCs w:val="28"/>
        </w:rPr>
        <w:t xml:space="preserve"> </w:t>
      </w:r>
      <w:proofErr w:type="spellStart"/>
      <w:r>
        <w:rPr>
          <w:color w:val="000000"/>
          <w:sz w:val="28"/>
          <w:szCs w:val="28"/>
        </w:rPr>
        <w:t>застосунок</w:t>
      </w:r>
      <w:r w:rsidR="00892B5F">
        <w:rPr>
          <w:color w:val="000000"/>
          <w:sz w:val="28"/>
          <w:szCs w:val="28"/>
        </w:rPr>
        <w:t>Brick</w:t>
      </w:r>
      <w:proofErr w:type="spellEnd"/>
      <w:r w:rsidR="00892B5F">
        <w:rPr>
          <w:color w:val="000000"/>
          <w:sz w:val="28"/>
          <w:szCs w:val="28"/>
        </w:rPr>
        <w:t xml:space="preserve"> Prince є </w:t>
      </w:r>
      <w:proofErr w:type="spellStart"/>
      <w:r w:rsidR="00892B5F">
        <w:rPr>
          <w:color w:val="000000"/>
          <w:sz w:val="28"/>
          <w:szCs w:val="28"/>
        </w:rPr>
        <w:t>незалежною</w:t>
      </w:r>
      <w:proofErr w:type="spellEnd"/>
      <w:r w:rsidR="00892B5F">
        <w:rPr>
          <w:color w:val="000000"/>
          <w:sz w:val="28"/>
          <w:szCs w:val="28"/>
        </w:rPr>
        <w:t xml:space="preserve"> </w:t>
      </w:r>
      <w:proofErr w:type="spellStart"/>
      <w:r w:rsidR="00892B5F">
        <w:rPr>
          <w:color w:val="000000"/>
          <w:sz w:val="28"/>
          <w:szCs w:val="28"/>
        </w:rPr>
        <w:t>інформаційною</w:t>
      </w:r>
      <w:proofErr w:type="spellEnd"/>
      <w:r w:rsidR="00892B5F">
        <w:rPr>
          <w:color w:val="000000"/>
          <w:sz w:val="28"/>
          <w:szCs w:val="28"/>
        </w:rPr>
        <w:t xml:space="preserve"> </w:t>
      </w:r>
      <w:proofErr w:type="spellStart"/>
      <w:r w:rsidR="00892B5F">
        <w:rPr>
          <w:color w:val="000000"/>
          <w:sz w:val="28"/>
          <w:szCs w:val="28"/>
        </w:rPr>
        <w:t>системою</w:t>
      </w:r>
      <w:proofErr w:type="spellEnd"/>
      <w:r w:rsidR="00892B5F">
        <w:rPr>
          <w:color w:val="000000"/>
          <w:sz w:val="28"/>
          <w:szCs w:val="28"/>
        </w:rPr>
        <w:t xml:space="preserve">, </w:t>
      </w:r>
      <w:proofErr w:type="spellStart"/>
      <w:r w:rsidR="00892B5F">
        <w:rPr>
          <w:color w:val="000000"/>
          <w:sz w:val="28"/>
          <w:szCs w:val="28"/>
        </w:rPr>
        <w:t>створеною</w:t>
      </w:r>
      <w:proofErr w:type="spellEnd"/>
      <w:r w:rsidR="00892B5F">
        <w:rPr>
          <w:color w:val="000000"/>
          <w:sz w:val="28"/>
          <w:szCs w:val="28"/>
        </w:rPr>
        <w:t xml:space="preserve"> </w:t>
      </w:r>
      <w:proofErr w:type="spellStart"/>
      <w:r w:rsidR="00892B5F">
        <w:rPr>
          <w:color w:val="000000"/>
          <w:sz w:val="28"/>
          <w:szCs w:val="28"/>
        </w:rPr>
        <w:t>спеціально</w:t>
      </w:r>
      <w:proofErr w:type="spellEnd"/>
      <w:r w:rsidR="00892B5F">
        <w:rPr>
          <w:color w:val="000000"/>
          <w:sz w:val="28"/>
          <w:szCs w:val="28"/>
        </w:rPr>
        <w:t xml:space="preserve"> </w:t>
      </w:r>
      <w:proofErr w:type="spellStart"/>
      <w:r w:rsidR="00892B5F">
        <w:rPr>
          <w:color w:val="000000"/>
          <w:sz w:val="28"/>
          <w:szCs w:val="28"/>
        </w:rPr>
        <w:t>для</w:t>
      </w:r>
      <w:proofErr w:type="spellEnd"/>
      <w:r w:rsidR="00892B5F">
        <w:rPr>
          <w:color w:val="000000"/>
          <w:sz w:val="28"/>
          <w:szCs w:val="28"/>
        </w:rPr>
        <w:t xml:space="preserve"> </w:t>
      </w:r>
      <w:proofErr w:type="spellStart"/>
      <w:r w:rsidR="00892B5F">
        <w:rPr>
          <w:color w:val="000000"/>
          <w:sz w:val="28"/>
          <w:szCs w:val="28"/>
        </w:rPr>
        <w:t>підтримки</w:t>
      </w:r>
      <w:proofErr w:type="spellEnd"/>
      <w:r w:rsidR="00892B5F">
        <w:rPr>
          <w:color w:val="000000"/>
          <w:sz w:val="28"/>
          <w:szCs w:val="28"/>
        </w:rPr>
        <w:t xml:space="preserve"> </w:t>
      </w:r>
      <w:proofErr w:type="spellStart"/>
      <w:r w:rsidR="00892B5F">
        <w:rPr>
          <w:color w:val="000000"/>
          <w:sz w:val="28"/>
          <w:szCs w:val="28"/>
        </w:rPr>
        <w:t>гравців</w:t>
      </w:r>
      <w:proofErr w:type="spellEnd"/>
      <w:r w:rsidR="00892B5F">
        <w:rPr>
          <w:color w:val="000000"/>
          <w:sz w:val="28"/>
          <w:szCs w:val="28"/>
        </w:rPr>
        <w:t xml:space="preserve">, </w:t>
      </w:r>
      <w:proofErr w:type="spellStart"/>
      <w:r w:rsidR="00892B5F">
        <w:rPr>
          <w:color w:val="000000"/>
          <w:sz w:val="28"/>
          <w:szCs w:val="28"/>
        </w:rPr>
        <w:t>розробників</w:t>
      </w:r>
      <w:proofErr w:type="spellEnd"/>
      <w:r w:rsidR="00892B5F">
        <w:rPr>
          <w:color w:val="000000"/>
          <w:sz w:val="28"/>
          <w:szCs w:val="28"/>
        </w:rPr>
        <w:t xml:space="preserve"> і </w:t>
      </w:r>
      <w:proofErr w:type="spellStart"/>
      <w:r w:rsidR="00892B5F">
        <w:rPr>
          <w:color w:val="000000"/>
          <w:sz w:val="28"/>
          <w:szCs w:val="28"/>
        </w:rPr>
        <w:t>адміністрації</w:t>
      </w:r>
      <w:proofErr w:type="spellEnd"/>
      <w:r w:rsidR="00892B5F">
        <w:rPr>
          <w:color w:val="000000"/>
          <w:sz w:val="28"/>
          <w:szCs w:val="28"/>
        </w:rPr>
        <w:t xml:space="preserve"> </w:t>
      </w:r>
      <w:proofErr w:type="spellStart"/>
      <w:r w:rsidR="00892B5F">
        <w:rPr>
          <w:color w:val="000000"/>
          <w:sz w:val="28"/>
          <w:szCs w:val="28"/>
        </w:rPr>
        <w:t>однойменної</w:t>
      </w:r>
      <w:proofErr w:type="spellEnd"/>
      <w:r w:rsidR="00892B5F">
        <w:rPr>
          <w:color w:val="000000"/>
          <w:sz w:val="28"/>
          <w:szCs w:val="28"/>
        </w:rPr>
        <w:t xml:space="preserve"> </w:t>
      </w:r>
      <w:proofErr w:type="spellStart"/>
      <w:r w:rsidR="00892B5F">
        <w:rPr>
          <w:color w:val="000000"/>
          <w:sz w:val="28"/>
          <w:szCs w:val="28"/>
        </w:rPr>
        <w:t>гри</w:t>
      </w:r>
      <w:proofErr w:type="spellEnd"/>
      <w:r w:rsidR="00892B5F">
        <w:rPr>
          <w:color w:val="000000"/>
          <w:sz w:val="28"/>
          <w:szCs w:val="28"/>
        </w:rPr>
        <w:t xml:space="preserve"> у </w:t>
      </w:r>
      <w:proofErr w:type="spellStart"/>
      <w:r w:rsidR="00892B5F">
        <w:rPr>
          <w:color w:val="000000"/>
          <w:sz w:val="28"/>
          <w:szCs w:val="28"/>
        </w:rPr>
        <w:t>жанрі</w:t>
      </w:r>
      <w:proofErr w:type="spellEnd"/>
      <w:r w:rsidR="00892B5F">
        <w:rPr>
          <w:color w:val="000000"/>
          <w:sz w:val="28"/>
          <w:szCs w:val="28"/>
        </w:rPr>
        <w:t xml:space="preserve"> roguelike. </w:t>
      </w:r>
      <w:proofErr w:type="spellStart"/>
      <w:r w:rsidR="00892B5F">
        <w:rPr>
          <w:color w:val="000000"/>
          <w:sz w:val="28"/>
          <w:szCs w:val="28"/>
        </w:rPr>
        <w:t>Він</w:t>
      </w:r>
      <w:proofErr w:type="spellEnd"/>
      <w:r w:rsidR="00892B5F">
        <w:rPr>
          <w:color w:val="000000"/>
          <w:sz w:val="28"/>
          <w:szCs w:val="28"/>
        </w:rPr>
        <w:t xml:space="preserve"> </w:t>
      </w:r>
      <w:proofErr w:type="spellStart"/>
      <w:r w:rsidR="00892B5F">
        <w:rPr>
          <w:color w:val="000000"/>
          <w:sz w:val="28"/>
          <w:szCs w:val="28"/>
        </w:rPr>
        <w:t>забезпечує</w:t>
      </w:r>
      <w:proofErr w:type="spellEnd"/>
      <w:r w:rsidR="00892B5F">
        <w:rPr>
          <w:color w:val="000000"/>
          <w:sz w:val="28"/>
          <w:szCs w:val="28"/>
        </w:rPr>
        <w:t xml:space="preserve"> </w:t>
      </w:r>
      <w:proofErr w:type="spellStart"/>
      <w:r w:rsidR="00892B5F">
        <w:rPr>
          <w:color w:val="000000"/>
          <w:sz w:val="28"/>
          <w:szCs w:val="28"/>
        </w:rPr>
        <w:t>низку</w:t>
      </w:r>
      <w:proofErr w:type="spellEnd"/>
      <w:r w:rsidR="00892B5F">
        <w:rPr>
          <w:color w:val="000000"/>
          <w:sz w:val="28"/>
          <w:szCs w:val="28"/>
        </w:rPr>
        <w:t xml:space="preserve"> </w:t>
      </w:r>
      <w:proofErr w:type="spellStart"/>
      <w:r w:rsidR="00892B5F">
        <w:rPr>
          <w:color w:val="000000"/>
          <w:sz w:val="28"/>
          <w:szCs w:val="28"/>
        </w:rPr>
        <w:t>функцій</w:t>
      </w:r>
      <w:proofErr w:type="spellEnd"/>
      <w:r w:rsidR="00892B5F">
        <w:rPr>
          <w:color w:val="000000"/>
          <w:sz w:val="28"/>
          <w:szCs w:val="28"/>
        </w:rPr>
        <w:t xml:space="preserve">: </w:t>
      </w:r>
      <w:proofErr w:type="spellStart"/>
      <w:r w:rsidR="00892B5F">
        <w:rPr>
          <w:color w:val="000000"/>
          <w:sz w:val="28"/>
          <w:szCs w:val="28"/>
        </w:rPr>
        <w:t>надання</w:t>
      </w:r>
      <w:proofErr w:type="spellEnd"/>
      <w:r w:rsidR="00892B5F">
        <w:rPr>
          <w:color w:val="000000"/>
          <w:sz w:val="28"/>
          <w:szCs w:val="28"/>
        </w:rPr>
        <w:t xml:space="preserve"> </w:t>
      </w:r>
      <w:proofErr w:type="spellStart"/>
      <w:r w:rsidR="00892B5F">
        <w:rPr>
          <w:color w:val="000000"/>
          <w:sz w:val="28"/>
          <w:szCs w:val="28"/>
        </w:rPr>
        <w:t>доступу</w:t>
      </w:r>
      <w:proofErr w:type="spellEnd"/>
      <w:r w:rsidR="00892B5F">
        <w:rPr>
          <w:color w:val="000000"/>
          <w:sz w:val="28"/>
          <w:szCs w:val="28"/>
        </w:rPr>
        <w:t xml:space="preserve"> </w:t>
      </w:r>
      <w:proofErr w:type="spellStart"/>
      <w:r w:rsidR="00892B5F">
        <w:rPr>
          <w:color w:val="000000"/>
          <w:sz w:val="28"/>
          <w:szCs w:val="28"/>
        </w:rPr>
        <w:t>до</w:t>
      </w:r>
      <w:proofErr w:type="spellEnd"/>
      <w:r w:rsidR="00892B5F">
        <w:rPr>
          <w:color w:val="000000"/>
          <w:sz w:val="28"/>
          <w:szCs w:val="28"/>
        </w:rPr>
        <w:t xml:space="preserve"> </w:t>
      </w:r>
      <w:proofErr w:type="spellStart"/>
      <w:r w:rsidR="00892B5F">
        <w:rPr>
          <w:color w:val="000000"/>
          <w:sz w:val="28"/>
          <w:szCs w:val="28"/>
        </w:rPr>
        <w:t>гри</w:t>
      </w:r>
      <w:proofErr w:type="spellEnd"/>
      <w:r w:rsidR="00892B5F">
        <w:rPr>
          <w:color w:val="000000"/>
          <w:sz w:val="28"/>
          <w:szCs w:val="28"/>
        </w:rPr>
        <w:t xml:space="preserve"> </w:t>
      </w:r>
      <w:proofErr w:type="spellStart"/>
      <w:r w:rsidR="00892B5F">
        <w:rPr>
          <w:color w:val="000000"/>
          <w:sz w:val="28"/>
          <w:szCs w:val="28"/>
        </w:rPr>
        <w:t>для</w:t>
      </w:r>
      <w:proofErr w:type="spellEnd"/>
      <w:r w:rsidR="00892B5F">
        <w:rPr>
          <w:color w:val="000000"/>
          <w:sz w:val="28"/>
          <w:szCs w:val="28"/>
        </w:rPr>
        <w:t xml:space="preserve"> </w:t>
      </w:r>
      <w:proofErr w:type="spellStart"/>
      <w:r w:rsidR="00892B5F">
        <w:rPr>
          <w:color w:val="000000"/>
          <w:sz w:val="28"/>
          <w:szCs w:val="28"/>
        </w:rPr>
        <w:t>незареєстрованих</w:t>
      </w:r>
      <w:proofErr w:type="spellEnd"/>
      <w:r w:rsidR="00892B5F">
        <w:rPr>
          <w:color w:val="000000"/>
          <w:sz w:val="28"/>
          <w:szCs w:val="28"/>
        </w:rPr>
        <w:t xml:space="preserve"> </w:t>
      </w:r>
      <w:proofErr w:type="spellStart"/>
      <w:r w:rsidR="00892B5F">
        <w:rPr>
          <w:color w:val="000000"/>
          <w:sz w:val="28"/>
          <w:szCs w:val="28"/>
        </w:rPr>
        <w:t>користувачів</w:t>
      </w:r>
      <w:proofErr w:type="spellEnd"/>
      <w:r w:rsidR="00892B5F">
        <w:rPr>
          <w:color w:val="000000"/>
          <w:sz w:val="28"/>
          <w:szCs w:val="28"/>
        </w:rPr>
        <w:t xml:space="preserve">, </w:t>
      </w:r>
      <w:proofErr w:type="spellStart"/>
      <w:r w:rsidR="00892B5F">
        <w:rPr>
          <w:color w:val="000000"/>
          <w:sz w:val="28"/>
          <w:szCs w:val="28"/>
        </w:rPr>
        <w:t>зберігання</w:t>
      </w:r>
      <w:proofErr w:type="spellEnd"/>
      <w:r w:rsidR="00892B5F">
        <w:rPr>
          <w:color w:val="000000"/>
          <w:sz w:val="28"/>
          <w:szCs w:val="28"/>
        </w:rPr>
        <w:t xml:space="preserve"> </w:t>
      </w:r>
      <w:proofErr w:type="spellStart"/>
      <w:r w:rsidR="00892B5F">
        <w:rPr>
          <w:color w:val="000000"/>
          <w:sz w:val="28"/>
          <w:szCs w:val="28"/>
        </w:rPr>
        <w:t>відгуків</w:t>
      </w:r>
      <w:proofErr w:type="spellEnd"/>
      <w:r w:rsidR="00892B5F">
        <w:rPr>
          <w:color w:val="000000"/>
          <w:sz w:val="28"/>
          <w:szCs w:val="28"/>
        </w:rPr>
        <w:t xml:space="preserve">, </w:t>
      </w:r>
      <w:proofErr w:type="spellStart"/>
      <w:r w:rsidR="00892B5F">
        <w:rPr>
          <w:color w:val="000000"/>
          <w:sz w:val="28"/>
          <w:szCs w:val="28"/>
        </w:rPr>
        <w:t>перегляд</w:t>
      </w:r>
      <w:proofErr w:type="spellEnd"/>
      <w:r w:rsidR="00892B5F">
        <w:rPr>
          <w:color w:val="000000"/>
          <w:sz w:val="28"/>
          <w:szCs w:val="28"/>
        </w:rPr>
        <w:t xml:space="preserve"> </w:t>
      </w:r>
      <w:proofErr w:type="spellStart"/>
      <w:r w:rsidR="00892B5F">
        <w:rPr>
          <w:color w:val="000000"/>
          <w:sz w:val="28"/>
          <w:szCs w:val="28"/>
        </w:rPr>
        <w:t>новин</w:t>
      </w:r>
      <w:proofErr w:type="spellEnd"/>
      <w:r w:rsidR="00892B5F">
        <w:rPr>
          <w:color w:val="000000"/>
          <w:sz w:val="28"/>
          <w:szCs w:val="28"/>
        </w:rPr>
        <w:t xml:space="preserve">, </w:t>
      </w:r>
      <w:proofErr w:type="spellStart"/>
      <w:r w:rsidR="00892B5F">
        <w:rPr>
          <w:color w:val="000000"/>
          <w:sz w:val="28"/>
          <w:szCs w:val="28"/>
        </w:rPr>
        <w:t>взаємодію</w:t>
      </w:r>
      <w:proofErr w:type="spellEnd"/>
      <w:r w:rsidR="00892B5F">
        <w:rPr>
          <w:color w:val="000000"/>
          <w:sz w:val="28"/>
          <w:szCs w:val="28"/>
        </w:rPr>
        <w:t xml:space="preserve"> з </w:t>
      </w:r>
      <w:proofErr w:type="spellStart"/>
      <w:r w:rsidR="00892B5F">
        <w:rPr>
          <w:color w:val="000000"/>
          <w:sz w:val="28"/>
          <w:szCs w:val="28"/>
        </w:rPr>
        <w:t>користувачами</w:t>
      </w:r>
      <w:proofErr w:type="spellEnd"/>
      <w:r w:rsidR="00892B5F">
        <w:rPr>
          <w:color w:val="000000"/>
          <w:sz w:val="28"/>
          <w:szCs w:val="28"/>
        </w:rPr>
        <w:t xml:space="preserve">, а </w:t>
      </w:r>
      <w:proofErr w:type="spellStart"/>
      <w:r w:rsidR="00892B5F">
        <w:rPr>
          <w:color w:val="000000"/>
          <w:sz w:val="28"/>
          <w:szCs w:val="28"/>
        </w:rPr>
        <w:t>також</w:t>
      </w:r>
      <w:proofErr w:type="spellEnd"/>
      <w:r w:rsidR="00892B5F">
        <w:rPr>
          <w:color w:val="000000"/>
          <w:sz w:val="28"/>
          <w:szCs w:val="28"/>
        </w:rPr>
        <w:t xml:space="preserve"> </w:t>
      </w:r>
      <w:proofErr w:type="spellStart"/>
      <w:r w:rsidR="00892B5F">
        <w:rPr>
          <w:color w:val="000000"/>
          <w:sz w:val="28"/>
          <w:szCs w:val="28"/>
        </w:rPr>
        <w:t>адміністрування</w:t>
      </w:r>
      <w:proofErr w:type="spellEnd"/>
      <w:r w:rsidR="00892B5F">
        <w:rPr>
          <w:color w:val="000000"/>
          <w:sz w:val="28"/>
          <w:szCs w:val="28"/>
        </w:rPr>
        <w:t xml:space="preserve"> </w:t>
      </w:r>
      <w:proofErr w:type="spellStart"/>
      <w:r w:rsidR="00892B5F">
        <w:rPr>
          <w:color w:val="000000"/>
          <w:sz w:val="28"/>
          <w:szCs w:val="28"/>
        </w:rPr>
        <w:t>контенту</w:t>
      </w:r>
      <w:proofErr w:type="spellEnd"/>
      <w:r w:rsidR="00892B5F">
        <w:rPr>
          <w:color w:val="000000"/>
          <w:sz w:val="28"/>
          <w:szCs w:val="28"/>
        </w:rPr>
        <w:t xml:space="preserve">. </w:t>
      </w:r>
      <w:proofErr w:type="spellStart"/>
      <w:r w:rsidR="00892B5F">
        <w:rPr>
          <w:color w:val="000000"/>
          <w:sz w:val="28"/>
          <w:szCs w:val="28"/>
        </w:rPr>
        <w:t>Продукт</w:t>
      </w:r>
      <w:proofErr w:type="spellEnd"/>
      <w:r w:rsidR="00892B5F">
        <w:rPr>
          <w:color w:val="000000"/>
          <w:sz w:val="28"/>
          <w:szCs w:val="28"/>
        </w:rPr>
        <w:t xml:space="preserve"> є </w:t>
      </w:r>
      <w:proofErr w:type="spellStart"/>
      <w:r w:rsidR="00892B5F">
        <w:rPr>
          <w:color w:val="000000"/>
          <w:sz w:val="28"/>
          <w:szCs w:val="28"/>
        </w:rPr>
        <w:t>повністю</w:t>
      </w:r>
      <w:proofErr w:type="spellEnd"/>
      <w:r w:rsidR="00892B5F">
        <w:rPr>
          <w:color w:val="000000"/>
          <w:sz w:val="28"/>
          <w:szCs w:val="28"/>
        </w:rPr>
        <w:t xml:space="preserve"> </w:t>
      </w:r>
      <w:proofErr w:type="spellStart"/>
      <w:r w:rsidR="00892B5F">
        <w:rPr>
          <w:color w:val="000000"/>
          <w:sz w:val="28"/>
          <w:szCs w:val="28"/>
        </w:rPr>
        <w:t>самостійним</w:t>
      </w:r>
      <w:proofErr w:type="spellEnd"/>
      <w:r w:rsidR="00892B5F">
        <w:rPr>
          <w:color w:val="000000"/>
          <w:sz w:val="28"/>
          <w:szCs w:val="28"/>
        </w:rPr>
        <w:t xml:space="preserve"> і </w:t>
      </w:r>
      <w:proofErr w:type="spellStart"/>
      <w:r w:rsidR="00892B5F">
        <w:rPr>
          <w:color w:val="000000"/>
          <w:sz w:val="28"/>
          <w:szCs w:val="28"/>
        </w:rPr>
        <w:t>не</w:t>
      </w:r>
      <w:proofErr w:type="spellEnd"/>
      <w:r w:rsidR="00892B5F">
        <w:rPr>
          <w:color w:val="000000"/>
          <w:sz w:val="28"/>
          <w:szCs w:val="28"/>
        </w:rPr>
        <w:t xml:space="preserve"> </w:t>
      </w:r>
      <w:proofErr w:type="spellStart"/>
      <w:r w:rsidR="00892B5F">
        <w:rPr>
          <w:color w:val="000000"/>
          <w:sz w:val="28"/>
          <w:szCs w:val="28"/>
        </w:rPr>
        <w:t>потребує</w:t>
      </w:r>
      <w:proofErr w:type="spellEnd"/>
      <w:r w:rsidR="00892B5F">
        <w:rPr>
          <w:color w:val="000000"/>
          <w:sz w:val="28"/>
          <w:szCs w:val="28"/>
        </w:rPr>
        <w:t xml:space="preserve"> </w:t>
      </w:r>
      <w:proofErr w:type="spellStart"/>
      <w:r w:rsidR="00892B5F">
        <w:rPr>
          <w:color w:val="000000"/>
          <w:sz w:val="28"/>
          <w:szCs w:val="28"/>
        </w:rPr>
        <w:t>зовнішніх</w:t>
      </w:r>
      <w:proofErr w:type="spellEnd"/>
      <w:r w:rsidR="00892B5F">
        <w:rPr>
          <w:color w:val="000000"/>
          <w:sz w:val="28"/>
          <w:szCs w:val="28"/>
        </w:rPr>
        <w:t xml:space="preserve"> </w:t>
      </w:r>
      <w:proofErr w:type="spellStart"/>
      <w:r w:rsidR="00892B5F">
        <w:rPr>
          <w:color w:val="000000"/>
          <w:sz w:val="28"/>
          <w:szCs w:val="28"/>
        </w:rPr>
        <w:t>комерційних</w:t>
      </w:r>
      <w:proofErr w:type="spellEnd"/>
      <w:r w:rsidR="00892B5F">
        <w:rPr>
          <w:color w:val="000000"/>
          <w:sz w:val="28"/>
          <w:szCs w:val="28"/>
        </w:rPr>
        <w:t xml:space="preserve"> </w:t>
      </w:r>
      <w:proofErr w:type="spellStart"/>
      <w:r w:rsidR="00892B5F">
        <w:rPr>
          <w:color w:val="000000"/>
          <w:sz w:val="28"/>
          <w:szCs w:val="28"/>
        </w:rPr>
        <w:t>сервісів</w:t>
      </w:r>
      <w:proofErr w:type="spellEnd"/>
      <w:r w:rsidR="00892B5F">
        <w:rPr>
          <w:color w:val="000000"/>
          <w:sz w:val="28"/>
          <w:szCs w:val="28"/>
        </w:rPr>
        <w:t xml:space="preserve"> </w:t>
      </w:r>
      <w:proofErr w:type="spellStart"/>
      <w:r w:rsidR="00892B5F">
        <w:rPr>
          <w:color w:val="000000"/>
          <w:sz w:val="28"/>
          <w:szCs w:val="28"/>
        </w:rPr>
        <w:t>для</w:t>
      </w:r>
      <w:proofErr w:type="spellEnd"/>
      <w:r w:rsidR="00892B5F">
        <w:rPr>
          <w:color w:val="000000"/>
          <w:sz w:val="28"/>
          <w:szCs w:val="28"/>
        </w:rPr>
        <w:t xml:space="preserve"> </w:t>
      </w:r>
      <w:proofErr w:type="spellStart"/>
      <w:r w:rsidR="00892B5F">
        <w:rPr>
          <w:color w:val="000000"/>
          <w:sz w:val="28"/>
          <w:szCs w:val="28"/>
        </w:rPr>
        <w:t>основної</w:t>
      </w:r>
      <w:proofErr w:type="spellEnd"/>
      <w:r w:rsidR="00892B5F">
        <w:rPr>
          <w:color w:val="000000"/>
          <w:sz w:val="28"/>
          <w:szCs w:val="28"/>
        </w:rPr>
        <w:t xml:space="preserve"> </w:t>
      </w:r>
      <w:proofErr w:type="spellStart"/>
      <w:r w:rsidR="00892B5F">
        <w:rPr>
          <w:color w:val="000000"/>
          <w:sz w:val="28"/>
          <w:szCs w:val="28"/>
        </w:rPr>
        <w:t>функціональності</w:t>
      </w:r>
      <w:proofErr w:type="spellEnd"/>
      <w:r w:rsidR="00892B5F">
        <w:rPr>
          <w:color w:val="000000"/>
          <w:sz w:val="28"/>
          <w:szCs w:val="28"/>
        </w:rPr>
        <w:t>.</w:t>
      </w:r>
    </w:p>
    <w:p w14:paraId="47CCA93A" w14:textId="77777777" w:rsidR="00892B5F" w:rsidRDefault="00892B5F" w:rsidP="00892B5F">
      <w:pPr>
        <w:pStyle w:val="af"/>
        <w:spacing w:before="240" w:beforeAutospacing="0" w:after="240" w:afterAutospacing="0"/>
      </w:pPr>
      <w:proofErr w:type="spellStart"/>
      <w:r>
        <w:rPr>
          <w:color w:val="000000"/>
          <w:sz w:val="28"/>
          <w:szCs w:val="28"/>
        </w:rPr>
        <w:t>Програмне</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побудовано</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клієнт-серверною</w:t>
      </w:r>
      <w:proofErr w:type="spellEnd"/>
      <w:r>
        <w:rPr>
          <w:color w:val="000000"/>
          <w:sz w:val="28"/>
          <w:szCs w:val="28"/>
        </w:rPr>
        <w:t xml:space="preserve"> </w:t>
      </w:r>
      <w:proofErr w:type="spellStart"/>
      <w:r>
        <w:rPr>
          <w:color w:val="000000"/>
          <w:sz w:val="28"/>
          <w:szCs w:val="28"/>
        </w:rPr>
        <w:t>архітектурою</w:t>
      </w:r>
      <w:proofErr w:type="spellEnd"/>
      <w:r>
        <w:rPr>
          <w:color w:val="000000"/>
          <w:sz w:val="28"/>
          <w:szCs w:val="28"/>
        </w:rPr>
        <w:t xml:space="preserve"> з REST API, </w:t>
      </w:r>
      <w:proofErr w:type="spellStart"/>
      <w:r>
        <w:rPr>
          <w:color w:val="000000"/>
          <w:sz w:val="28"/>
          <w:szCs w:val="28"/>
        </w:rPr>
        <w:t>де</w:t>
      </w:r>
      <w:proofErr w:type="spellEnd"/>
      <w:r>
        <w:rPr>
          <w:color w:val="000000"/>
          <w:sz w:val="28"/>
          <w:szCs w:val="28"/>
        </w:rPr>
        <w:t xml:space="preserve"> </w:t>
      </w:r>
      <w:proofErr w:type="spellStart"/>
      <w:r>
        <w:rPr>
          <w:color w:val="000000"/>
          <w:sz w:val="28"/>
          <w:szCs w:val="28"/>
        </w:rPr>
        <w:t>фронтенд</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HTML/CSS/JS, а </w:t>
      </w:r>
      <w:proofErr w:type="spellStart"/>
      <w:r>
        <w:rPr>
          <w:color w:val="000000"/>
          <w:sz w:val="28"/>
          <w:szCs w:val="28"/>
        </w:rPr>
        <w:t>серверна</w:t>
      </w:r>
      <w:proofErr w:type="spellEnd"/>
      <w:r>
        <w:rPr>
          <w:color w:val="000000"/>
          <w:sz w:val="28"/>
          <w:szCs w:val="28"/>
        </w:rPr>
        <w:t xml:space="preserve"> </w:t>
      </w:r>
      <w:proofErr w:type="spellStart"/>
      <w:r>
        <w:rPr>
          <w:color w:val="000000"/>
          <w:sz w:val="28"/>
          <w:szCs w:val="28"/>
        </w:rPr>
        <w:t>частина</w:t>
      </w:r>
      <w:proofErr w:type="spellEnd"/>
      <w:r>
        <w:rPr>
          <w:color w:val="000000"/>
          <w:sz w:val="28"/>
          <w:szCs w:val="28"/>
        </w:rPr>
        <w:t xml:space="preserve"> — </w:t>
      </w:r>
      <w:proofErr w:type="spellStart"/>
      <w:r>
        <w:rPr>
          <w:color w:val="000000"/>
          <w:sz w:val="28"/>
          <w:szCs w:val="28"/>
        </w:rPr>
        <w:t>на</w:t>
      </w:r>
      <w:proofErr w:type="spellEnd"/>
      <w:r>
        <w:rPr>
          <w:color w:val="000000"/>
          <w:sz w:val="28"/>
          <w:szCs w:val="28"/>
        </w:rPr>
        <w:t xml:space="preserve"> Python з </w:t>
      </w:r>
      <w:proofErr w:type="spellStart"/>
      <w:r>
        <w:rPr>
          <w:color w:val="000000"/>
          <w:sz w:val="28"/>
          <w:szCs w:val="28"/>
        </w:rPr>
        <w:t>використанням</w:t>
      </w:r>
      <w:proofErr w:type="spellEnd"/>
      <w:r>
        <w:rPr>
          <w:color w:val="000000"/>
          <w:sz w:val="28"/>
          <w:szCs w:val="28"/>
        </w:rPr>
        <w:t xml:space="preserve"> </w:t>
      </w:r>
      <w:proofErr w:type="spellStart"/>
      <w:r>
        <w:rPr>
          <w:color w:val="000000"/>
          <w:sz w:val="28"/>
          <w:szCs w:val="28"/>
        </w:rPr>
        <w:t>FastAPI</w:t>
      </w:r>
      <w:proofErr w:type="spellEnd"/>
      <w:r>
        <w:rPr>
          <w:color w:val="000000"/>
          <w:sz w:val="28"/>
          <w:szCs w:val="28"/>
        </w:rPr>
        <w:t xml:space="preserve">. </w:t>
      </w:r>
      <w:proofErr w:type="spellStart"/>
      <w:r>
        <w:rPr>
          <w:color w:val="000000"/>
          <w:sz w:val="28"/>
          <w:szCs w:val="28"/>
        </w:rPr>
        <w:t>База</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 SQLite. </w:t>
      </w: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розгортається</w:t>
      </w:r>
      <w:proofErr w:type="spellEnd"/>
      <w:r>
        <w:rPr>
          <w:color w:val="000000"/>
          <w:sz w:val="28"/>
          <w:szCs w:val="28"/>
        </w:rPr>
        <w:t xml:space="preserve"> </w:t>
      </w:r>
      <w:proofErr w:type="spellStart"/>
      <w:r>
        <w:rPr>
          <w:color w:val="000000"/>
          <w:sz w:val="28"/>
          <w:szCs w:val="28"/>
        </w:rPr>
        <w:t>локально</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сервері</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вимагає</w:t>
      </w:r>
      <w:proofErr w:type="spellEnd"/>
      <w:r>
        <w:rPr>
          <w:color w:val="000000"/>
          <w:sz w:val="28"/>
          <w:szCs w:val="28"/>
        </w:rPr>
        <w:t xml:space="preserve"> </w:t>
      </w:r>
      <w:proofErr w:type="spellStart"/>
      <w:r>
        <w:rPr>
          <w:color w:val="000000"/>
          <w:sz w:val="28"/>
          <w:szCs w:val="28"/>
        </w:rPr>
        <w:t>складного</w:t>
      </w:r>
      <w:proofErr w:type="spellEnd"/>
      <w:r>
        <w:rPr>
          <w:color w:val="000000"/>
          <w:sz w:val="28"/>
          <w:szCs w:val="28"/>
        </w:rPr>
        <w:t xml:space="preserve"> </w:t>
      </w:r>
      <w:proofErr w:type="spellStart"/>
      <w:r>
        <w:rPr>
          <w:color w:val="000000"/>
          <w:sz w:val="28"/>
          <w:szCs w:val="28"/>
        </w:rPr>
        <w:t>середовища</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ліцензованих</w:t>
      </w:r>
      <w:proofErr w:type="spellEnd"/>
      <w:r>
        <w:rPr>
          <w:color w:val="000000"/>
          <w:sz w:val="28"/>
          <w:szCs w:val="28"/>
        </w:rPr>
        <w:t xml:space="preserve"> </w:t>
      </w:r>
      <w:proofErr w:type="spellStart"/>
      <w:r>
        <w:rPr>
          <w:color w:val="000000"/>
          <w:sz w:val="28"/>
          <w:szCs w:val="28"/>
        </w:rPr>
        <w:t>систем</w:t>
      </w:r>
      <w:proofErr w:type="spellEnd"/>
      <w:r>
        <w:rPr>
          <w:color w:val="000000"/>
          <w:sz w:val="28"/>
          <w:szCs w:val="28"/>
        </w:rPr>
        <w:t>.</w:t>
      </w:r>
    </w:p>
    <w:p w14:paraId="1184FFF2" w14:textId="77777777" w:rsidR="00892B5F" w:rsidRDefault="00892B5F" w:rsidP="00892B5F">
      <w:pPr>
        <w:pStyle w:val="af"/>
        <w:spacing w:before="240" w:beforeAutospacing="0" w:after="240" w:afterAutospacing="0"/>
      </w:pPr>
      <w:proofErr w:type="spellStart"/>
      <w:r>
        <w:rPr>
          <w:color w:val="000000"/>
          <w:sz w:val="28"/>
          <w:szCs w:val="28"/>
        </w:rPr>
        <w:t>Хоча</w:t>
      </w:r>
      <w:proofErr w:type="spellEnd"/>
      <w:r>
        <w:rPr>
          <w:color w:val="000000"/>
          <w:sz w:val="28"/>
          <w:szCs w:val="28"/>
        </w:rPr>
        <w:t xml:space="preserve"> </w:t>
      </w:r>
      <w:proofErr w:type="spellStart"/>
      <w:r>
        <w:rPr>
          <w:color w:val="000000"/>
          <w:sz w:val="28"/>
          <w:szCs w:val="28"/>
        </w:rPr>
        <w:t>подібні</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управління</w:t>
      </w:r>
      <w:proofErr w:type="spellEnd"/>
      <w:r>
        <w:rPr>
          <w:color w:val="000000"/>
          <w:sz w:val="28"/>
          <w:szCs w:val="28"/>
        </w:rPr>
        <w:t xml:space="preserve"> </w:t>
      </w:r>
      <w:proofErr w:type="spellStart"/>
      <w:r>
        <w:rPr>
          <w:color w:val="000000"/>
          <w:sz w:val="28"/>
          <w:szCs w:val="28"/>
        </w:rPr>
        <w:t>спільнотою</w:t>
      </w:r>
      <w:proofErr w:type="spellEnd"/>
      <w:r>
        <w:rPr>
          <w:color w:val="000000"/>
          <w:sz w:val="28"/>
          <w:szCs w:val="28"/>
        </w:rPr>
        <w:t xml:space="preserve"> </w:t>
      </w:r>
      <w:proofErr w:type="spellStart"/>
      <w:r>
        <w:rPr>
          <w:color w:val="000000"/>
          <w:sz w:val="28"/>
          <w:szCs w:val="28"/>
        </w:rPr>
        <w:t>гравців</w:t>
      </w:r>
      <w:proofErr w:type="spellEnd"/>
      <w:r>
        <w:rPr>
          <w:color w:val="000000"/>
          <w:sz w:val="28"/>
          <w:szCs w:val="28"/>
        </w:rPr>
        <w:t xml:space="preserve"> </w:t>
      </w:r>
      <w:proofErr w:type="spellStart"/>
      <w:r>
        <w:rPr>
          <w:color w:val="000000"/>
          <w:sz w:val="28"/>
          <w:szCs w:val="28"/>
        </w:rPr>
        <w:t>вже</w:t>
      </w:r>
      <w:proofErr w:type="spellEnd"/>
      <w:r>
        <w:rPr>
          <w:color w:val="000000"/>
          <w:sz w:val="28"/>
          <w:szCs w:val="28"/>
        </w:rPr>
        <w:t xml:space="preserve"> </w:t>
      </w:r>
      <w:proofErr w:type="spellStart"/>
      <w:r>
        <w:rPr>
          <w:color w:val="000000"/>
          <w:sz w:val="28"/>
          <w:szCs w:val="28"/>
        </w:rPr>
        <w:t>існують</w:t>
      </w:r>
      <w:proofErr w:type="spellEnd"/>
      <w:r>
        <w:rPr>
          <w:color w:val="000000"/>
          <w:sz w:val="28"/>
          <w:szCs w:val="28"/>
        </w:rPr>
        <w:t xml:space="preserve"> (</w:t>
      </w:r>
      <w:proofErr w:type="spellStart"/>
      <w:r>
        <w:rPr>
          <w:color w:val="000000"/>
          <w:sz w:val="28"/>
          <w:szCs w:val="28"/>
        </w:rPr>
        <w:t>наприклад</w:t>
      </w:r>
      <w:proofErr w:type="spellEnd"/>
      <w:r>
        <w:rPr>
          <w:color w:val="000000"/>
          <w:sz w:val="28"/>
          <w:szCs w:val="28"/>
        </w:rPr>
        <w:t xml:space="preserve">, Steam Community, itch.io profiles), Brick Prince WebApp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більш</w:t>
      </w:r>
      <w:proofErr w:type="spellEnd"/>
      <w:r>
        <w:rPr>
          <w:color w:val="000000"/>
          <w:sz w:val="28"/>
          <w:szCs w:val="28"/>
        </w:rPr>
        <w:t xml:space="preserve"> </w:t>
      </w:r>
      <w:proofErr w:type="spellStart"/>
      <w:r>
        <w:rPr>
          <w:color w:val="000000"/>
          <w:sz w:val="28"/>
          <w:szCs w:val="28"/>
        </w:rPr>
        <w:t>вузьку</w:t>
      </w:r>
      <w:proofErr w:type="spellEnd"/>
      <w:r>
        <w:rPr>
          <w:color w:val="000000"/>
          <w:sz w:val="28"/>
          <w:szCs w:val="28"/>
        </w:rPr>
        <w:t xml:space="preserve"> </w:t>
      </w:r>
      <w:proofErr w:type="spellStart"/>
      <w:r>
        <w:rPr>
          <w:color w:val="000000"/>
          <w:sz w:val="28"/>
          <w:szCs w:val="28"/>
        </w:rPr>
        <w:t>спеціалізацію</w:t>
      </w:r>
      <w:proofErr w:type="spellEnd"/>
      <w:r>
        <w:rPr>
          <w:color w:val="000000"/>
          <w:sz w:val="28"/>
          <w:szCs w:val="28"/>
        </w:rPr>
        <w:t xml:space="preserve"> — </w:t>
      </w:r>
      <w:proofErr w:type="spellStart"/>
      <w:r>
        <w:rPr>
          <w:color w:val="000000"/>
          <w:sz w:val="28"/>
          <w:szCs w:val="28"/>
        </w:rPr>
        <w:t>він</w:t>
      </w:r>
      <w:proofErr w:type="spellEnd"/>
      <w:r>
        <w:rPr>
          <w:color w:val="000000"/>
          <w:sz w:val="28"/>
          <w:szCs w:val="28"/>
        </w:rPr>
        <w:t xml:space="preserve"> </w:t>
      </w:r>
      <w:proofErr w:type="spellStart"/>
      <w:r>
        <w:rPr>
          <w:color w:val="000000"/>
          <w:sz w:val="28"/>
          <w:szCs w:val="28"/>
        </w:rPr>
        <w:t>націлений</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обслуговування</w:t>
      </w:r>
      <w:proofErr w:type="spellEnd"/>
      <w:r>
        <w:rPr>
          <w:color w:val="000000"/>
          <w:sz w:val="28"/>
          <w:szCs w:val="28"/>
        </w:rPr>
        <w:t xml:space="preserve"> </w:t>
      </w:r>
      <w:proofErr w:type="spellStart"/>
      <w:r>
        <w:rPr>
          <w:color w:val="000000"/>
          <w:sz w:val="28"/>
          <w:szCs w:val="28"/>
        </w:rPr>
        <w:t>однієї</w:t>
      </w:r>
      <w:proofErr w:type="spellEnd"/>
      <w:r>
        <w:rPr>
          <w:color w:val="000000"/>
          <w:sz w:val="28"/>
          <w:szCs w:val="28"/>
        </w:rPr>
        <w:t xml:space="preserve"> </w:t>
      </w:r>
      <w:proofErr w:type="spellStart"/>
      <w:r>
        <w:rPr>
          <w:color w:val="000000"/>
          <w:sz w:val="28"/>
          <w:szCs w:val="28"/>
        </w:rPr>
        <w:t>конкретної</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з </w:t>
      </w:r>
      <w:proofErr w:type="spellStart"/>
      <w:r>
        <w:rPr>
          <w:color w:val="000000"/>
          <w:sz w:val="28"/>
          <w:szCs w:val="28"/>
        </w:rPr>
        <w:t>урахуванням</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унікальної</w:t>
      </w:r>
      <w:proofErr w:type="spellEnd"/>
      <w:r>
        <w:rPr>
          <w:color w:val="000000"/>
          <w:sz w:val="28"/>
          <w:szCs w:val="28"/>
        </w:rPr>
        <w:t xml:space="preserve"> </w:t>
      </w:r>
      <w:proofErr w:type="spellStart"/>
      <w:r>
        <w:rPr>
          <w:color w:val="000000"/>
          <w:sz w:val="28"/>
          <w:szCs w:val="28"/>
        </w:rPr>
        <w:t>механіки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специфічного</w:t>
      </w:r>
      <w:proofErr w:type="spellEnd"/>
      <w:r>
        <w:rPr>
          <w:color w:val="000000"/>
          <w:sz w:val="28"/>
          <w:szCs w:val="28"/>
        </w:rPr>
        <w:t xml:space="preserve"> </w:t>
      </w:r>
      <w:proofErr w:type="spellStart"/>
      <w:r>
        <w:rPr>
          <w:color w:val="000000"/>
          <w:sz w:val="28"/>
          <w:szCs w:val="28"/>
        </w:rPr>
        <w:t>аудиторного</w:t>
      </w:r>
      <w:proofErr w:type="spellEnd"/>
      <w:r>
        <w:rPr>
          <w:color w:val="000000"/>
          <w:sz w:val="28"/>
          <w:szCs w:val="28"/>
        </w:rPr>
        <w:t xml:space="preserve"> </w:t>
      </w:r>
      <w:proofErr w:type="spellStart"/>
      <w:r>
        <w:rPr>
          <w:color w:val="000000"/>
          <w:sz w:val="28"/>
          <w:szCs w:val="28"/>
        </w:rPr>
        <w:t>фокусу</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дозволило</w:t>
      </w:r>
      <w:proofErr w:type="spellEnd"/>
      <w:r>
        <w:rPr>
          <w:color w:val="000000"/>
          <w:sz w:val="28"/>
          <w:szCs w:val="28"/>
        </w:rPr>
        <w:t xml:space="preserve"> </w:t>
      </w:r>
      <w:proofErr w:type="spellStart"/>
      <w:r>
        <w:rPr>
          <w:color w:val="000000"/>
          <w:sz w:val="28"/>
          <w:szCs w:val="28"/>
        </w:rPr>
        <w:t>реалізувати</w:t>
      </w:r>
      <w:proofErr w:type="spellEnd"/>
      <w:r>
        <w:rPr>
          <w:color w:val="000000"/>
          <w:sz w:val="28"/>
          <w:szCs w:val="28"/>
        </w:rPr>
        <w:t xml:space="preserve"> </w:t>
      </w:r>
      <w:proofErr w:type="spellStart"/>
      <w:r>
        <w:rPr>
          <w:color w:val="000000"/>
          <w:sz w:val="28"/>
          <w:szCs w:val="28"/>
        </w:rPr>
        <w:t>набір</w:t>
      </w:r>
      <w:proofErr w:type="spellEnd"/>
      <w:r>
        <w:rPr>
          <w:color w:val="000000"/>
          <w:sz w:val="28"/>
          <w:szCs w:val="28"/>
        </w:rPr>
        <w:t xml:space="preserve"> </w:t>
      </w:r>
      <w:proofErr w:type="spellStart"/>
      <w:r>
        <w:rPr>
          <w:color w:val="000000"/>
          <w:sz w:val="28"/>
          <w:szCs w:val="28"/>
        </w:rPr>
        <w:t>функцій</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відповідають</w:t>
      </w:r>
      <w:proofErr w:type="spellEnd"/>
      <w:r>
        <w:rPr>
          <w:color w:val="000000"/>
          <w:sz w:val="28"/>
          <w:szCs w:val="28"/>
        </w:rPr>
        <w:t xml:space="preserve"> </w:t>
      </w:r>
      <w:proofErr w:type="spellStart"/>
      <w:r>
        <w:rPr>
          <w:color w:val="000000"/>
          <w:sz w:val="28"/>
          <w:szCs w:val="28"/>
        </w:rPr>
        <w:t>саме</w:t>
      </w:r>
      <w:proofErr w:type="spellEnd"/>
      <w:r>
        <w:rPr>
          <w:color w:val="000000"/>
          <w:sz w:val="28"/>
          <w:szCs w:val="28"/>
        </w:rPr>
        <w:t xml:space="preserve"> </w:t>
      </w:r>
      <w:proofErr w:type="spellStart"/>
      <w:r>
        <w:rPr>
          <w:color w:val="000000"/>
          <w:sz w:val="28"/>
          <w:szCs w:val="28"/>
        </w:rPr>
        <w:t>потребам</w:t>
      </w:r>
      <w:proofErr w:type="spellEnd"/>
      <w:r>
        <w:rPr>
          <w:color w:val="000000"/>
          <w:sz w:val="28"/>
          <w:szCs w:val="28"/>
        </w:rPr>
        <w:t xml:space="preserve"> </w:t>
      </w:r>
      <w:proofErr w:type="spellStart"/>
      <w:r>
        <w:rPr>
          <w:color w:val="000000"/>
          <w:sz w:val="28"/>
          <w:szCs w:val="28"/>
        </w:rPr>
        <w:t>розробників</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перевантаження</w:t>
      </w:r>
      <w:proofErr w:type="spellEnd"/>
      <w:r>
        <w:rPr>
          <w:color w:val="000000"/>
          <w:sz w:val="28"/>
          <w:szCs w:val="28"/>
        </w:rPr>
        <w:t xml:space="preserve"> </w:t>
      </w:r>
      <w:proofErr w:type="spellStart"/>
      <w:r>
        <w:rPr>
          <w:color w:val="000000"/>
          <w:sz w:val="28"/>
          <w:szCs w:val="28"/>
        </w:rPr>
        <w:t>сторонніми</w:t>
      </w:r>
      <w:proofErr w:type="spellEnd"/>
      <w:r>
        <w:rPr>
          <w:color w:val="000000"/>
          <w:sz w:val="28"/>
          <w:szCs w:val="28"/>
        </w:rPr>
        <w:t xml:space="preserve"> </w:t>
      </w:r>
      <w:proofErr w:type="spellStart"/>
      <w:r>
        <w:rPr>
          <w:color w:val="000000"/>
          <w:sz w:val="28"/>
          <w:szCs w:val="28"/>
        </w:rPr>
        <w:t>можливостями</w:t>
      </w:r>
      <w:proofErr w:type="spellEnd"/>
      <w:r>
        <w:rPr>
          <w:color w:val="000000"/>
          <w:sz w:val="28"/>
          <w:szCs w:val="28"/>
        </w:rPr>
        <w:t>.</w:t>
      </w:r>
    </w:p>
    <w:p w14:paraId="365BB3A4" w14:textId="77777777" w:rsidR="00892B5F" w:rsidRDefault="00892B5F" w:rsidP="00892B5F">
      <w:pPr>
        <w:pStyle w:val="af"/>
        <w:spacing w:before="240" w:beforeAutospacing="0" w:after="240" w:afterAutospacing="0"/>
      </w:pPr>
      <w:r>
        <w:rPr>
          <w:color w:val="000000"/>
          <w:sz w:val="28"/>
          <w:szCs w:val="28"/>
        </w:rPr>
        <w:t xml:space="preserve">У </w:t>
      </w:r>
      <w:proofErr w:type="spellStart"/>
      <w:r>
        <w:rPr>
          <w:color w:val="000000"/>
          <w:sz w:val="28"/>
          <w:szCs w:val="28"/>
        </w:rPr>
        <w:t>разі</w:t>
      </w:r>
      <w:proofErr w:type="spellEnd"/>
      <w:r>
        <w:rPr>
          <w:color w:val="000000"/>
          <w:sz w:val="28"/>
          <w:szCs w:val="28"/>
        </w:rPr>
        <w:t xml:space="preserve"> </w:t>
      </w:r>
      <w:proofErr w:type="spellStart"/>
      <w:r>
        <w:rPr>
          <w:color w:val="000000"/>
          <w:sz w:val="28"/>
          <w:szCs w:val="28"/>
        </w:rPr>
        <w:t>інтеграції</w:t>
      </w:r>
      <w:proofErr w:type="spellEnd"/>
      <w:r>
        <w:rPr>
          <w:color w:val="000000"/>
          <w:sz w:val="28"/>
          <w:szCs w:val="28"/>
        </w:rPr>
        <w:t xml:space="preserve"> з </w:t>
      </w:r>
      <w:proofErr w:type="spellStart"/>
      <w:r>
        <w:rPr>
          <w:color w:val="000000"/>
          <w:sz w:val="28"/>
          <w:szCs w:val="28"/>
        </w:rPr>
        <w:t>іншими</w:t>
      </w:r>
      <w:proofErr w:type="spellEnd"/>
      <w:r>
        <w:rPr>
          <w:color w:val="000000"/>
          <w:sz w:val="28"/>
          <w:szCs w:val="28"/>
        </w:rPr>
        <w:t xml:space="preserve"> </w:t>
      </w:r>
      <w:proofErr w:type="spellStart"/>
      <w:r>
        <w:rPr>
          <w:color w:val="000000"/>
          <w:sz w:val="28"/>
          <w:szCs w:val="28"/>
        </w:rPr>
        <w:t>сервісами</w:t>
      </w:r>
      <w:proofErr w:type="spellEnd"/>
      <w:r>
        <w:rPr>
          <w:color w:val="000000"/>
          <w:sz w:val="28"/>
          <w:szCs w:val="28"/>
        </w:rPr>
        <w:t xml:space="preserve"> (</w:t>
      </w:r>
      <w:proofErr w:type="spellStart"/>
      <w:r>
        <w:rPr>
          <w:color w:val="000000"/>
          <w:sz w:val="28"/>
          <w:szCs w:val="28"/>
        </w:rPr>
        <w:t>наприклад</w:t>
      </w:r>
      <w:proofErr w:type="spellEnd"/>
      <w:r>
        <w:rPr>
          <w:color w:val="000000"/>
          <w:sz w:val="28"/>
          <w:szCs w:val="28"/>
        </w:rPr>
        <w:t xml:space="preserve">, </w:t>
      </w:r>
      <w:proofErr w:type="spellStart"/>
      <w:r>
        <w:rPr>
          <w:color w:val="000000"/>
          <w:sz w:val="28"/>
          <w:szCs w:val="28"/>
        </w:rPr>
        <w:t>надсиланням</w:t>
      </w:r>
      <w:proofErr w:type="spellEnd"/>
      <w:r>
        <w:rPr>
          <w:color w:val="000000"/>
          <w:sz w:val="28"/>
          <w:szCs w:val="28"/>
        </w:rPr>
        <w:t xml:space="preserve"> </w:t>
      </w:r>
      <w:proofErr w:type="spellStart"/>
      <w:r>
        <w:rPr>
          <w:color w:val="000000"/>
          <w:sz w:val="28"/>
          <w:szCs w:val="28"/>
        </w:rPr>
        <w:t>листів</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SMTP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оновленням</w:t>
      </w:r>
      <w:proofErr w:type="spellEnd"/>
      <w:r>
        <w:rPr>
          <w:color w:val="000000"/>
          <w:sz w:val="28"/>
          <w:szCs w:val="28"/>
        </w:rPr>
        <w:t xml:space="preserve"> </w:t>
      </w:r>
      <w:proofErr w:type="spellStart"/>
      <w:r>
        <w:rPr>
          <w:color w:val="000000"/>
          <w:sz w:val="28"/>
          <w:szCs w:val="28"/>
        </w:rPr>
        <w:t>клієнта</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інтерфейси</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w:t>
      </w:r>
      <w:proofErr w:type="spellStart"/>
      <w:r>
        <w:rPr>
          <w:color w:val="000000"/>
          <w:sz w:val="28"/>
          <w:szCs w:val="28"/>
        </w:rPr>
        <w:t>реалізуються</w:t>
      </w:r>
      <w:proofErr w:type="spellEnd"/>
      <w:r>
        <w:rPr>
          <w:color w:val="000000"/>
          <w:sz w:val="28"/>
          <w:szCs w:val="28"/>
        </w:rPr>
        <w:t xml:space="preserve"> </w:t>
      </w:r>
      <w:proofErr w:type="spellStart"/>
      <w:r>
        <w:rPr>
          <w:color w:val="000000"/>
          <w:sz w:val="28"/>
          <w:szCs w:val="28"/>
        </w:rPr>
        <w:t>відповідно</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стандартних</w:t>
      </w:r>
      <w:proofErr w:type="spellEnd"/>
      <w:r>
        <w:rPr>
          <w:color w:val="000000"/>
          <w:sz w:val="28"/>
          <w:szCs w:val="28"/>
        </w:rPr>
        <w:t xml:space="preserve"> </w:t>
      </w:r>
      <w:proofErr w:type="spellStart"/>
      <w:r>
        <w:rPr>
          <w:color w:val="000000"/>
          <w:sz w:val="28"/>
          <w:szCs w:val="28"/>
        </w:rPr>
        <w:t>протоколів</w:t>
      </w:r>
      <w:proofErr w:type="spellEnd"/>
      <w:r>
        <w:rPr>
          <w:color w:val="000000"/>
          <w:sz w:val="28"/>
          <w:szCs w:val="28"/>
        </w:rPr>
        <w:t xml:space="preserve">, </w:t>
      </w:r>
      <w:proofErr w:type="spellStart"/>
      <w:r>
        <w:rPr>
          <w:color w:val="000000"/>
          <w:sz w:val="28"/>
          <w:szCs w:val="28"/>
        </w:rPr>
        <w:t>забезпечуючи</w:t>
      </w:r>
      <w:proofErr w:type="spellEnd"/>
      <w:r>
        <w:rPr>
          <w:color w:val="000000"/>
          <w:sz w:val="28"/>
          <w:szCs w:val="28"/>
        </w:rPr>
        <w:t xml:space="preserve"> </w:t>
      </w:r>
      <w:proofErr w:type="spellStart"/>
      <w:r>
        <w:rPr>
          <w:color w:val="000000"/>
          <w:sz w:val="28"/>
          <w:szCs w:val="28"/>
        </w:rPr>
        <w:t>масштабованість</w:t>
      </w:r>
      <w:proofErr w:type="spellEnd"/>
      <w:r>
        <w:rPr>
          <w:color w:val="000000"/>
          <w:sz w:val="28"/>
          <w:szCs w:val="28"/>
        </w:rPr>
        <w:t xml:space="preserve"> і </w:t>
      </w:r>
      <w:proofErr w:type="spellStart"/>
      <w:r>
        <w:rPr>
          <w:color w:val="000000"/>
          <w:sz w:val="28"/>
          <w:szCs w:val="28"/>
        </w:rPr>
        <w:t>майбутню</w:t>
      </w:r>
      <w:proofErr w:type="spellEnd"/>
      <w:r>
        <w:rPr>
          <w:color w:val="000000"/>
          <w:sz w:val="28"/>
          <w:szCs w:val="28"/>
        </w:rPr>
        <w:t xml:space="preserve"> </w:t>
      </w:r>
      <w:proofErr w:type="spellStart"/>
      <w:r>
        <w:rPr>
          <w:color w:val="000000"/>
          <w:sz w:val="28"/>
          <w:szCs w:val="28"/>
        </w:rPr>
        <w:t>сумісність</w:t>
      </w:r>
      <w:proofErr w:type="spellEnd"/>
      <w:r>
        <w:rPr>
          <w:color w:val="000000"/>
          <w:sz w:val="28"/>
          <w:szCs w:val="28"/>
        </w:rPr>
        <w:t>.</w:t>
      </w:r>
    </w:p>
    <w:p w14:paraId="7707746A" w14:textId="77777777" w:rsidR="00892B5F" w:rsidRDefault="00892B5F" w:rsidP="00892B5F">
      <w:pPr>
        <w:pStyle w:val="af"/>
        <w:spacing w:before="280" w:beforeAutospacing="0" w:after="0" w:afterAutospacing="0"/>
      </w:pPr>
      <w:r>
        <w:rPr>
          <w:color w:val="000000"/>
          <w:sz w:val="28"/>
          <w:szCs w:val="28"/>
        </w:rPr>
        <w:t xml:space="preserve">2.1.1 </w:t>
      </w:r>
      <w:proofErr w:type="spellStart"/>
      <w:r>
        <w:rPr>
          <w:color w:val="000000"/>
          <w:sz w:val="28"/>
          <w:szCs w:val="28"/>
        </w:rPr>
        <w:t>Інтерфейси</w:t>
      </w:r>
      <w:proofErr w:type="spellEnd"/>
      <w:r>
        <w:rPr>
          <w:color w:val="000000"/>
          <w:sz w:val="28"/>
          <w:szCs w:val="28"/>
        </w:rPr>
        <w:t xml:space="preserve"> </w:t>
      </w:r>
      <w:proofErr w:type="spellStart"/>
      <w:r>
        <w:rPr>
          <w:color w:val="000000"/>
          <w:sz w:val="28"/>
          <w:szCs w:val="28"/>
        </w:rPr>
        <w:t>системи</w:t>
      </w:r>
      <w:proofErr w:type="spellEnd"/>
    </w:p>
    <w:p w14:paraId="7409FE8A" w14:textId="77777777" w:rsidR="00892B5F" w:rsidRDefault="00892B5F" w:rsidP="00892B5F">
      <w:pPr>
        <w:pStyle w:val="af"/>
        <w:spacing w:before="240" w:beforeAutospacing="0" w:after="240" w:afterAutospacing="0"/>
      </w:pPr>
      <w:proofErr w:type="spellStart"/>
      <w:r>
        <w:rPr>
          <w:color w:val="000000"/>
          <w:sz w:val="28"/>
          <w:szCs w:val="28"/>
        </w:rPr>
        <w:t>Система</w:t>
      </w:r>
      <w:proofErr w:type="spellEnd"/>
      <w:r>
        <w:rPr>
          <w:color w:val="000000"/>
          <w:sz w:val="28"/>
          <w:szCs w:val="28"/>
        </w:rPr>
        <w:t xml:space="preserve"> Brick Prince WebApp </w:t>
      </w:r>
      <w:proofErr w:type="spellStart"/>
      <w:r>
        <w:rPr>
          <w:color w:val="000000"/>
          <w:sz w:val="28"/>
          <w:szCs w:val="28"/>
        </w:rPr>
        <w:t>взаємодіє</w:t>
      </w:r>
      <w:proofErr w:type="spellEnd"/>
      <w:r>
        <w:rPr>
          <w:color w:val="000000"/>
          <w:sz w:val="28"/>
          <w:szCs w:val="28"/>
        </w:rPr>
        <w:t xml:space="preserve"> з </w:t>
      </w:r>
      <w:proofErr w:type="spellStart"/>
      <w:r>
        <w:rPr>
          <w:color w:val="000000"/>
          <w:sz w:val="28"/>
          <w:szCs w:val="28"/>
        </w:rPr>
        <w:t>зовнішніми</w:t>
      </w:r>
      <w:proofErr w:type="spellEnd"/>
      <w:r>
        <w:rPr>
          <w:color w:val="000000"/>
          <w:sz w:val="28"/>
          <w:szCs w:val="28"/>
        </w:rPr>
        <w:t xml:space="preserve"> </w:t>
      </w:r>
      <w:proofErr w:type="spellStart"/>
      <w:r>
        <w:rPr>
          <w:color w:val="000000"/>
          <w:sz w:val="28"/>
          <w:szCs w:val="28"/>
        </w:rPr>
        <w:t>службами</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частково</w:t>
      </w:r>
      <w:proofErr w:type="spellEnd"/>
      <w:r>
        <w:rPr>
          <w:color w:val="000000"/>
          <w:sz w:val="28"/>
          <w:szCs w:val="28"/>
        </w:rPr>
        <w:t xml:space="preserve">. </w:t>
      </w:r>
      <w:proofErr w:type="spellStart"/>
      <w:r>
        <w:rPr>
          <w:color w:val="000000"/>
          <w:sz w:val="28"/>
          <w:szCs w:val="28"/>
        </w:rPr>
        <w:t>Основною</w:t>
      </w:r>
      <w:proofErr w:type="spellEnd"/>
      <w:r>
        <w:rPr>
          <w:color w:val="000000"/>
          <w:sz w:val="28"/>
          <w:szCs w:val="28"/>
        </w:rPr>
        <w:t xml:space="preserve"> </w:t>
      </w:r>
      <w:proofErr w:type="spellStart"/>
      <w:r>
        <w:rPr>
          <w:color w:val="000000"/>
          <w:sz w:val="28"/>
          <w:szCs w:val="28"/>
        </w:rPr>
        <w:t>інтеграцією</w:t>
      </w:r>
      <w:proofErr w:type="spellEnd"/>
      <w:r>
        <w:rPr>
          <w:color w:val="000000"/>
          <w:sz w:val="28"/>
          <w:szCs w:val="28"/>
        </w:rPr>
        <w:t xml:space="preserve"> є </w:t>
      </w:r>
      <w:proofErr w:type="spellStart"/>
      <w:r>
        <w:rPr>
          <w:color w:val="000000"/>
          <w:sz w:val="28"/>
          <w:szCs w:val="28"/>
        </w:rPr>
        <w:t>модуль</w:t>
      </w:r>
      <w:proofErr w:type="spellEnd"/>
      <w:r>
        <w:rPr>
          <w:color w:val="000000"/>
          <w:sz w:val="28"/>
          <w:szCs w:val="28"/>
        </w:rPr>
        <w:t xml:space="preserve">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електронних</w:t>
      </w:r>
      <w:proofErr w:type="spellEnd"/>
      <w:r>
        <w:rPr>
          <w:color w:val="000000"/>
          <w:sz w:val="28"/>
          <w:szCs w:val="28"/>
        </w:rPr>
        <w:t xml:space="preserve"> </w:t>
      </w:r>
      <w:proofErr w:type="spellStart"/>
      <w:r>
        <w:rPr>
          <w:color w:val="000000"/>
          <w:sz w:val="28"/>
          <w:szCs w:val="28"/>
        </w:rPr>
        <w:t>листів</w:t>
      </w:r>
      <w:proofErr w:type="spellEnd"/>
      <w:r>
        <w:rPr>
          <w:color w:val="000000"/>
          <w:sz w:val="28"/>
          <w:szCs w:val="28"/>
        </w:rPr>
        <w:t xml:space="preserve">. </w:t>
      </w: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функціонал</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SMTP-</w:t>
      </w:r>
      <w:proofErr w:type="spellStart"/>
      <w:r>
        <w:rPr>
          <w:color w:val="000000"/>
          <w:sz w:val="28"/>
          <w:szCs w:val="28"/>
        </w:rPr>
        <w:t>протокол</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надсилати</w:t>
      </w:r>
      <w:proofErr w:type="spellEnd"/>
      <w:r>
        <w:rPr>
          <w:color w:val="000000"/>
          <w:sz w:val="28"/>
          <w:szCs w:val="28"/>
        </w:rPr>
        <w:t xml:space="preserve"> </w:t>
      </w:r>
      <w:proofErr w:type="spellStart"/>
      <w:r>
        <w:rPr>
          <w:color w:val="000000"/>
          <w:sz w:val="28"/>
          <w:szCs w:val="28"/>
        </w:rPr>
        <w:t>листи</w:t>
      </w:r>
      <w:proofErr w:type="spellEnd"/>
      <w:r>
        <w:rPr>
          <w:color w:val="000000"/>
          <w:sz w:val="28"/>
          <w:szCs w:val="28"/>
        </w:rPr>
        <w:t xml:space="preserve"> з </w:t>
      </w:r>
      <w:proofErr w:type="spellStart"/>
      <w:r>
        <w:rPr>
          <w:color w:val="000000"/>
          <w:sz w:val="28"/>
          <w:szCs w:val="28"/>
        </w:rPr>
        <w:t>ключами</w:t>
      </w:r>
      <w:proofErr w:type="spellEnd"/>
      <w:r>
        <w:rPr>
          <w:color w:val="000000"/>
          <w:sz w:val="28"/>
          <w:szCs w:val="28"/>
        </w:rPr>
        <w:t xml:space="preserve"> </w:t>
      </w:r>
      <w:proofErr w:type="spellStart"/>
      <w:r>
        <w:rPr>
          <w:color w:val="000000"/>
          <w:sz w:val="28"/>
          <w:szCs w:val="28"/>
        </w:rPr>
        <w:t>доступу</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користувачам</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ввели</w:t>
      </w:r>
      <w:proofErr w:type="spellEnd"/>
      <w:r>
        <w:rPr>
          <w:color w:val="000000"/>
          <w:sz w:val="28"/>
          <w:szCs w:val="28"/>
        </w:rPr>
        <w:t xml:space="preserve"> </w:t>
      </w:r>
      <w:proofErr w:type="spellStart"/>
      <w:r>
        <w:rPr>
          <w:color w:val="000000"/>
          <w:sz w:val="28"/>
          <w:szCs w:val="28"/>
        </w:rPr>
        <w:t>свій</w:t>
      </w:r>
      <w:proofErr w:type="spellEnd"/>
      <w:r>
        <w:rPr>
          <w:color w:val="000000"/>
          <w:sz w:val="28"/>
          <w:szCs w:val="28"/>
        </w:rPr>
        <w:t xml:space="preserve"> email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головній</w:t>
      </w:r>
      <w:proofErr w:type="spellEnd"/>
      <w:r>
        <w:rPr>
          <w:color w:val="000000"/>
          <w:sz w:val="28"/>
          <w:szCs w:val="28"/>
        </w:rPr>
        <w:t xml:space="preserve"> </w:t>
      </w:r>
      <w:proofErr w:type="spellStart"/>
      <w:r>
        <w:rPr>
          <w:color w:val="000000"/>
          <w:sz w:val="28"/>
          <w:szCs w:val="28"/>
        </w:rPr>
        <w:t>сторінці</w:t>
      </w:r>
      <w:proofErr w:type="spellEnd"/>
      <w:r>
        <w:rPr>
          <w:color w:val="000000"/>
          <w:sz w:val="28"/>
          <w:szCs w:val="28"/>
        </w:rPr>
        <w:t xml:space="preserve">. </w:t>
      </w:r>
      <w:proofErr w:type="spellStart"/>
      <w:r>
        <w:rPr>
          <w:color w:val="000000"/>
          <w:sz w:val="28"/>
          <w:szCs w:val="28"/>
        </w:rPr>
        <w:t>Жодна</w:t>
      </w:r>
      <w:proofErr w:type="spellEnd"/>
      <w:r>
        <w:rPr>
          <w:color w:val="000000"/>
          <w:sz w:val="28"/>
          <w:szCs w:val="28"/>
        </w:rPr>
        <w:t xml:space="preserve"> </w:t>
      </w:r>
      <w:proofErr w:type="spellStart"/>
      <w:r>
        <w:rPr>
          <w:color w:val="000000"/>
          <w:sz w:val="28"/>
          <w:szCs w:val="28"/>
        </w:rPr>
        <w:t>стороння</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типу</w:t>
      </w:r>
      <w:proofErr w:type="spellEnd"/>
      <w:r>
        <w:rPr>
          <w:color w:val="000000"/>
          <w:sz w:val="28"/>
          <w:szCs w:val="28"/>
        </w:rPr>
        <w:t xml:space="preserve"> </w:t>
      </w:r>
      <w:proofErr w:type="spellStart"/>
      <w:r>
        <w:rPr>
          <w:color w:val="000000"/>
          <w:sz w:val="28"/>
          <w:szCs w:val="28"/>
        </w:rPr>
        <w:t>платіжних</w:t>
      </w:r>
      <w:proofErr w:type="spellEnd"/>
      <w:r>
        <w:rPr>
          <w:color w:val="000000"/>
          <w:sz w:val="28"/>
          <w:szCs w:val="28"/>
        </w:rPr>
        <w:t xml:space="preserve"> </w:t>
      </w:r>
      <w:proofErr w:type="spellStart"/>
      <w:r>
        <w:rPr>
          <w:color w:val="000000"/>
          <w:sz w:val="28"/>
          <w:szCs w:val="28"/>
        </w:rPr>
        <w:t>шлюзів</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соціальних</w:t>
      </w:r>
      <w:proofErr w:type="spellEnd"/>
      <w:r>
        <w:rPr>
          <w:color w:val="000000"/>
          <w:sz w:val="28"/>
          <w:szCs w:val="28"/>
        </w:rPr>
        <w:t xml:space="preserve"> </w:t>
      </w:r>
      <w:proofErr w:type="spellStart"/>
      <w:r>
        <w:rPr>
          <w:color w:val="000000"/>
          <w:sz w:val="28"/>
          <w:szCs w:val="28"/>
        </w:rPr>
        <w:t>мереж</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інтегрується</w:t>
      </w:r>
      <w:proofErr w:type="spellEnd"/>
      <w:r>
        <w:rPr>
          <w:color w:val="000000"/>
          <w:sz w:val="28"/>
          <w:szCs w:val="28"/>
        </w:rPr>
        <w:t xml:space="preserve"> з </w:t>
      </w:r>
      <w:proofErr w:type="spellStart"/>
      <w:r>
        <w:rPr>
          <w:color w:val="000000"/>
          <w:sz w:val="28"/>
          <w:szCs w:val="28"/>
        </w:rPr>
        <w:t>нашим</w:t>
      </w:r>
      <w:proofErr w:type="spellEnd"/>
      <w:r>
        <w:rPr>
          <w:color w:val="000000"/>
          <w:sz w:val="28"/>
          <w:szCs w:val="28"/>
        </w:rPr>
        <w:t xml:space="preserve"> </w:t>
      </w:r>
      <w:proofErr w:type="spellStart"/>
      <w:r>
        <w:rPr>
          <w:color w:val="000000"/>
          <w:sz w:val="28"/>
          <w:szCs w:val="28"/>
        </w:rPr>
        <w:t>застосунком</w:t>
      </w:r>
      <w:proofErr w:type="spellEnd"/>
      <w:r>
        <w:rPr>
          <w:color w:val="000000"/>
          <w:sz w:val="28"/>
          <w:szCs w:val="28"/>
        </w:rPr>
        <w:t xml:space="preserve">. У </w:t>
      </w:r>
      <w:proofErr w:type="spellStart"/>
      <w:r>
        <w:rPr>
          <w:color w:val="000000"/>
          <w:sz w:val="28"/>
          <w:szCs w:val="28"/>
        </w:rPr>
        <w:t>разі</w:t>
      </w:r>
      <w:proofErr w:type="spellEnd"/>
      <w:r>
        <w:rPr>
          <w:color w:val="000000"/>
          <w:sz w:val="28"/>
          <w:szCs w:val="28"/>
        </w:rPr>
        <w:t xml:space="preserve"> </w:t>
      </w:r>
      <w:proofErr w:type="spellStart"/>
      <w:r>
        <w:rPr>
          <w:color w:val="000000"/>
          <w:sz w:val="28"/>
          <w:szCs w:val="28"/>
        </w:rPr>
        <w:t>розширення</w:t>
      </w:r>
      <w:proofErr w:type="spellEnd"/>
      <w:r>
        <w:rPr>
          <w:color w:val="000000"/>
          <w:sz w:val="28"/>
          <w:szCs w:val="28"/>
        </w:rPr>
        <w:t xml:space="preserve"> </w:t>
      </w:r>
      <w:proofErr w:type="spellStart"/>
      <w:r>
        <w:rPr>
          <w:color w:val="000000"/>
          <w:sz w:val="28"/>
          <w:szCs w:val="28"/>
        </w:rPr>
        <w:t>функціональності</w:t>
      </w:r>
      <w:proofErr w:type="spellEnd"/>
      <w:r>
        <w:rPr>
          <w:color w:val="000000"/>
          <w:sz w:val="28"/>
          <w:szCs w:val="28"/>
        </w:rPr>
        <w:t xml:space="preserve"> </w:t>
      </w:r>
      <w:proofErr w:type="spellStart"/>
      <w:r>
        <w:rPr>
          <w:color w:val="000000"/>
          <w:sz w:val="28"/>
          <w:szCs w:val="28"/>
        </w:rPr>
        <w:t>можливе</w:t>
      </w:r>
      <w:proofErr w:type="spellEnd"/>
      <w:r>
        <w:rPr>
          <w:color w:val="000000"/>
          <w:sz w:val="28"/>
          <w:szCs w:val="28"/>
        </w:rPr>
        <w:t xml:space="preserve"> </w:t>
      </w:r>
      <w:proofErr w:type="spellStart"/>
      <w:r>
        <w:rPr>
          <w:color w:val="000000"/>
          <w:sz w:val="28"/>
          <w:szCs w:val="28"/>
        </w:rPr>
        <w:t>додавання</w:t>
      </w:r>
      <w:proofErr w:type="spellEnd"/>
      <w:r>
        <w:rPr>
          <w:color w:val="000000"/>
          <w:sz w:val="28"/>
          <w:szCs w:val="28"/>
        </w:rPr>
        <w:t xml:space="preserve"> API </w:t>
      </w:r>
      <w:proofErr w:type="spellStart"/>
      <w:r>
        <w:rPr>
          <w:color w:val="000000"/>
          <w:sz w:val="28"/>
          <w:szCs w:val="28"/>
        </w:rPr>
        <w:t>взаємодії</w:t>
      </w:r>
      <w:proofErr w:type="spellEnd"/>
      <w:r>
        <w:rPr>
          <w:color w:val="000000"/>
          <w:sz w:val="28"/>
          <w:szCs w:val="28"/>
        </w:rPr>
        <w:t xml:space="preserve"> з </w:t>
      </w:r>
      <w:proofErr w:type="spellStart"/>
      <w:r>
        <w:rPr>
          <w:color w:val="000000"/>
          <w:sz w:val="28"/>
          <w:szCs w:val="28"/>
        </w:rPr>
        <w:t>ігровим</w:t>
      </w:r>
      <w:proofErr w:type="spellEnd"/>
      <w:r>
        <w:rPr>
          <w:color w:val="000000"/>
          <w:sz w:val="28"/>
          <w:szCs w:val="28"/>
        </w:rPr>
        <w:t xml:space="preserve"> </w:t>
      </w:r>
      <w:proofErr w:type="spellStart"/>
      <w:r>
        <w:rPr>
          <w:color w:val="000000"/>
          <w:sz w:val="28"/>
          <w:szCs w:val="28"/>
        </w:rPr>
        <w:t>клієнтом</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сервісами</w:t>
      </w:r>
      <w:proofErr w:type="spellEnd"/>
      <w:r>
        <w:rPr>
          <w:color w:val="000000"/>
          <w:sz w:val="28"/>
          <w:szCs w:val="28"/>
        </w:rPr>
        <w:t xml:space="preserve"> </w:t>
      </w:r>
      <w:proofErr w:type="spellStart"/>
      <w:r>
        <w:rPr>
          <w:color w:val="000000"/>
          <w:sz w:val="28"/>
          <w:szCs w:val="28"/>
        </w:rPr>
        <w:t>аналітики</w:t>
      </w:r>
      <w:proofErr w:type="spellEnd"/>
      <w:r>
        <w:rPr>
          <w:color w:val="000000"/>
          <w:sz w:val="28"/>
          <w:szCs w:val="28"/>
        </w:rPr>
        <w:t xml:space="preserve">, </w:t>
      </w:r>
      <w:proofErr w:type="spellStart"/>
      <w:r>
        <w:rPr>
          <w:color w:val="000000"/>
          <w:sz w:val="28"/>
          <w:szCs w:val="28"/>
        </w:rPr>
        <w:t>однак</w:t>
      </w:r>
      <w:proofErr w:type="spellEnd"/>
      <w:r>
        <w:rPr>
          <w:color w:val="000000"/>
          <w:sz w:val="28"/>
          <w:szCs w:val="28"/>
        </w:rPr>
        <w:t xml:space="preserve"> </w:t>
      </w:r>
      <w:proofErr w:type="spellStart"/>
      <w:r>
        <w:rPr>
          <w:color w:val="000000"/>
          <w:sz w:val="28"/>
          <w:szCs w:val="28"/>
        </w:rPr>
        <w:t>наразі</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залишається</w:t>
      </w:r>
      <w:proofErr w:type="spellEnd"/>
      <w:r>
        <w:rPr>
          <w:color w:val="000000"/>
          <w:sz w:val="28"/>
          <w:szCs w:val="28"/>
        </w:rPr>
        <w:t xml:space="preserve"> </w:t>
      </w:r>
      <w:proofErr w:type="spellStart"/>
      <w:r>
        <w:rPr>
          <w:color w:val="000000"/>
          <w:sz w:val="28"/>
          <w:szCs w:val="28"/>
        </w:rPr>
        <w:t>ізольованою</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самодостатньою</w:t>
      </w:r>
      <w:proofErr w:type="spellEnd"/>
      <w:r>
        <w:rPr>
          <w:color w:val="000000"/>
          <w:sz w:val="28"/>
          <w:szCs w:val="28"/>
        </w:rPr>
        <w:t>.</w:t>
      </w:r>
    </w:p>
    <w:p w14:paraId="3E76F409" w14:textId="77777777" w:rsidR="00892B5F" w:rsidRDefault="00892B5F" w:rsidP="00892B5F">
      <w:pPr>
        <w:pStyle w:val="af"/>
        <w:spacing w:before="280" w:beforeAutospacing="0" w:after="0" w:afterAutospacing="0"/>
      </w:pPr>
      <w:r>
        <w:rPr>
          <w:color w:val="000000"/>
          <w:sz w:val="28"/>
          <w:szCs w:val="28"/>
        </w:rPr>
        <w:t xml:space="preserve">2.1.2 </w:t>
      </w:r>
      <w:proofErr w:type="spellStart"/>
      <w:r>
        <w:rPr>
          <w:color w:val="000000"/>
          <w:sz w:val="28"/>
          <w:szCs w:val="28"/>
        </w:rPr>
        <w:t>Користувацькі</w:t>
      </w:r>
      <w:proofErr w:type="spellEnd"/>
      <w:r>
        <w:rPr>
          <w:color w:val="000000"/>
          <w:sz w:val="28"/>
          <w:szCs w:val="28"/>
        </w:rPr>
        <w:t xml:space="preserve"> </w:t>
      </w:r>
      <w:proofErr w:type="spellStart"/>
      <w:r>
        <w:rPr>
          <w:color w:val="000000"/>
          <w:sz w:val="28"/>
          <w:szCs w:val="28"/>
        </w:rPr>
        <w:t>інтерфейси</w:t>
      </w:r>
      <w:proofErr w:type="spellEnd"/>
    </w:p>
    <w:p w14:paraId="747CD981" w14:textId="77777777" w:rsidR="00892B5F" w:rsidRDefault="00892B5F" w:rsidP="00892B5F">
      <w:pPr>
        <w:pStyle w:val="af"/>
        <w:spacing w:before="240" w:beforeAutospacing="0" w:after="240" w:afterAutospacing="0"/>
      </w:pP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програми</w:t>
      </w:r>
      <w:proofErr w:type="spellEnd"/>
      <w:r>
        <w:rPr>
          <w:color w:val="000000"/>
          <w:sz w:val="28"/>
          <w:szCs w:val="28"/>
        </w:rPr>
        <w:t xml:space="preserve"> </w:t>
      </w:r>
      <w:proofErr w:type="spellStart"/>
      <w:r>
        <w:rPr>
          <w:color w:val="000000"/>
          <w:sz w:val="28"/>
          <w:szCs w:val="28"/>
        </w:rPr>
        <w:t>побудований</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основі</w:t>
      </w:r>
      <w:proofErr w:type="spellEnd"/>
      <w:r>
        <w:rPr>
          <w:color w:val="000000"/>
          <w:sz w:val="28"/>
          <w:szCs w:val="28"/>
        </w:rPr>
        <w:t xml:space="preserve"> </w:t>
      </w:r>
      <w:proofErr w:type="spellStart"/>
      <w:r>
        <w:rPr>
          <w:color w:val="000000"/>
          <w:sz w:val="28"/>
          <w:szCs w:val="28"/>
        </w:rPr>
        <w:t>сучасного</w:t>
      </w:r>
      <w:proofErr w:type="spellEnd"/>
      <w:r>
        <w:rPr>
          <w:color w:val="000000"/>
          <w:sz w:val="28"/>
          <w:szCs w:val="28"/>
        </w:rPr>
        <w:t xml:space="preserve"> </w:t>
      </w:r>
      <w:proofErr w:type="spellStart"/>
      <w:r>
        <w:rPr>
          <w:color w:val="000000"/>
          <w:sz w:val="28"/>
          <w:szCs w:val="28"/>
        </w:rPr>
        <w:t>графічного</w:t>
      </w:r>
      <w:proofErr w:type="spellEnd"/>
      <w:r>
        <w:rPr>
          <w:color w:val="000000"/>
          <w:sz w:val="28"/>
          <w:szCs w:val="28"/>
        </w:rPr>
        <w:t xml:space="preserve"> </w:t>
      </w:r>
      <w:proofErr w:type="spellStart"/>
      <w:r>
        <w:rPr>
          <w:color w:val="000000"/>
          <w:sz w:val="28"/>
          <w:szCs w:val="28"/>
        </w:rPr>
        <w:t>веб-інтерфейсу</w:t>
      </w:r>
      <w:proofErr w:type="spellEnd"/>
      <w:r>
        <w:rPr>
          <w:color w:val="000000"/>
          <w:sz w:val="28"/>
          <w:szCs w:val="28"/>
        </w:rPr>
        <w:t xml:space="preserve"> (GUI),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взаємодіяти</w:t>
      </w:r>
      <w:proofErr w:type="spellEnd"/>
      <w:r>
        <w:rPr>
          <w:color w:val="000000"/>
          <w:sz w:val="28"/>
          <w:szCs w:val="28"/>
        </w:rPr>
        <w:t xml:space="preserve"> </w:t>
      </w:r>
      <w:proofErr w:type="spellStart"/>
      <w:r>
        <w:rPr>
          <w:color w:val="000000"/>
          <w:sz w:val="28"/>
          <w:szCs w:val="28"/>
        </w:rPr>
        <w:t>із</w:t>
      </w:r>
      <w:proofErr w:type="spellEnd"/>
      <w:r>
        <w:rPr>
          <w:color w:val="000000"/>
          <w:sz w:val="28"/>
          <w:szCs w:val="28"/>
        </w:rPr>
        <w:t xml:space="preserve">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допомогою</w:t>
      </w:r>
      <w:proofErr w:type="spellEnd"/>
      <w:r>
        <w:rPr>
          <w:color w:val="000000"/>
          <w:sz w:val="28"/>
          <w:szCs w:val="28"/>
        </w:rPr>
        <w:t xml:space="preserve"> </w:t>
      </w:r>
      <w:proofErr w:type="spellStart"/>
      <w:r>
        <w:rPr>
          <w:color w:val="000000"/>
          <w:sz w:val="28"/>
          <w:szCs w:val="28"/>
        </w:rPr>
        <w:t>миші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клавіатури</w:t>
      </w:r>
      <w:proofErr w:type="spellEnd"/>
      <w:r>
        <w:rPr>
          <w:color w:val="000000"/>
          <w:sz w:val="28"/>
          <w:szCs w:val="28"/>
        </w:rPr>
        <w:t xml:space="preserve">. </w:t>
      </w:r>
      <w:proofErr w:type="spellStart"/>
      <w:r>
        <w:rPr>
          <w:color w:val="000000"/>
          <w:sz w:val="28"/>
          <w:szCs w:val="28"/>
        </w:rPr>
        <w:t>Особлива</w:t>
      </w:r>
      <w:proofErr w:type="spellEnd"/>
      <w:r>
        <w:rPr>
          <w:color w:val="000000"/>
          <w:sz w:val="28"/>
          <w:szCs w:val="28"/>
        </w:rPr>
        <w:t xml:space="preserve"> </w:t>
      </w:r>
      <w:proofErr w:type="spellStart"/>
      <w:r>
        <w:rPr>
          <w:color w:val="000000"/>
          <w:sz w:val="28"/>
          <w:szCs w:val="28"/>
        </w:rPr>
        <w:t>увага</w:t>
      </w:r>
      <w:proofErr w:type="spellEnd"/>
      <w:r>
        <w:rPr>
          <w:color w:val="000000"/>
          <w:sz w:val="28"/>
          <w:szCs w:val="28"/>
        </w:rPr>
        <w:t xml:space="preserve"> </w:t>
      </w:r>
      <w:proofErr w:type="spellStart"/>
      <w:r>
        <w:rPr>
          <w:color w:val="000000"/>
          <w:sz w:val="28"/>
          <w:szCs w:val="28"/>
        </w:rPr>
        <w:t>приділена</w:t>
      </w:r>
      <w:proofErr w:type="spellEnd"/>
      <w:r>
        <w:rPr>
          <w:color w:val="000000"/>
          <w:sz w:val="28"/>
          <w:szCs w:val="28"/>
        </w:rPr>
        <w:t xml:space="preserve"> </w:t>
      </w:r>
      <w:proofErr w:type="spellStart"/>
      <w:r>
        <w:rPr>
          <w:color w:val="000000"/>
          <w:sz w:val="28"/>
          <w:szCs w:val="28"/>
        </w:rPr>
        <w:t>зручності</w:t>
      </w:r>
      <w:proofErr w:type="spellEnd"/>
      <w:r>
        <w:rPr>
          <w:color w:val="000000"/>
          <w:sz w:val="28"/>
          <w:szCs w:val="28"/>
        </w:rPr>
        <w:t xml:space="preserve"> </w:t>
      </w:r>
      <w:proofErr w:type="spellStart"/>
      <w:r>
        <w:rPr>
          <w:color w:val="000000"/>
          <w:sz w:val="28"/>
          <w:szCs w:val="28"/>
        </w:rPr>
        <w:t>користування</w:t>
      </w:r>
      <w:proofErr w:type="spellEnd"/>
      <w:r>
        <w:rPr>
          <w:color w:val="000000"/>
          <w:sz w:val="28"/>
          <w:szCs w:val="28"/>
        </w:rPr>
        <w:t xml:space="preserve">: </w:t>
      </w:r>
      <w:proofErr w:type="spellStart"/>
      <w:r>
        <w:rPr>
          <w:color w:val="000000"/>
          <w:sz w:val="28"/>
          <w:szCs w:val="28"/>
        </w:rPr>
        <w:t>меню</w:t>
      </w:r>
      <w:proofErr w:type="spellEnd"/>
      <w:r>
        <w:rPr>
          <w:color w:val="000000"/>
          <w:sz w:val="28"/>
          <w:szCs w:val="28"/>
        </w:rPr>
        <w:t xml:space="preserve">, </w:t>
      </w:r>
      <w:proofErr w:type="spellStart"/>
      <w:r>
        <w:rPr>
          <w:color w:val="000000"/>
          <w:sz w:val="28"/>
          <w:szCs w:val="28"/>
        </w:rPr>
        <w:t>кнопки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форми</w:t>
      </w:r>
      <w:proofErr w:type="spellEnd"/>
      <w:r>
        <w:rPr>
          <w:color w:val="000000"/>
          <w:sz w:val="28"/>
          <w:szCs w:val="28"/>
        </w:rPr>
        <w:t xml:space="preserve"> </w:t>
      </w:r>
      <w:proofErr w:type="spellStart"/>
      <w:r>
        <w:rPr>
          <w:color w:val="000000"/>
          <w:sz w:val="28"/>
          <w:szCs w:val="28"/>
        </w:rPr>
        <w:t>розташовані</w:t>
      </w:r>
      <w:proofErr w:type="spellEnd"/>
      <w:r>
        <w:rPr>
          <w:color w:val="000000"/>
          <w:sz w:val="28"/>
          <w:szCs w:val="28"/>
        </w:rPr>
        <w:t xml:space="preserve"> </w:t>
      </w:r>
      <w:proofErr w:type="spellStart"/>
      <w:r>
        <w:rPr>
          <w:color w:val="000000"/>
          <w:sz w:val="28"/>
          <w:szCs w:val="28"/>
        </w:rPr>
        <w:t>логічно</w:t>
      </w:r>
      <w:proofErr w:type="spellEnd"/>
      <w:r>
        <w:rPr>
          <w:color w:val="000000"/>
          <w:sz w:val="28"/>
          <w:szCs w:val="28"/>
        </w:rPr>
        <w:t xml:space="preserve">, з </w:t>
      </w:r>
      <w:proofErr w:type="spellStart"/>
      <w:r>
        <w:rPr>
          <w:color w:val="000000"/>
          <w:sz w:val="28"/>
          <w:szCs w:val="28"/>
        </w:rPr>
        <w:t>дотриманням</w:t>
      </w:r>
      <w:proofErr w:type="spellEnd"/>
      <w:r>
        <w:rPr>
          <w:color w:val="000000"/>
          <w:sz w:val="28"/>
          <w:szCs w:val="28"/>
        </w:rPr>
        <w:t xml:space="preserve"> </w:t>
      </w:r>
      <w:proofErr w:type="spellStart"/>
      <w:r>
        <w:rPr>
          <w:color w:val="000000"/>
          <w:sz w:val="28"/>
          <w:szCs w:val="28"/>
        </w:rPr>
        <w:t>принципів</w:t>
      </w:r>
      <w:proofErr w:type="spellEnd"/>
      <w:r>
        <w:rPr>
          <w:color w:val="000000"/>
          <w:sz w:val="28"/>
          <w:szCs w:val="28"/>
        </w:rPr>
        <w:t xml:space="preserve"> UX. </w:t>
      </w: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доступний</w:t>
      </w:r>
      <w:proofErr w:type="spellEnd"/>
      <w:r>
        <w:rPr>
          <w:color w:val="000000"/>
          <w:sz w:val="28"/>
          <w:szCs w:val="28"/>
        </w:rPr>
        <w:t xml:space="preserve"> </w:t>
      </w:r>
      <w:proofErr w:type="spellStart"/>
      <w:r>
        <w:rPr>
          <w:color w:val="000000"/>
          <w:sz w:val="28"/>
          <w:szCs w:val="28"/>
        </w:rPr>
        <w:lastRenderedPageBreak/>
        <w:t>українською</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англійською</w:t>
      </w:r>
      <w:proofErr w:type="spellEnd"/>
      <w:r>
        <w:rPr>
          <w:color w:val="000000"/>
          <w:sz w:val="28"/>
          <w:szCs w:val="28"/>
        </w:rPr>
        <w:t xml:space="preserve"> </w:t>
      </w:r>
      <w:proofErr w:type="spellStart"/>
      <w:r>
        <w:rPr>
          <w:color w:val="000000"/>
          <w:sz w:val="28"/>
          <w:szCs w:val="28"/>
        </w:rPr>
        <w:t>мовами</w:t>
      </w:r>
      <w:proofErr w:type="spellEnd"/>
      <w:r>
        <w:rPr>
          <w:color w:val="000000"/>
          <w:sz w:val="28"/>
          <w:szCs w:val="28"/>
        </w:rPr>
        <w:t xml:space="preserve">, </w:t>
      </w:r>
      <w:proofErr w:type="spellStart"/>
      <w:r>
        <w:rPr>
          <w:color w:val="000000"/>
          <w:sz w:val="28"/>
          <w:szCs w:val="28"/>
        </w:rPr>
        <w:t>перемикач</w:t>
      </w:r>
      <w:proofErr w:type="spellEnd"/>
      <w:r>
        <w:rPr>
          <w:color w:val="000000"/>
          <w:sz w:val="28"/>
          <w:szCs w:val="28"/>
        </w:rPr>
        <w:t xml:space="preserve"> </w:t>
      </w:r>
      <w:proofErr w:type="spellStart"/>
      <w:r>
        <w:rPr>
          <w:color w:val="000000"/>
          <w:sz w:val="28"/>
          <w:szCs w:val="28"/>
        </w:rPr>
        <w:t>знаходиться</w:t>
      </w:r>
      <w:proofErr w:type="spellEnd"/>
      <w:r>
        <w:rPr>
          <w:color w:val="000000"/>
          <w:sz w:val="28"/>
          <w:szCs w:val="28"/>
        </w:rPr>
        <w:t xml:space="preserve"> у </w:t>
      </w:r>
      <w:proofErr w:type="spellStart"/>
      <w:r>
        <w:rPr>
          <w:color w:val="000000"/>
          <w:sz w:val="28"/>
          <w:szCs w:val="28"/>
        </w:rPr>
        <w:t>правому</w:t>
      </w:r>
      <w:proofErr w:type="spellEnd"/>
      <w:r>
        <w:rPr>
          <w:color w:val="000000"/>
          <w:sz w:val="28"/>
          <w:szCs w:val="28"/>
        </w:rPr>
        <w:t xml:space="preserve"> </w:t>
      </w:r>
      <w:proofErr w:type="spellStart"/>
      <w:r>
        <w:rPr>
          <w:color w:val="000000"/>
          <w:sz w:val="28"/>
          <w:szCs w:val="28"/>
        </w:rPr>
        <w:t>верхньому</w:t>
      </w:r>
      <w:proofErr w:type="spellEnd"/>
      <w:r>
        <w:rPr>
          <w:color w:val="000000"/>
          <w:sz w:val="28"/>
          <w:szCs w:val="28"/>
        </w:rPr>
        <w:t xml:space="preserve"> </w:t>
      </w:r>
      <w:proofErr w:type="spellStart"/>
      <w:r>
        <w:rPr>
          <w:color w:val="000000"/>
          <w:sz w:val="28"/>
          <w:szCs w:val="28"/>
        </w:rPr>
        <w:t>куті</w:t>
      </w:r>
      <w:proofErr w:type="spellEnd"/>
      <w:r>
        <w:rPr>
          <w:color w:val="000000"/>
          <w:sz w:val="28"/>
          <w:szCs w:val="28"/>
        </w:rPr>
        <w:t>.</w:t>
      </w:r>
    </w:p>
    <w:p w14:paraId="74B11AB4" w14:textId="77777777" w:rsidR="00892B5F" w:rsidRDefault="00892B5F" w:rsidP="00892B5F">
      <w:pPr>
        <w:pStyle w:val="af"/>
        <w:spacing w:before="240" w:beforeAutospacing="0" w:after="240" w:afterAutospacing="0"/>
      </w:pPr>
      <w:proofErr w:type="spellStart"/>
      <w:r>
        <w:rPr>
          <w:color w:val="000000"/>
          <w:sz w:val="28"/>
          <w:szCs w:val="28"/>
        </w:rPr>
        <w:t>Дизайн</w:t>
      </w:r>
      <w:proofErr w:type="spellEnd"/>
      <w:r>
        <w:rPr>
          <w:color w:val="000000"/>
          <w:sz w:val="28"/>
          <w:szCs w:val="28"/>
        </w:rPr>
        <w:t xml:space="preserve"> </w:t>
      </w:r>
      <w:proofErr w:type="spellStart"/>
      <w:r>
        <w:rPr>
          <w:color w:val="000000"/>
          <w:sz w:val="28"/>
          <w:szCs w:val="28"/>
        </w:rPr>
        <w:t>сайту</w:t>
      </w:r>
      <w:proofErr w:type="spellEnd"/>
      <w:r>
        <w:rPr>
          <w:color w:val="000000"/>
          <w:sz w:val="28"/>
          <w:szCs w:val="28"/>
        </w:rPr>
        <w:t xml:space="preserve"> </w:t>
      </w:r>
      <w:proofErr w:type="spellStart"/>
      <w:r>
        <w:rPr>
          <w:color w:val="000000"/>
          <w:sz w:val="28"/>
          <w:szCs w:val="28"/>
        </w:rPr>
        <w:t>адаптований</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різних</w:t>
      </w:r>
      <w:proofErr w:type="spellEnd"/>
      <w:r>
        <w:rPr>
          <w:color w:val="000000"/>
          <w:sz w:val="28"/>
          <w:szCs w:val="28"/>
        </w:rPr>
        <w:t xml:space="preserve"> </w:t>
      </w:r>
      <w:proofErr w:type="spellStart"/>
      <w:r>
        <w:rPr>
          <w:color w:val="000000"/>
          <w:sz w:val="28"/>
          <w:szCs w:val="28"/>
        </w:rPr>
        <w:t>розмірів</w:t>
      </w:r>
      <w:proofErr w:type="spellEnd"/>
      <w:r>
        <w:rPr>
          <w:color w:val="000000"/>
          <w:sz w:val="28"/>
          <w:szCs w:val="28"/>
        </w:rPr>
        <w:t xml:space="preserve"> </w:t>
      </w:r>
      <w:proofErr w:type="spellStart"/>
      <w:r>
        <w:rPr>
          <w:color w:val="000000"/>
          <w:sz w:val="28"/>
          <w:szCs w:val="28"/>
        </w:rPr>
        <w:t>екранів</w:t>
      </w:r>
      <w:proofErr w:type="spellEnd"/>
      <w:r>
        <w:rPr>
          <w:color w:val="000000"/>
          <w:sz w:val="28"/>
          <w:szCs w:val="28"/>
        </w:rPr>
        <w:t xml:space="preserve"> і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містить</w:t>
      </w:r>
      <w:proofErr w:type="spellEnd"/>
      <w:r>
        <w:rPr>
          <w:color w:val="000000"/>
          <w:sz w:val="28"/>
          <w:szCs w:val="28"/>
        </w:rPr>
        <w:t xml:space="preserve"> </w:t>
      </w:r>
      <w:proofErr w:type="spellStart"/>
      <w:r>
        <w:rPr>
          <w:color w:val="000000"/>
          <w:sz w:val="28"/>
          <w:szCs w:val="28"/>
        </w:rPr>
        <w:t>надлишкових</w:t>
      </w:r>
      <w:proofErr w:type="spellEnd"/>
      <w:r>
        <w:rPr>
          <w:color w:val="000000"/>
          <w:sz w:val="28"/>
          <w:szCs w:val="28"/>
        </w:rPr>
        <w:t xml:space="preserve"> </w:t>
      </w:r>
      <w:proofErr w:type="spellStart"/>
      <w:r>
        <w:rPr>
          <w:color w:val="000000"/>
          <w:sz w:val="28"/>
          <w:szCs w:val="28"/>
        </w:rPr>
        <w:t>візуальних</w:t>
      </w:r>
      <w:proofErr w:type="spellEnd"/>
      <w:r>
        <w:rPr>
          <w:color w:val="000000"/>
          <w:sz w:val="28"/>
          <w:szCs w:val="28"/>
        </w:rPr>
        <w:t xml:space="preserve"> </w:t>
      </w:r>
      <w:proofErr w:type="spellStart"/>
      <w:r>
        <w:rPr>
          <w:color w:val="000000"/>
          <w:sz w:val="28"/>
          <w:szCs w:val="28"/>
        </w:rPr>
        <w:t>ефектів</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забезпечує</w:t>
      </w:r>
      <w:proofErr w:type="spellEnd"/>
      <w:r>
        <w:rPr>
          <w:color w:val="000000"/>
          <w:sz w:val="28"/>
          <w:szCs w:val="28"/>
        </w:rPr>
        <w:t xml:space="preserve"> </w:t>
      </w:r>
      <w:proofErr w:type="spellStart"/>
      <w:r>
        <w:rPr>
          <w:color w:val="000000"/>
          <w:sz w:val="28"/>
          <w:szCs w:val="28"/>
        </w:rPr>
        <w:t>швидке</w:t>
      </w:r>
      <w:proofErr w:type="spellEnd"/>
      <w:r>
        <w:rPr>
          <w:color w:val="000000"/>
          <w:sz w:val="28"/>
          <w:szCs w:val="28"/>
        </w:rPr>
        <w:t xml:space="preserve"> </w:t>
      </w:r>
      <w:proofErr w:type="spellStart"/>
      <w:r>
        <w:rPr>
          <w:color w:val="000000"/>
          <w:sz w:val="28"/>
          <w:szCs w:val="28"/>
        </w:rPr>
        <w:t>завантаження</w:t>
      </w:r>
      <w:proofErr w:type="spellEnd"/>
      <w:r>
        <w:rPr>
          <w:color w:val="000000"/>
          <w:sz w:val="28"/>
          <w:szCs w:val="28"/>
        </w:rPr>
        <w:t xml:space="preserve"> і </w:t>
      </w:r>
      <w:proofErr w:type="spellStart"/>
      <w:r>
        <w:rPr>
          <w:color w:val="000000"/>
          <w:sz w:val="28"/>
          <w:szCs w:val="28"/>
        </w:rPr>
        <w:t>комфортну</w:t>
      </w:r>
      <w:proofErr w:type="spellEnd"/>
      <w:r>
        <w:rPr>
          <w:color w:val="000000"/>
          <w:sz w:val="28"/>
          <w:szCs w:val="28"/>
        </w:rPr>
        <w:t xml:space="preserve"> </w:t>
      </w:r>
      <w:proofErr w:type="spellStart"/>
      <w:r>
        <w:rPr>
          <w:color w:val="000000"/>
          <w:sz w:val="28"/>
          <w:szCs w:val="28"/>
        </w:rPr>
        <w:t>роботу</w:t>
      </w:r>
      <w:proofErr w:type="spellEnd"/>
      <w:r>
        <w:rPr>
          <w:color w:val="000000"/>
          <w:sz w:val="28"/>
          <w:szCs w:val="28"/>
        </w:rPr>
        <w:t xml:space="preserve"> </w:t>
      </w:r>
      <w:proofErr w:type="spellStart"/>
      <w:r>
        <w:rPr>
          <w:color w:val="000000"/>
          <w:sz w:val="28"/>
          <w:szCs w:val="28"/>
        </w:rPr>
        <w:t>навіть</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слабких</w:t>
      </w:r>
      <w:proofErr w:type="spellEnd"/>
      <w:r>
        <w:rPr>
          <w:color w:val="000000"/>
          <w:sz w:val="28"/>
          <w:szCs w:val="28"/>
        </w:rPr>
        <w:t xml:space="preserve"> </w:t>
      </w:r>
      <w:proofErr w:type="spellStart"/>
      <w:r>
        <w:rPr>
          <w:color w:val="000000"/>
          <w:sz w:val="28"/>
          <w:szCs w:val="28"/>
        </w:rPr>
        <w:t>пристроях</w:t>
      </w:r>
      <w:proofErr w:type="spellEnd"/>
      <w:r>
        <w:rPr>
          <w:color w:val="000000"/>
          <w:sz w:val="28"/>
          <w:szCs w:val="28"/>
        </w:rPr>
        <w:t xml:space="preserve">. </w:t>
      </w:r>
      <w:proofErr w:type="spellStart"/>
      <w:r>
        <w:rPr>
          <w:color w:val="000000"/>
          <w:sz w:val="28"/>
          <w:szCs w:val="28"/>
        </w:rPr>
        <w:t>Враховано</w:t>
      </w:r>
      <w:proofErr w:type="spellEnd"/>
      <w:r>
        <w:rPr>
          <w:color w:val="000000"/>
          <w:sz w:val="28"/>
          <w:szCs w:val="28"/>
        </w:rPr>
        <w:t xml:space="preserve"> </w:t>
      </w:r>
      <w:proofErr w:type="spellStart"/>
      <w:r>
        <w:rPr>
          <w:color w:val="000000"/>
          <w:sz w:val="28"/>
          <w:szCs w:val="28"/>
        </w:rPr>
        <w:t>потреби</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з </w:t>
      </w:r>
      <w:proofErr w:type="spellStart"/>
      <w:r>
        <w:rPr>
          <w:color w:val="000000"/>
          <w:sz w:val="28"/>
          <w:szCs w:val="28"/>
        </w:rPr>
        <w:t>мінімальним</w:t>
      </w:r>
      <w:proofErr w:type="spellEnd"/>
      <w:r>
        <w:rPr>
          <w:color w:val="000000"/>
          <w:sz w:val="28"/>
          <w:szCs w:val="28"/>
        </w:rPr>
        <w:t xml:space="preserve"> </w:t>
      </w:r>
      <w:proofErr w:type="spellStart"/>
      <w:r>
        <w:rPr>
          <w:color w:val="000000"/>
          <w:sz w:val="28"/>
          <w:szCs w:val="28"/>
        </w:rPr>
        <w:t>досвідом</w:t>
      </w:r>
      <w:proofErr w:type="spellEnd"/>
      <w:r>
        <w:rPr>
          <w:color w:val="000000"/>
          <w:sz w:val="28"/>
          <w:szCs w:val="28"/>
        </w:rPr>
        <w:t xml:space="preserve"> — </w:t>
      </w:r>
      <w:proofErr w:type="spellStart"/>
      <w:r>
        <w:rPr>
          <w:color w:val="000000"/>
          <w:sz w:val="28"/>
          <w:szCs w:val="28"/>
        </w:rPr>
        <w:t>усі</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інтуїтивно</w:t>
      </w:r>
      <w:proofErr w:type="spellEnd"/>
      <w:r>
        <w:rPr>
          <w:color w:val="000000"/>
          <w:sz w:val="28"/>
          <w:szCs w:val="28"/>
        </w:rPr>
        <w:t xml:space="preserve"> </w:t>
      </w:r>
      <w:proofErr w:type="spellStart"/>
      <w:r>
        <w:rPr>
          <w:color w:val="000000"/>
          <w:sz w:val="28"/>
          <w:szCs w:val="28"/>
        </w:rPr>
        <w:t>зрозумілі</w:t>
      </w:r>
      <w:proofErr w:type="spellEnd"/>
      <w:r>
        <w:rPr>
          <w:color w:val="000000"/>
          <w:sz w:val="28"/>
          <w:szCs w:val="28"/>
        </w:rPr>
        <w:t xml:space="preserve">, а </w:t>
      </w:r>
      <w:proofErr w:type="spellStart"/>
      <w:r>
        <w:rPr>
          <w:color w:val="000000"/>
          <w:sz w:val="28"/>
          <w:szCs w:val="28"/>
        </w:rPr>
        <w:t>помилки</w:t>
      </w:r>
      <w:proofErr w:type="spellEnd"/>
      <w:r>
        <w:rPr>
          <w:color w:val="000000"/>
          <w:sz w:val="28"/>
          <w:szCs w:val="28"/>
        </w:rPr>
        <w:t xml:space="preserve"> </w:t>
      </w:r>
      <w:proofErr w:type="spellStart"/>
      <w:r>
        <w:rPr>
          <w:color w:val="000000"/>
          <w:sz w:val="28"/>
          <w:szCs w:val="28"/>
        </w:rPr>
        <w:t>вводу</w:t>
      </w:r>
      <w:proofErr w:type="spellEnd"/>
      <w:r>
        <w:rPr>
          <w:color w:val="000000"/>
          <w:sz w:val="28"/>
          <w:szCs w:val="28"/>
        </w:rPr>
        <w:t xml:space="preserve"> </w:t>
      </w:r>
      <w:proofErr w:type="spellStart"/>
      <w:r>
        <w:rPr>
          <w:color w:val="000000"/>
          <w:sz w:val="28"/>
          <w:szCs w:val="28"/>
        </w:rPr>
        <w:t>супроводжуються</w:t>
      </w:r>
      <w:proofErr w:type="spellEnd"/>
      <w:r>
        <w:rPr>
          <w:color w:val="000000"/>
          <w:sz w:val="28"/>
          <w:szCs w:val="28"/>
        </w:rPr>
        <w:t xml:space="preserve"> </w:t>
      </w:r>
      <w:proofErr w:type="spellStart"/>
      <w:r>
        <w:rPr>
          <w:color w:val="000000"/>
          <w:sz w:val="28"/>
          <w:szCs w:val="28"/>
        </w:rPr>
        <w:t>поясненнями</w:t>
      </w:r>
      <w:proofErr w:type="spellEnd"/>
      <w:r>
        <w:rPr>
          <w:color w:val="000000"/>
          <w:sz w:val="28"/>
          <w:szCs w:val="28"/>
        </w:rPr>
        <w:t>.</w:t>
      </w:r>
    </w:p>
    <w:p w14:paraId="495A5A82" w14:textId="77777777" w:rsidR="00892B5F" w:rsidRDefault="00892B5F" w:rsidP="00892B5F">
      <w:pPr>
        <w:pStyle w:val="af"/>
        <w:spacing w:before="280" w:beforeAutospacing="0" w:after="0" w:afterAutospacing="0"/>
      </w:pPr>
      <w:r>
        <w:rPr>
          <w:color w:val="000000"/>
          <w:sz w:val="28"/>
          <w:szCs w:val="28"/>
        </w:rPr>
        <w:t xml:space="preserve">2.1.3 </w:t>
      </w:r>
      <w:proofErr w:type="spellStart"/>
      <w:r>
        <w:rPr>
          <w:color w:val="000000"/>
          <w:sz w:val="28"/>
          <w:szCs w:val="28"/>
        </w:rPr>
        <w:t>Апаратні</w:t>
      </w:r>
      <w:proofErr w:type="spellEnd"/>
      <w:r>
        <w:rPr>
          <w:color w:val="000000"/>
          <w:sz w:val="28"/>
          <w:szCs w:val="28"/>
        </w:rPr>
        <w:t xml:space="preserve"> </w:t>
      </w:r>
      <w:proofErr w:type="spellStart"/>
      <w:r>
        <w:rPr>
          <w:color w:val="000000"/>
          <w:sz w:val="28"/>
          <w:szCs w:val="28"/>
        </w:rPr>
        <w:t>інтерфейси</w:t>
      </w:r>
      <w:proofErr w:type="spellEnd"/>
    </w:p>
    <w:p w14:paraId="2A4F1574" w14:textId="77777777" w:rsidR="00892B5F" w:rsidRDefault="00892B5F" w:rsidP="00892B5F">
      <w:pPr>
        <w:pStyle w:val="af"/>
        <w:spacing w:before="240" w:beforeAutospacing="0" w:after="240" w:afterAutospacing="0"/>
      </w:pPr>
      <w:proofErr w:type="spellStart"/>
      <w:r>
        <w:rPr>
          <w:color w:val="000000"/>
          <w:sz w:val="28"/>
          <w:szCs w:val="28"/>
        </w:rPr>
        <w:t>Програмне</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Brick Prince WebApp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вимагає</w:t>
      </w:r>
      <w:proofErr w:type="spellEnd"/>
      <w:r>
        <w:rPr>
          <w:color w:val="000000"/>
          <w:sz w:val="28"/>
          <w:szCs w:val="28"/>
        </w:rPr>
        <w:t xml:space="preserve"> </w:t>
      </w:r>
      <w:proofErr w:type="spellStart"/>
      <w:r>
        <w:rPr>
          <w:color w:val="000000"/>
          <w:sz w:val="28"/>
          <w:szCs w:val="28"/>
        </w:rPr>
        <w:t>безпосередньої</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з </w:t>
      </w:r>
      <w:proofErr w:type="spellStart"/>
      <w:r>
        <w:rPr>
          <w:color w:val="000000"/>
          <w:sz w:val="28"/>
          <w:szCs w:val="28"/>
        </w:rPr>
        <w:t>апаратним</w:t>
      </w:r>
      <w:proofErr w:type="spellEnd"/>
      <w:r>
        <w:rPr>
          <w:color w:val="000000"/>
          <w:sz w:val="28"/>
          <w:szCs w:val="28"/>
        </w:rPr>
        <w:t xml:space="preserve"> </w:t>
      </w:r>
      <w:proofErr w:type="spellStart"/>
      <w:r>
        <w:rPr>
          <w:color w:val="000000"/>
          <w:sz w:val="28"/>
          <w:szCs w:val="28"/>
        </w:rPr>
        <w:t>забезпеченням</w:t>
      </w:r>
      <w:proofErr w:type="spellEnd"/>
      <w:r>
        <w:rPr>
          <w:color w:val="000000"/>
          <w:sz w:val="28"/>
          <w:szCs w:val="28"/>
        </w:rPr>
        <w:t xml:space="preserve">. </w:t>
      </w:r>
      <w:proofErr w:type="spellStart"/>
      <w:r>
        <w:rPr>
          <w:color w:val="000000"/>
          <w:sz w:val="28"/>
          <w:szCs w:val="28"/>
        </w:rPr>
        <w:t>Жодних</w:t>
      </w:r>
      <w:proofErr w:type="spellEnd"/>
      <w:r>
        <w:rPr>
          <w:color w:val="000000"/>
          <w:sz w:val="28"/>
          <w:szCs w:val="28"/>
        </w:rPr>
        <w:t xml:space="preserve"> </w:t>
      </w:r>
      <w:proofErr w:type="spellStart"/>
      <w:r>
        <w:rPr>
          <w:color w:val="000000"/>
          <w:sz w:val="28"/>
          <w:szCs w:val="28"/>
        </w:rPr>
        <w:t>спеціалізованих</w:t>
      </w:r>
      <w:proofErr w:type="spellEnd"/>
      <w:r>
        <w:rPr>
          <w:color w:val="000000"/>
          <w:sz w:val="28"/>
          <w:szCs w:val="28"/>
        </w:rPr>
        <w:t xml:space="preserve"> </w:t>
      </w:r>
      <w:proofErr w:type="spellStart"/>
      <w:r>
        <w:rPr>
          <w:color w:val="000000"/>
          <w:sz w:val="28"/>
          <w:szCs w:val="28"/>
        </w:rPr>
        <w:t>пристроїв</w:t>
      </w:r>
      <w:proofErr w:type="spellEnd"/>
      <w:r>
        <w:rPr>
          <w:color w:val="000000"/>
          <w:sz w:val="28"/>
          <w:szCs w:val="28"/>
        </w:rPr>
        <w:t xml:space="preserve">, </w:t>
      </w:r>
      <w:proofErr w:type="spellStart"/>
      <w:r>
        <w:rPr>
          <w:color w:val="000000"/>
          <w:sz w:val="28"/>
          <w:szCs w:val="28"/>
        </w:rPr>
        <w:t>драйверів</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додаткового</w:t>
      </w:r>
      <w:proofErr w:type="spellEnd"/>
      <w:r>
        <w:rPr>
          <w:color w:val="000000"/>
          <w:sz w:val="28"/>
          <w:szCs w:val="28"/>
        </w:rPr>
        <w:t xml:space="preserve"> </w:t>
      </w:r>
      <w:proofErr w:type="spellStart"/>
      <w:r>
        <w:rPr>
          <w:color w:val="000000"/>
          <w:sz w:val="28"/>
          <w:szCs w:val="28"/>
        </w:rPr>
        <w:t>обладнання</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використовується</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функціонує</w:t>
      </w:r>
      <w:proofErr w:type="spellEnd"/>
      <w:r>
        <w:rPr>
          <w:color w:val="000000"/>
          <w:sz w:val="28"/>
          <w:szCs w:val="28"/>
        </w:rPr>
        <w:t xml:space="preserve"> у </w:t>
      </w:r>
      <w:proofErr w:type="spellStart"/>
      <w:r>
        <w:rPr>
          <w:color w:val="000000"/>
          <w:sz w:val="28"/>
          <w:szCs w:val="28"/>
        </w:rPr>
        <w:t>веббраузері</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уникнути</w:t>
      </w:r>
      <w:proofErr w:type="spellEnd"/>
      <w:r>
        <w:rPr>
          <w:color w:val="000000"/>
          <w:sz w:val="28"/>
          <w:szCs w:val="28"/>
        </w:rPr>
        <w:t xml:space="preserve"> </w:t>
      </w:r>
      <w:proofErr w:type="spellStart"/>
      <w:r>
        <w:rPr>
          <w:color w:val="000000"/>
          <w:sz w:val="28"/>
          <w:szCs w:val="28"/>
        </w:rPr>
        <w:t>апаратної</w:t>
      </w:r>
      <w:proofErr w:type="spellEnd"/>
      <w:r>
        <w:rPr>
          <w:color w:val="000000"/>
          <w:sz w:val="28"/>
          <w:szCs w:val="28"/>
        </w:rPr>
        <w:t xml:space="preserve"> </w:t>
      </w:r>
      <w:proofErr w:type="spellStart"/>
      <w:r>
        <w:rPr>
          <w:color w:val="000000"/>
          <w:sz w:val="28"/>
          <w:szCs w:val="28"/>
        </w:rPr>
        <w:t>залежності</w:t>
      </w:r>
      <w:proofErr w:type="spellEnd"/>
      <w:r>
        <w:rPr>
          <w:color w:val="000000"/>
          <w:sz w:val="28"/>
          <w:szCs w:val="28"/>
        </w:rPr>
        <w:t xml:space="preserve">. </w:t>
      </w:r>
      <w:proofErr w:type="spellStart"/>
      <w:r>
        <w:rPr>
          <w:color w:val="000000"/>
          <w:sz w:val="28"/>
          <w:szCs w:val="28"/>
        </w:rPr>
        <w:t>Таким</w:t>
      </w:r>
      <w:proofErr w:type="spellEnd"/>
      <w:r>
        <w:rPr>
          <w:color w:val="000000"/>
          <w:sz w:val="28"/>
          <w:szCs w:val="28"/>
        </w:rPr>
        <w:t xml:space="preserve"> </w:t>
      </w:r>
      <w:proofErr w:type="spellStart"/>
      <w:r>
        <w:rPr>
          <w:color w:val="000000"/>
          <w:sz w:val="28"/>
          <w:szCs w:val="28"/>
        </w:rPr>
        <w:t>чином</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апаратних</w:t>
      </w:r>
      <w:proofErr w:type="spellEnd"/>
      <w:r>
        <w:rPr>
          <w:color w:val="000000"/>
          <w:sz w:val="28"/>
          <w:szCs w:val="28"/>
        </w:rPr>
        <w:t xml:space="preserve"> </w:t>
      </w:r>
      <w:proofErr w:type="spellStart"/>
      <w:r>
        <w:rPr>
          <w:color w:val="000000"/>
          <w:sz w:val="28"/>
          <w:szCs w:val="28"/>
        </w:rPr>
        <w:t>інтерфейсів</w:t>
      </w:r>
      <w:proofErr w:type="spellEnd"/>
      <w:r>
        <w:rPr>
          <w:color w:val="000000"/>
          <w:sz w:val="28"/>
          <w:szCs w:val="28"/>
        </w:rPr>
        <w:t xml:space="preserve"> </w:t>
      </w:r>
      <w:proofErr w:type="spellStart"/>
      <w:r>
        <w:rPr>
          <w:color w:val="000000"/>
          <w:sz w:val="28"/>
          <w:szCs w:val="28"/>
        </w:rPr>
        <w:t>відсутні</w:t>
      </w:r>
      <w:proofErr w:type="spellEnd"/>
      <w:r>
        <w:rPr>
          <w:color w:val="000000"/>
          <w:sz w:val="28"/>
          <w:szCs w:val="28"/>
        </w:rPr>
        <w:t>.</w:t>
      </w:r>
    </w:p>
    <w:p w14:paraId="36F6D005" w14:textId="77777777" w:rsidR="00892B5F" w:rsidRDefault="00892B5F" w:rsidP="00892B5F">
      <w:pPr>
        <w:pStyle w:val="af"/>
        <w:spacing w:before="280" w:beforeAutospacing="0" w:after="0" w:afterAutospacing="0"/>
      </w:pPr>
      <w:r>
        <w:rPr>
          <w:color w:val="000000"/>
          <w:sz w:val="28"/>
          <w:szCs w:val="28"/>
        </w:rPr>
        <w:t xml:space="preserve">2.1.4 </w:t>
      </w:r>
      <w:proofErr w:type="spellStart"/>
      <w:r>
        <w:rPr>
          <w:color w:val="000000"/>
          <w:sz w:val="28"/>
          <w:szCs w:val="28"/>
        </w:rPr>
        <w:t>Програмні</w:t>
      </w:r>
      <w:proofErr w:type="spellEnd"/>
      <w:r>
        <w:rPr>
          <w:color w:val="000000"/>
          <w:sz w:val="28"/>
          <w:szCs w:val="28"/>
        </w:rPr>
        <w:t xml:space="preserve"> </w:t>
      </w:r>
      <w:proofErr w:type="spellStart"/>
      <w:r>
        <w:rPr>
          <w:color w:val="000000"/>
          <w:sz w:val="28"/>
          <w:szCs w:val="28"/>
        </w:rPr>
        <w:t>інтерфейси</w:t>
      </w:r>
      <w:proofErr w:type="spellEnd"/>
    </w:p>
    <w:p w14:paraId="3597113B" w14:textId="77777777" w:rsidR="00892B5F" w:rsidRDefault="00892B5F" w:rsidP="00892B5F">
      <w:pPr>
        <w:pStyle w:val="af"/>
        <w:spacing w:before="240" w:beforeAutospacing="0" w:after="240" w:afterAutospacing="0"/>
      </w:pP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взаємодіє</w:t>
      </w:r>
      <w:proofErr w:type="spellEnd"/>
      <w:r>
        <w:rPr>
          <w:color w:val="000000"/>
          <w:sz w:val="28"/>
          <w:szCs w:val="28"/>
        </w:rPr>
        <w:t xml:space="preserve"> з </w:t>
      </w:r>
      <w:proofErr w:type="spellStart"/>
      <w:r>
        <w:rPr>
          <w:color w:val="000000"/>
          <w:sz w:val="28"/>
          <w:szCs w:val="28"/>
        </w:rPr>
        <w:t>низкою</w:t>
      </w:r>
      <w:proofErr w:type="spellEnd"/>
      <w:r>
        <w:rPr>
          <w:color w:val="000000"/>
          <w:sz w:val="28"/>
          <w:szCs w:val="28"/>
        </w:rPr>
        <w:t xml:space="preserve"> </w:t>
      </w:r>
      <w:proofErr w:type="spellStart"/>
      <w:r>
        <w:rPr>
          <w:color w:val="000000"/>
          <w:sz w:val="28"/>
          <w:szCs w:val="28"/>
        </w:rPr>
        <w:t>програмних</w:t>
      </w:r>
      <w:proofErr w:type="spellEnd"/>
      <w:r>
        <w:rPr>
          <w:color w:val="000000"/>
          <w:sz w:val="28"/>
          <w:szCs w:val="28"/>
        </w:rPr>
        <w:t xml:space="preserve"> </w:t>
      </w:r>
      <w:proofErr w:type="spellStart"/>
      <w:r>
        <w:rPr>
          <w:color w:val="000000"/>
          <w:sz w:val="28"/>
          <w:szCs w:val="28"/>
        </w:rPr>
        <w:t>компонентів</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є </w:t>
      </w:r>
      <w:proofErr w:type="spellStart"/>
      <w:r>
        <w:rPr>
          <w:color w:val="000000"/>
          <w:sz w:val="28"/>
          <w:szCs w:val="28"/>
        </w:rPr>
        <w:t>необхідними</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Основним</w:t>
      </w:r>
      <w:proofErr w:type="spellEnd"/>
      <w:r>
        <w:rPr>
          <w:color w:val="000000"/>
          <w:sz w:val="28"/>
          <w:szCs w:val="28"/>
        </w:rPr>
        <w:t xml:space="preserve"> </w:t>
      </w:r>
      <w:proofErr w:type="spellStart"/>
      <w:r>
        <w:rPr>
          <w:color w:val="000000"/>
          <w:sz w:val="28"/>
          <w:szCs w:val="28"/>
        </w:rPr>
        <w:t>компонентом</w:t>
      </w:r>
      <w:proofErr w:type="spellEnd"/>
      <w:r>
        <w:rPr>
          <w:color w:val="000000"/>
          <w:sz w:val="28"/>
          <w:szCs w:val="28"/>
        </w:rPr>
        <w:t xml:space="preserve"> є СКБД SQLite, з </w:t>
      </w:r>
      <w:proofErr w:type="spellStart"/>
      <w:r>
        <w:rPr>
          <w:color w:val="000000"/>
          <w:sz w:val="28"/>
          <w:szCs w:val="28"/>
        </w:rPr>
        <w:t>якою</w:t>
      </w:r>
      <w:proofErr w:type="spellEnd"/>
      <w:r>
        <w:rPr>
          <w:color w:val="000000"/>
          <w:sz w:val="28"/>
          <w:szCs w:val="28"/>
        </w:rPr>
        <w:t xml:space="preserve"> </w:t>
      </w:r>
      <w:proofErr w:type="spellStart"/>
      <w:r>
        <w:rPr>
          <w:color w:val="000000"/>
          <w:sz w:val="28"/>
          <w:szCs w:val="28"/>
        </w:rPr>
        <w:t>серверна</w:t>
      </w:r>
      <w:proofErr w:type="spellEnd"/>
      <w:r>
        <w:rPr>
          <w:color w:val="000000"/>
          <w:sz w:val="28"/>
          <w:szCs w:val="28"/>
        </w:rPr>
        <w:t xml:space="preserve"> </w:t>
      </w:r>
      <w:proofErr w:type="spellStart"/>
      <w:r>
        <w:rPr>
          <w:color w:val="000000"/>
          <w:sz w:val="28"/>
          <w:szCs w:val="28"/>
        </w:rPr>
        <w:t>частина</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Python/</w:t>
      </w:r>
      <w:proofErr w:type="spellStart"/>
      <w:r>
        <w:rPr>
          <w:color w:val="000000"/>
          <w:sz w:val="28"/>
          <w:szCs w:val="28"/>
        </w:rPr>
        <w:t>FastAPI</w:t>
      </w:r>
      <w:proofErr w:type="spellEnd"/>
      <w:r>
        <w:rPr>
          <w:color w:val="000000"/>
          <w:sz w:val="28"/>
          <w:szCs w:val="28"/>
        </w:rPr>
        <w:t xml:space="preserve"> </w:t>
      </w:r>
      <w:proofErr w:type="spellStart"/>
      <w:r>
        <w:rPr>
          <w:color w:val="000000"/>
          <w:sz w:val="28"/>
          <w:szCs w:val="28"/>
        </w:rPr>
        <w:t>працює</w:t>
      </w:r>
      <w:proofErr w:type="spellEnd"/>
      <w:r>
        <w:rPr>
          <w:color w:val="000000"/>
          <w:sz w:val="28"/>
          <w:szCs w:val="28"/>
        </w:rPr>
        <w:t xml:space="preserve"> </w:t>
      </w:r>
      <w:proofErr w:type="spellStart"/>
      <w:r>
        <w:rPr>
          <w:color w:val="000000"/>
          <w:sz w:val="28"/>
          <w:szCs w:val="28"/>
        </w:rPr>
        <w:t>напряму</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відповідні</w:t>
      </w:r>
      <w:proofErr w:type="spellEnd"/>
      <w:r>
        <w:rPr>
          <w:color w:val="000000"/>
          <w:sz w:val="28"/>
          <w:szCs w:val="28"/>
        </w:rPr>
        <w:t xml:space="preserve"> </w:t>
      </w:r>
      <w:proofErr w:type="spellStart"/>
      <w:r>
        <w:rPr>
          <w:color w:val="000000"/>
          <w:sz w:val="28"/>
          <w:szCs w:val="28"/>
        </w:rPr>
        <w:t>бібліотеки</w:t>
      </w:r>
      <w:proofErr w:type="spellEnd"/>
      <w:r>
        <w:rPr>
          <w:color w:val="000000"/>
          <w:sz w:val="28"/>
          <w:szCs w:val="28"/>
        </w:rPr>
        <w:t xml:space="preserve">. У </w:t>
      </w:r>
      <w:proofErr w:type="spellStart"/>
      <w:r>
        <w:rPr>
          <w:color w:val="000000"/>
          <w:sz w:val="28"/>
          <w:szCs w:val="28"/>
        </w:rPr>
        <w:t>частині</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з </w:t>
      </w:r>
      <w:proofErr w:type="spellStart"/>
      <w:r>
        <w:rPr>
          <w:color w:val="000000"/>
          <w:sz w:val="28"/>
          <w:szCs w:val="28"/>
        </w:rPr>
        <w:t>поштовим</w:t>
      </w:r>
      <w:proofErr w:type="spellEnd"/>
      <w:r>
        <w:rPr>
          <w:color w:val="000000"/>
          <w:sz w:val="28"/>
          <w:szCs w:val="28"/>
        </w:rPr>
        <w:t xml:space="preserve"> </w:t>
      </w:r>
      <w:proofErr w:type="spellStart"/>
      <w:r>
        <w:rPr>
          <w:color w:val="000000"/>
          <w:sz w:val="28"/>
          <w:szCs w:val="28"/>
        </w:rPr>
        <w:t>сервером</w:t>
      </w:r>
      <w:proofErr w:type="spellEnd"/>
      <w:r>
        <w:rPr>
          <w:color w:val="000000"/>
          <w:sz w:val="28"/>
          <w:szCs w:val="28"/>
        </w:rPr>
        <w:t xml:space="preserve"> </w:t>
      </w:r>
      <w:proofErr w:type="spellStart"/>
      <w:r>
        <w:rPr>
          <w:color w:val="000000"/>
          <w:sz w:val="28"/>
          <w:szCs w:val="28"/>
        </w:rPr>
        <w:t>використовується</w:t>
      </w:r>
      <w:proofErr w:type="spellEnd"/>
      <w:r>
        <w:rPr>
          <w:color w:val="000000"/>
          <w:sz w:val="28"/>
          <w:szCs w:val="28"/>
        </w:rPr>
        <w:t xml:space="preserve"> </w:t>
      </w:r>
      <w:proofErr w:type="spellStart"/>
      <w:r>
        <w:rPr>
          <w:color w:val="000000"/>
          <w:sz w:val="28"/>
          <w:szCs w:val="28"/>
        </w:rPr>
        <w:t>бібліотека</w:t>
      </w:r>
      <w:proofErr w:type="spellEnd"/>
      <w:r>
        <w:rPr>
          <w:color w:val="000000"/>
          <w:sz w:val="28"/>
          <w:szCs w:val="28"/>
        </w:rPr>
        <w:t xml:space="preserve"> </w:t>
      </w:r>
      <w:proofErr w:type="spellStart"/>
      <w:r>
        <w:rPr>
          <w:color w:val="188038"/>
          <w:sz w:val="28"/>
          <w:szCs w:val="28"/>
        </w:rPr>
        <w:t>smtplib</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встановлення</w:t>
      </w:r>
      <w:proofErr w:type="spellEnd"/>
      <w:r>
        <w:rPr>
          <w:color w:val="000000"/>
          <w:sz w:val="28"/>
          <w:szCs w:val="28"/>
        </w:rPr>
        <w:t xml:space="preserve"> SMTP-</w:t>
      </w:r>
      <w:proofErr w:type="spellStart"/>
      <w:r>
        <w:rPr>
          <w:color w:val="000000"/>
          <w:sz w:val="28"/>
          <w:szCs w:val="28"/>
        </w:rPr>
        <w:t>з'єднання</w:t>
      </w:r>
      <w:proofErr w:type="spellEnd"/>
      <w:r>
        <w:rPr>
          <w:color w:val="000000"/>
          <w:sz w:val="28"/>
          <w:szCs w:val="28"/>
        </w:rPr>
        <w:t>.</w:t>
      </w:r>
    </w:p>
    <w:p w14:paraId="7F7CCDDC" w14:textId="77777777" w:rsidR="00892B5F" w:rsidRDefault="00892B5F" w:rsidP="00892B5F">
      <w:pPr>
        <w:pStyle w:val="af"/>
        <w:spacing w:before="240" w:beforeAutospacing="0" w:after="240" w:afterAutospacing="0"/>
      </w:pP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клієнт-сервер</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у </w:t>
      </w:r>
      <w:proofErr w:type="spellStart"/>
      <w:r>
        <w:rPr>
          <w:color w:val="000000"/>
          <w:sz w:val="28"/>
          <w:szCs w:val="28"/>
        </w:rPr>
        <w:t>форматі</w:t>
      </w:r>
      <w:proofErr w:type="spellEnd"/>
      <w:r>
        <w:rPr>
          <w:color w:val="000000"/>
          <w:sz w:val="28"/>
          <w:szCs w:val="28"/>
        </w:rPr>
        <w:t xml:space="preserve"> REST API. </w:t>
      </w:r>
      <w:proofErr w:type="spellStart"/>
      <w:r>
        <w:rPr>
          <w:color w:val="000000"/>
          <w:sz w:val="28"/>
          <w:szCs w:val="28"/>
        </w:rPr>
        <w:t>Фронтенд</w:t>
      </w:r>
      <w:proofErr w:type="spellEnd"/>
      <w:r>
        <w:rPr>
          <w:color w:val="000000"/>
          <w:sz w:val="28"/>
          <w:szCs w:val="28"/>
        </w:rPr>
        <w:t xml:space="preserve"> </w:t>
      </w:r>
      <w:proofErr w:type="spellStart"/>
      <w:r>
        <w:rPr>
          <w:color w:val="000000"/>
          <w:sz w:val="28"/>
          <w:szCs w:val="28"/>
        </w:rPr>
        <w:t>надсилає</w:t>
      </w:r>
      <w:proofErr w:type="spellEnd"/>
      <w:r>
        <w:rPr>
          <w:color w:val="000000"/>
          <w:sz w:val="28"/>
          <w:szCs w:val="28"/>
        </w:rPr>
        <w:t xml:space="preserve"> HTTP-</w:t>
      </w:r>
      <w:proofErr w:type="spellStart"/>
      <w:r>
        <w:rPr>
          <w:color w:val="000000"/>
          <w:sz w:val="28"/>
          <w:szCs w:val="28"/>
        </w:rPr>
        <w:t>запити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бекенд</w:t>
      </w:r>
      <w:proofErr w:type="spellEnd"/>
      <w:r>
        <w:rPr>
          <w:color w:val="000000"/>
          <w:sz w:val="28"/>
          <w:szCs w:val="28"/>
        </w:rPr>
        <w:t xml:space="preserve">, </w:t>
      </w:r>
      <w:proofErr w:type="spellStart"/>
      <w:r>
        <w:rPr>
          <w:color w:val="000000"/>
          <w:sz w:val="28"/>
          <w:szCs w:val="28"/>
        </w:rPr>
        <w:t>отримуючи</w:t>
      </w:r>
      <w:proofErr w:type="spellEnd"/>
      <w:r>
        <w:rPr>
          <w:color w:val="000000"/>
          <w:sz w:val="28"/>
          <w:szCs w:val="28"/>
        </w:rPr>
        <w:t xml:space="preserve"> у </w:t>
      </w:r>
      <w:proofErr w:type="spellStart"/>
      <w:r>
        <w:rPr>
          <w:color w:val="000000"/>
          <w:sz w:val="28"/>
          <w:szCs w:val="28"/>
        </w:rPr>
        <w:t>відповідь</w:t>
      </w:r>
      <w:proofErr w:type="spellEnd"/>
      <w:r>
        <w:rPr>
          <w:color w:val="000000"/>
          <w:sz w:val="28"/>
          <w:szCs w:val="28"/>
        </w:rPr>
        <w:t xml:space="preserve"> JSON-</w:t>
      </w:r>
      <w:proofErr w:type="spellStart"/>
      <w:r>
        <w:rPr>
          <w:color w:val="000000"/>
          <w:sz w:val="28"/>
          <w:szCs w:val="28"/>
        </w:rPr>
        <w:t>дані</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кросбраузерності</w:t>
      </w:r>
      <w:proofErr w:type="spellEnd"/>
      <w:r>
        <w:rPr>
          <w:color w:val="000000"/>
          <w:sz w:val="28"/>
          <w:szCs w:val="28"/>
        </w:rPr>
        <w:t xml:space="preserve"> </w:t>
      </w:r>
      <w:proofErr w:type="spellStart"/>
      <w:r>
        <w:rPr>
          <w:color w:val="000000"/>
          <w:sz w:val="28"/>
          <w:szCs w:val="28"/>
        </w:rPr>
        <w:t>використовуються</w:t>
      </w:r>
      <w:proofErr w:type="spellEnd"/>
      <w:r>
        <w:rPr>
          <w:color w:val="000000"/>
          <w:sz w:val="28"/>
          <w:szCs w:val="28"/>
        </w:rPr>
        <w:t xml:space="preserve"> </w:t>
      </w:r>
      <w:proofErr w:type="spellStart"/>
      <w:r>
        <w:rPr>
          <w:color w:val="000000"/>
          <w:sz w:val="28"/>
          <w:szCs w:val="28"/>
        </w:rPr>
        <w:t>стандартні</w:t>
      </w:r>
      <w:proofErr w:type="spellEnd"/>
      <w:r>
        <w:rPr>
          <w:color w:val="000000"/>
          <w:sz w:val="28"/>
          <w:szCs w:val="28"/>
        </w:rPr>
        <w:t xml:space="preserve"> </w:t>
      </w:r>
      <w:proofErr w:type="spellStart"/>
      <w:r>
        <w:rPr>
          <w:color w:val="000000"/>
          <w:sz w:val="28"/>
          <w:szCs w:val="28"/>
        </w:rPr>
        <w:t>технології</w:t>
      </w:r>
      <w:proofErr w:type="spellEnd"/>
      <w:r>
        <w:rPr>
          <w:color w:val="000000"/>
          <w:sz w:val="28"/>
          <w:szCs w:val="28"/>
        </w:rPr>
        <w:t xml:space="preserve"> HTML, CSS і JavaScript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специфічних</w:t>
      </w:r>
      <w:proofErr w:type="spellEnd"/>
      <w:r>
        <w:rPr>
          <w:color w:val="000000"/>
          <w:sz w:val="28"/>
          <w:szCs w:val="28"/>
        </w:rPr>
        <w:t xml:space="preserve"> </w:t>
      </w:r>
      <w:proofErr w:type="spellStart"/>
      <w:r>
        <w:rPr>
          <w:color w:val="000000"/>
          <w:sz w:val="28"/>
          <w:szCs w:val="28"/>
        </w:rPr>
        <w:t>фреймворків</w:t>
      </w:r>
      <w:proofErr w:type="spellEnd"/>
      <w:r>
        <w:rPr>
          <w:color w:val="000000"/>
          <w:sz w:val="28"/>
          <w:szCs w:val="28"/>
        </w:rPr>
        <w:t>.</w:t>
      </w:r>
    </w:p>
    <w:p w14:paraId="71F2716C" w14:textId="77777777" w:rsidR="00892B5F" w:rsidRDefault="00892B5F" w:rsidP="00892B5F"/>
    <w:p w14:paraId="7CF629DA" w14:textId="77777777" w:rsidR="00892B5F" w:rsidRDefault="00892B5F" w:rsidP="00892B5F">
      <w:pPr>
        <w:pStyle w:val="af"/>
        <w:spacing w:before="280" w:beforeAutospacing="0" w:after="0" w:afterAutospacing="0"/>
      </w:pPr>
      <w:r>
        <w:rPr>
          <w:color w:val="000000"/>
          <w:sz w:val="28"/>
          <w:szCs w:val="28"/>
        </w:rPr>
        <w:t xml:space="preserve">2.1.5 </w:t>
      </w:r>
      <w:proofErr w:type="spellStart"/>
      <w:r>
        <w:rPr>
          <w:color w:val="000000"/>
          <w:sz w:val="28"/>
          <w:szCs w:val="28"/>
        </w:rPr>
        <w:t>Комунікаційні</w:t>
      </w:r>
      <w:proofErr w:type="spellEnd"/>
      <w:r>
        <w:rPr>
          <w:color w:val="000000"/>
          <w:sz w:val="28"/>
          <w:szCs w:val="28"/>
        </w:rPr>
        <w:t xml:space="preserve"> </w:t>
      </w:r>
      <w:proofErr w:type="spellStart"/>
      <w:r>
        <w:rPr>
          <w:color w:val="000000"/>
          <w:sz w:val="28"/>
          <w:szCs w:val="28"/>
        </w:rPr>
        <w:t>інтерфейси</w:t>
      </w:r>
      <w:proofErr w:type="spellEnd"/>
    </w:p>
    <w:p w14:paraId="0AB08683" w14:textId="77777777" w:rsidR="00892B5F" w:rsidRDefault="00892B5F" w:rsidP="00892B5F">
      <w:pPr>
        <w:pStyle w:val="af"/>
        <w:spacing w:before="240" w:beforeAutospacing="0" w:after="240" w:afterAutospacing="0"/>
      </w:pPr>
      <w:proofErr w:type="spellStart"/>
      <w:r>
        <w:rPr>
          <w:color w:val="000000"/>
          <w:sz w:val="28"/>
          <w:szCs w:val="28"/>
        </w:rPr>
        <w:t>Основною</w:t>
      </w:r>
      <w:proofErr w:type="spellEnd"/>
      <w:r>
        <w:rPr>
          <w:color w:val="000000"/>
          <w:sz w:val="28"/>
          <w:szCs w:val="28"/>
        </w:rPr>
        <w:t xml:space="preserve"> </w:t>
      </w:r>
      <w:proofErr w:type="spellStart"/>
      <w:r>
        <w:rPr>
          <w:color w:val="000000"/>
          <w:sz w:val="28"/>
          <w:szCs w:val="28"/>
        </w:rPr>
        <w:t>комунікаційною</w:t>
      </w:r>
      <w:proofErr w:type="spellEnd"/>
      <w:r>
        <w:rPr>
          <w:color w:val="000000"/>
          <w:sz w:val="28"/>
          <w:szCs w:val="28"/>
        </w:rPr>
        <w:t xml:space="preserve"> </w:t>
      </w:r>
      <w:proofErr w:type="spellStart"/>
      <w:r>
        <w:rPr>
          <w:color w:val="000000"/>
          <w:sz w:val="28"/>
          <w:szCs w:val="28"/>
        </w:rPr>
        <w:t>взаємодією</w:t>
      </w:r>
      <w:proofErr w:type="spellEnd"/>
      <w:r>
        <w:rPr>
          <w:color w:val="000000"/>
          <w:sz w:val="28"/>
          <w:szCs w:val="28"/>
        </w:rPr>
        <w:t xml:space="preserve"> є </w:t>
      </w:r>
      <w:proofErr w:type="spellStart"/>
      <w:r>
        <w:rPr>
          <w:color w:val="000000"/>
          <w:sz w:val="28"/>
          <w:szCs w:val="28"/>
        </w:rPr>
        <w:t>передача</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між</w:t>
      </w:r>
      <w:proofErr w:type="spellEnd"/>
      <w:r>
        <w:rPr>
          <w:color w:val="000000"/>
          <w:sz w:val="28"/>
          <w:szCs w:val="28"/>
        </w:rPr>
        <w:t xml:space="preserve"> </w:t>
      </w:r>
      <w:proofErr w:type="spellStart"/>
      <w:r>
        <w:rPr>
          <w:color w:val="000000"/>
          <w:sz w:val="28"/>
          <w:szCs w:val="28"/>
        </w:rPr>
        <w:t>клієнтом</w:t>
      </w:r>
      <w:proofErr w:type="spellEnd"/>
      <w:r>
        <w:rPr>
          <w:color w:val="000000"/>
          <w:sz w:val="28"/>
          <w:szCs w:val="28"/>
        </w:rPr>
        <w:t xml:space="preserve"> і </w:t>
      </w:r>
      <w:proofErr w:type="spellStart"/>
      <w:r>
        <w:rPr>
          <w:color w:val="000000"/>
          <w:sz w:val="28"/>
          <w:szCs w:val="28"/>
        </w:rPr>
        <w:t>сервером</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протокол</w:t>
      </w:r>
      <w:proofErr w:type="spellEnd"/>
      <w:r>
        <w:rPr>
          <w:color w:val="000000"/>
          <w:sz w:val="28"/>
          <w:szCs w:val="28"/>
        </w:rPr>
        <w:t xml:space="preserve"> HTTP(S). </w:t>
      </w:r>
      <w:proofErr w:type="spellStart"/>
      <w:r>
        <w:rPr>
          <w:color w:val="000000"/>
          <w:sz w:val="28"/>
          <w:szCs w:val="28"/>
        </w:rPr>
        <w:t>Всі</w:t>
      </w:r>
      <w:proofErr w:type="spellEnd"/>
      <w:r>
        <w:rPr>
          <w:color w:val="000000"/>
          <w:sz w:val="28"/>
          <w:szCs w:val="28"/>
        </w:rPr>
        <w:t xml:space="preserve"> </w:t>
      </w:r>
      <w:proofErr w:type="spellStart"/>
      <w:r>
        <w:rPr>
          <w:color w:val="000000"/>
          <w:sz w:val="28"/>
          <w:szCs w:val="28"/>
        </w:rPr>
        <w:t>запити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API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як</w:t>
      </w:r>
      <w:proofErr w:type="spellEnd"/>
      <w:r>
        <w:rPr>
          <w:color w:val="000000"/>
          <w:sz w:val="28"/>
          <w:szCs w:val="28"/>
        </w:rPr>
        <w:t xml:space="preserve"> REST-</w:t>
      </w:r>
      <w:proofErr w:type="spellStart"/>
      <w:r>
        <w:rPr>
          <w:color w:val="000000"/>
          <w:sz w:val="28"/>
          <w:szCs w:val="28"/>
        </w:rPr>
        <w:t>запити</w:t>
      </w:r>
      <w:proofErr w:type="spellEnd"/>
      <w:r>
        <w:rPr>
          <w:color w:val="000000"/>
          <w:sz w:val="28"/>
          <w:szCs w:val="28"/>
        </w:rPr>
        <w:t xml:space="preserve">, </w:t>
      </w:r>
      <w:proofErr w:type="spellStart"/>
      <w:r>
        <w:rPr>
          <w:color w:val="000000"/>
          <w:sz w:val="28"/>
          <w:szCs w:val="28"/>
        </w:rPr>
        <w:t>відповіді</w:t>
      </w:r>
      <w:proofErr w:type="spellEnd"/>
      <w:r>
        <w:rPr>
          <w:color w:val="000000"/>
          <w:sz w:val="28"/>
          <w:szCs w:val="28"/>
        </w:rPr>
        <w:t xml:space="preserve"> </w:t>
      </w:r>
      <w:proofErr w:type="spellStart"/>
      <w:r>
        <w:rPr>
          <w:color w:val="000000"/>
          <w:sz w:val="28"/>
          <w:szCs w:val="28"/>
        </w:rPr>
        <w:t>формуються</w:t>
      </w:r>
      <w:proofErr w:type="spellEnd"/>
      <w:r>
        <w:rPr>
          <w:color w:val="000000"/>
          <w:sz w:val="28"/>
          <w:szCs w:val="28"/>
        </w:rPr>
        <w:t xml:space="preserve"> у </w:t>
      </w:r>
      <w:proofErr w:type="spellStart"/>
      <w:r>
        <w:rPr>
          <w:color w:val="000000"/>
          <w:sz w:val="28"/>
          <w:szCs w:val="28"/>
        </w:rPr>
        <w:t>форматі</w:t>
      </w:r>
      <w:proofErr w:type="spellEnd"/>
      <w:r>
        <w:rPr>
          <w:color w:val="000000"/>
          <w:sz w:val="28"/>
          <w:szCs w:val="28"/>
        </w:rPr>
        <w:t xml:space="preserve"> JSON.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листів</w:t>
      </w:r>
      <w:proofErr w:type="spellEnd"/>
      <w:r>
        <w:rPr>
          <w:color w:val="000000"/>
          <w:sz w:val="28"/>
          <w:szCs w:val="28"/>
        </w:rPr>
        <w:t xml:space="preserve"> </w:t>
      </w:r>
      <w:proofErr w:type="spellStart"/>
      <w:r>
        <w:rPr>
          <w:color w:val="000000"/>
          <w:sz w:val="28"/>
          <w:szCs w:val="28"/>
        </w:rPr>
        <w:t>відбувається</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SMTP-</w:t>
      </w:r>
      <w:proofErr w:type="spellStart"/>
      <w:r>
        <w:rPr>
          <w:color w:val="000000"/>
          <w:sz w:val="28"/>
          <w:szCs w:val="28"/>
        </w:rPr>
        <w:t>з'єднання</w:t>
      </w:r>
      <w:proofErr w:type="spellEnd"/>
      <w:r>
        <w:rPr>
          <w:color w:val="000000"/>
          <w:sz w:val="28"/>
          <w:szCs w:val="28"/>
        </w:rPr>
        <w:t xml:space="preserve"> з </w:t>
      </w:r>
      <w:proofErr w:type="spellStart"/>
      <w:r>
        <w:rPr>
          <w:color w:val="000000"/>
          <w:sz w:val="28"/>
          <w:szCs w:val="28"/>
        </w:rPr>
        <w:t>налаштованим</w:t>
      </w:r>
      <w:proofErr w:type="spellEnd"/>
      <w:r>
        <w:rPr>
          <w:color w:val="000000"/>
          <w:sz w:val="28"/>
          <w:szCs w:val="28"/>
        </w:rPr>
        <w:t xml:space="preserve"> </w:t>
      </w:r>
      <w:proofErr w:type="spellStart"/>
      <w:r>
        <w:rPr>
          <w:color w:val="000000"/>
          <w:sz w:val="28"/>
          <w:szCs w:val="28"/>
        </w:rPr>
        <w:t>поштовим</w:t>
      </w:r>
      <w:proofErr w:type="spellEnd"/>
      <w:r>
        <w:rPr>
          <w:color w:val="000000"/>
          <w:sz w:val="28"/>
          <w:szCs w:val="28"/>
        </w:rPr>
        <w:t xml:space="preserve"> </w:t>
      </w:r>
      <w:proofErr w:type="spellStart"/>
      <w:r>
        <w:rPr>
          <w:color w:val="000000"/>
          <w:sz w:val="28"/>
          <w:szCs w:val="28"/>
        </w:rPr>
        <w:t>сервером</w:t>
      </w:r>
      <w:proofErr w:type="spellEnd"/>
      <w:r>
        <w:rPr>
          <w:color w:val="000000"/>
          <w:sz w:val="28"/>
          <w:szCs w:val="28"/>
        </w:rPr>
        <w:t xml:space="preserve">. </w:t>
      </w:r>
      <w:proofErr w:type="spellStart"/>
      <w:r>
        <w:rPr>
          <w:color w:val="000000"/>
          <w:sz w:val="28"/>
          <w:szCs w:val="28"/>
        </w:rPr>
        <w:t>Встановлення</w:t>
      </w:r>
      <w:proofErr w:type="spellEnd"/>
      <w:r>
        <w:rPr>
          <w:color w:val="000000"/>
          <w:sz w:val="28"/>
          <w:szCs w:val="28"/>
        </w:rPr>
        <w:t xml:space="preserve"> </w:t>
      </w:r>
      <w:proofErr w:type="spellStart"/>
      <w:r>
        <w:rPr>
          <w:color w:val="000000"/>
          <w:sz w:val="28"/>
          <w:szCs w:val="28"/>
        </w:rPr>
        <w:t>з'єднання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автентифікація</w:t>
      </w:r>
      <w:proofErr w:type="spellEnd"/>
      <w:r>
        <w:rPr>
          <w:color w:val="000000"/>
          <w:sz w:val="28"/>
          <w:szCs w:val="28"/>
        </w:rPr>
        <w:t xml:space="preserve"> </w:t>
      </w:r>
      <w:proofErr w:type="spellStart"/>
      <w:r>
        <w:rPr>
          <w:color w:val="000000"/>
          <w:sz w:val="28"/>
          <w:szCs w:val="28"/>
        </w:rPr>
        <w:t>відбуваються</w:t>
      </w:r>
      <w:proofErr w:type="spellEnd"/>
      <w:r>
        <w:rPr>
          <w:color w:val="000000"/>
          <w:sz w:val="28"/>
          <w:szCs w:val="28"/>
        </w:rPr>
        <w:t xml:space="preserve"> </w:t>
      </w:r>
      <w:proofErr w:type="spellStart"/>
      <w:r>
        <w:rPr>
          <w:color w:val="000000"/>
          <w:sz w:val="28"/>
          <w:szCs w:val="28"/>
        </w:rPr>
        <w:t>відповідно</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RFC 5321.</w:t>
      </w:r>
    </w:p>
    <w:p w14:paraId="3124FBE0" w14:textId="77777777" w:rsidR="00892B5F" w:rsidRDefault="00892B5F" w:rsidP="00892B5F">
      <w:pPr>
        <w:pStyle w:val="af"/>
        <w:spacing w:before="280" w:beforeAutospacing="0" w:after="0" w:afterAutospacing="0"/>
      </w:pPr>
      <w:r>
        <w:rPr>
          <w:color w:val="000000"/>
          <w:sz w:val="28"/>
          <w:szCs w:val="28"/>
        </w:rPr>
        <w:t xml:space="preserve">2.1.6 </w:t>
      </w: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пам’яті</w:t>
      </w:r>
      <w:proofErr w:type="spellEnd"/>
    </w:p>
    <w:p w14:paraId="72DF8143" w14:textId="77777777" w:rsidR="00892B5F" w:rsidRDefault="00892B5F" w:rsidP="00892B5F">
      <w:pPr>
        <w:pStyle w:val="af"/>
        <w:spacing w:before="240" w:beforeAutospacing="0" w:after="240" w:afterAutospacing="0"/>
      </w:pPr>
      <w:proofErr w:type="spellStart"/>
      <w:r>
        <w:rPr>
          <w:color w:val="000000"/>
          <w:sz w:val="28"/>
          <w:szCs w:val="28"/>
        </w:rPr>
        <w:t>Система</w:t>
      </w:r>
      <w:proofErr w:type="spellEnd"/>
      <w:r>
        <w:rPr>
          <w:color w:val="000000"/>
          <w:sz w:val="28"/>
          <w:szCs w:val="28"/>
        </w:rPr>
        <w:t xml:space="preserve"> Brick Prince WebApp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накладає</w:t>
      </w:r>
      <w:proofErr w:type="spellEnd"/>
      <w:r>
        <w:rPr>
          <w:color w:val="000000"/>
          <w:sz w:val="28"/>
          <w:szCs w:val="28"/>
        </w:rPr>
        <w:t xml:space="preserve"> </w:t>
      </w:r>
      <w:proofErr w:type="spellStart"/>
      <w:r>
        <w:rPr>
          <w:color w:val="000000"/>
          <w:sz w:val="28"/>
          <w:szCs w:val="28"/>
        </w:rPr>
        <w:t>суворих</w:t>
      </w:r>
      <w:proofErr w:type="spellEnd"/>
      <w:r>
        <w:rPr>
          <w:color w:val="000000"/>
          <w:sz w:val="28"/>
          <w:szCs w:val="28"/>
        </w:rPr>
        <w:t xml:space="preserve"> </w:t>
      </w:r>
      <w:proofErr w:type="spellStart"/>
      <w:r>
        <w:rPr>
          <w:color w:val="000000"/>
          <w:sz w:val="28"/>
          <w:szCs w:val="28"/>
        </w:rPr>
        <w:t>обмежень</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оперативної</w:t>
      </w:r>
      <w:proofErr w:type="spellEnd"/>
      <w:r>
        <w:rPr>
          <w:color w:val="000000"/>
          <w:sz w:val="28"/>
          <w:szCs w:val="28"/>
        </w:rPr>
        <w:t xml:space="preserve"> </w:t>
      </w:r>
      <w:proofErr w:type="spellStart"/>
      <w:r>
        <w:rPr>
          <w:color w:val="000000"/>
          <w:sz w:val="28"/>
          <w:szCs w:val="28"/>
        </w:rPr>
        <w:t>чи</w:t>
      </w:r>
      <w:proofErr w:type="spellEnd"/>
      <w:r>
        <w:rPr>
          <w:color w:val="000000"/>
          <w:sz w:val="28"/>
          <w:szCs w:val="28"/>
        </w:rPr>
        <w:t xml:space="preserve"> </w:t>
      </w:r>
      <w:proofErr w:type="spellStart"/>
      <w:r>
        <w:rPr>
          <w:color w:val="000000"/>
          <w:sz w:val="28"/>
          <w:szCs w:val="28"/>
        </w:rPr>
        <w:t>постійної</w:t>
      </w:r>
      <w:proofErr w:type="spellEnd"/>
      <w:r>
        <w:rPr>
          <w:color w:val="000000"/>
          <w:sz w:val="28"/>
          <w:szCs w:val="28"/>
        </w:rPr>
        <w:t xml:space="preserve"> </w:t>
      </w:r>
      <w:proofErr w:type="spellStart"/>
      <w:r>
        <w:rPr>
          <w:color w:val="000000"/>
          <w:sz w:val="28"/>
          <w:szCs w:val="28"/>
        </w:rPr>
        <w:t>пам’яті</w:t>
      </w:r>
      <w:proofErr w:type="spellEnd"/>
      <w:r>
        <w:rPr>
          <w:color w:val="000000"/>
          <w:sz w:val="28"/>
          <w:szCs w:val="28"/>
        </w:rPr>
        <w:t xml:space="preserve">. </w:t>
      </w:r>
      <w:proofErr w:type="spellStart"/>
      <w:r>
        <w:rPr>
          <w:color w:val="000000"/>
          <w:sz w:val="28"/>
          <w:szCs w:val="28"/>
        </w:rPr>
        <w:t>Оскільки</w:t>
      </w:r>
      <w:proofErr w:type="spellEnd"/>
      <w:r>
        <w:rPr>
          <w:color w:val="000000"/>
          <w:sz w:val="28"/>
          <w:szCs w:val="28"/>
        </w:rPr>
        <w:t xml:space="preserve"> </w:t>
      </w:r>
      <w:proofErr w:type="spellStart"/>
      <w:r>
        <w:rPr>
          <w:color w:val="000000"/>
          <w:sz w:val="28"/>
          <w:szCs w:val="28"/>
        </w:rPr>
        <w:t>база</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працює</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SQLite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всі</w:t>
      </w:r>
      <w:proofErr w:type="spellEnd"/>
      <w:r>
        <w:rPr>
          <w:color w:val="000000"/>
          <w:sz w:val="28"/>
          <w:szCs w:val="28"/>
        </w:rPr>
        <w:t xml:space="preserve"> </w:t>
      </w:r>
      <w:proofErr w:type="spellStart"/>
      <w:r>
        <w:rPr>
          <w:color w:val="000000"/>
          <w:sz w:val="28"/>
          <w:szCs w:val="28"/>
        </w:rPr>
        <w:t>дані</w:t>
      </w:r>
      <w:proofErr w:type="spellEnd"/>
      <w:r>
        <w:rPr>
          <w:color w:val="000000"/>
          <w:sz w:val="28"/>
          <w:szCs w:val="28"/>
        </w:rPr>
        <w:t xml:space="preserve"> </w:t>
      </w:r>
      <w:proofErr w:type="spellStart"/>
      <w:r>
        <w:rPr>
          <w:color w:val="000000"/>
          <w:sz w:val="28"/>
          <w:szCs w:val="28"/>
        </w:rPr>
        <w:t>локально</w:t>
      </w:r>
      <w:proofErr w:type="spellEnd"/>
      <w:r>
        <w:rPr>
          <w:color w:val="000000"/>
          <w:sz w:val="28"/>
          <w:szCs w:val="28"/>
        </w:rPr>
        <w:t xml:space="preserve"> </w:t>
      </w:r>
      <w:proofErr w:type="spellStart"/>
      <w:r>
        <w:rPr>
          <w:color w:val="000000"/>
          <w:sz w:val="28"/>
          <w:szCs w:val="28"/>
        </w:rPr>
        <w:t>зберігаються</w:t>
      </w:r>
      <w:proofErr w:type="spellEnd"/>
      <w:r>
        <w:rPr>
          <w:color w:val="000000"/>
          <w:sz w:val="28"/>
          <w:szCs w:val="28"/>
        </w:rPr>
        <w:t xml:space="preserve"> у </w:t>
      </w:r>
      <w:proofErr w:type="spellStart"/>
      <w:r>
        <w:rPr>
          <w:color w:val="000000"/>
          <w:sz w:val="28"/>
          <w:szCs w:val="28"/>
        </w:rPr>
        <w:t>вигляді</w:t>
      </w:r>
      <w:proofErr w:type="spellEnd"/>
      <w:r>
        <w:rPr>
          <w:color w:val="000000"/>
          <w:sz w:val="28"/>
          <w:szCs w:val="28"/>
        </w:rPr>
        <w:t xml:space="preserve"> </w:t>
      </w:r>
      <w:proofErr w:type="spellStart"/>
      <w:r>
        <w:rPr>
          <w:color w:val="000000"/>
          <w:sz w:val="28"/>
          <w:szCs w:val="28"/>
        </w:rPr>
        <w:t>простих</w:t>
      </w:r>
      <w:proofErr w:type="spellEnd"/>
      <w:r>
        <w:rPr>
          <w:color w:val="000000"/>
          <w:sz w:val="28"/>
          <w:szCs w:val="28"/>
        </w:rPr>
        <w:t xml:space="preserve"> </w:t>
      </w:r>
      <w:proofErr w:type="spellStart"/>
      <w:r>
        <w:rPr>
          <w:color w:val="000000"/>
          <w:sz w:val="28"/>
          <w:szCs w:val="28"/>
        </w:rPr>
        <w:t>таблиць</w:t>
      </w:r>
      <w:proofErr w:type="spellEnd"/>
      <w:r>
        <w:rPr>
          <w:color w:val="000000"/>
          <w:sz w:val="28"/>
          <w:szCs w:val="28"/>
        </w:rPr>
        <w:t xml:space="preserve">, </w:t>
      </w:r>
      <w:proofErr w:type="spellStart"/>
      <w:r>
        <w:rPr>
          <w:color w:val="000000"/>
          <w:sz w:val="28"/>
          <w:szCs w:val="28"/>
        </w:rPr>
        <w:t>навіть</w:t>
      </w:r>
      <w:proofErr w:type="spellEnd"/>
      <w:r>
        <w:rPr>
          <w:color w:val="000000"/>
          <w:sz w:val="28"/>
          <w:szCs w:val="28"/>
        </w:rPr>
        <w:t xml:space="preserve"> </w:t>
      </w:r>
      <w:proofErr w:type="spellStart"/>
      <w:r>
        <w:rPr>
          <w:color w:val="000000"/>
          <w:sz w:val="28"/>
          <w:szCs w:val="28"/>
        </w:rPr>
        <w:t>слабкі</w:t>
      </w:r>
      <w:proofErr w:type="spellEnd"/>
      <w:r>
        <w:rPr>
          <w:color w:val="000000"/>
          <w:sz w:val="28"/>
          <w:szCs w:val="28"/>
        </w:rPr>
        <w:t xml:space="preserve"> </w:t>
      </w:r>
      <w:proofErr w:type="spellStart"/>
      <w:r>
        <w:rPr>
          <w:color w:val="000000"/>
          <w:sz w:val="28"/>
          <w:szCs w:val="28"/>
        </w:rPr>
        <w:t>сервери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локальні</w:t>
      </w:r>
      <w:proofErr w:type="spellEnd"/>
      <w:r>
        <w:rPr>
          <w:color w:val="000000"/>
          <w:sz w:val="28"/>
          <w:szCs w:val="28"/>
        </w:rPr>
        <w:t xml:space="preserve"> </w:t>
      </w:r>
      <w:proofErr w:type="spellStart"/>
      <w:r>
        <w:rPr>
          <w:color w:val="000000"/>
          <w:sz w:val="28"/>
          <w:szCs w:val="28"/>
        </w:rPr>
        <w:t>машини</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w:t>
      </w:r>
      <w:proofErr w:type="spellStart"/>
      <w:r>
        <w:rPr>
          <w:color w:val="000000"/>
          <w:sz w:val="28"/>
          <w:szCs w:val="28"/>
        </w:rPr>
        <w:t>успішно</w:t>
      </w:r>
      <w:proofErr w:type="spellEnd"/>
      <w:r>
        <w:rPr>
          <w:color w:val="000000"/>
          <w:sz w:val="28"/>
          <w:szCs w:val="28"/>
        </w:rPr>
        <w:t xml:space="preserve"> </w:t>
      </w:r>
      <w:proofErr w:type="spellStart"/>
      <w:r>
        <w:rPr>
          <w:color w:val="000000"/>
          <w:sz w:val="28"/>
          <w:szCs w:val="28"/>
        </w:rPr>
        <w:t>запускати</w:t>
      </w:r>
      <w:proofErr w:type="spellEnd"/>
      <w:r>
        <w:rPr>
          <w:color w:val="000000"/>
          <w:sz w:val="28"/>
          <w:szCs w:val="28"/>
        </w:rPr>
        <w:t xml:space="preserve"> </w:t>
      </w:r>
      <w:proofErr w:type="spellStart"/>
      <w:r>
        <w:rPr>
          <w:color w:val="000000"/>
          <w:sz w:val="28"/>
          <w:szCs w:val="28"/>
        </w:rPr>
        <w:t>застосунок</w:t>
      </w:r>
      <w:proofErr w:type="spellEnd"/>
      <w:r>
        <w:rPr>
          <w:color w:val="000000"/>
          <w:sz w:val="28"/>
          <w:szCs w:val="28"/>
        </w:rPr>
        <w:t xml:space="preserve">. У </w:t>
      </w:r>
      <w:proofErr w:type="spellStart"/>
      <w:r>
        <w:rPr>
          <w:color w:val="000000"/>
          <w:sz w:val="28"/>
          <w:szCs w:val="28"/>
        </w:rPr>
        <w:t>мінімальній</w:t>
      </w:r>
      <w:proofErr w:type="spellEnd"/>
      <w:r>
        <w:rPr>
          <w:color w:val="000000"/>
          <w:sz w:val="28"/>
          <w:szCs w:val="28"/>
        </w:rPr>
        <w:t xml:space="preserve"> </w:t>
      </w:r>
      <w:proofErr w:type="spellStart"/>
      <w:r>
        <w:rPr>
          <w:color w:val="000000"/>
          <w:sz w:val="28"/>
          <w:szCs w:val="28"/>
        </w:rPr>
        <w:lastRenderedPageBreak/>
        <w:t>конфігурації</w:t>
      </w:r>
      <w:proofErr w:type="spellEnd"/>
      <w:r>
        <w:rPr>
          <w:color w:val="000000"/>
          <w:sz w:val="28"/>
          <w:szCs w:val="28"/>
        </w:rPr>
        <w:t xml:space="preserve"> </w:t>
      </w:r>
      <w:proofErr w:type="spellStart"/>
      <w:r>
        <w:rPr>
          <w:color w:val="000000"/>
          <w:sz w:val="28"/>
          <w:szCs w:val="28"/>
        </w:rPr>
        <w:t>достатньо</w:t>
      </w:r>
      <w:proofErr w:type="spellEnd"/>
      <w:r>
        <w:rPr>
          <w:color w:val="000000"/>
          <w:sz w:val="28"/>
          <w:szCs w:val="28"/>
        </w:rPr>
        <w:t xml:space="preserve"> 512 МБ </w:t>
      </w:r>
      <w:proofErr w:type="spellStart"/>
      <w:r>
        <w:rPr>
          <w:color w:val="000000"/>
          <w:sz w:val="28"/>
          <w:szCs w:val="28"/>
        </w:rPr>
        <w:t>оперативної</w:t>
      </w:r>
      <w:proofErr w:type="spellEnd"/>
      <w:r>
        <w:rPr>
          <w:color w:val="000000"/>
          <w:sz w:val="28"/>
          <w:szCs w:val="28"/>
        </w:rPr>
        <w:t xml:space="preserve"> </w:t>
      </w:r>
      <w:proofErr w:type="spellStart"/>
      <w:r>
        <w:rPr>
          <w:color w:val="000000"/>
          <w:sz w:val="28"/>
          <w:szCs w:val="28"/>
        </w:rPr>
        <w:t>пам’яті</w:t>
      </w:r>
      <w:proofErr w:type="spellEnd"/>
      <w:r>
        <w:rPr>
          <w:color w:val="000000"/>
          <w:sz w:val="28"/>
          <w:szCs w:val="28"/>
        </w:rPr>
        <w:t xml:space="preserve">, </w:t>
      </w:r>
      <w:proofErr w:type="spellStart"/>
      <w:r>
        <w:rPr>
          <w:color w:val="000000"/>
          <w:sz w:val="28"/>
          <w:szCs w:val="28"/>
        </w:rPr>
        <w:t>проте</w:t>
      </w:r>
      <w:proofErr w:type="spellEnd"/>
      <w:r>
        <w:rPr>
          <w:color w:val="000000"/>
          <w:sz w:val="28"/>
          <w:szCs w:val="28"/>
        </w:rPr>
        <w:t xml:space="preserve"> </w:t>
      </w:r>
      <w:proofErr w:type="spellStart"/>
      <w:r>
        <w:rPr>
          <w:color w:val="000000"/>
          <w:sz w:val="28"/>
          <w:szCs w:val="28"/>
        </w:rPr>
        <w:t>реальні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ще</w:t>
      </w:r>
      <w:proofErr w:type="spellEnd"/>
      <w:r>
        <w:rPr>
          <w:color w:val="000000"/>
          <w:sz w:val="28"/>
          <w:szCs w:val="28"/>
        </w:rPr>
        <w:t xml:space="preserve"> </w:t>
      </w:r>
      <w:proofErr w:type="spellStart"/>
      <w:r>
        <w:rPr>
          <w:color w:val="000000"/>
          <w:sz w:val="28"/>
          <w:szCs w:val="28"/>
        </w:rPr>
        <w:t>нижчими</w:t>
      </w:r>
      <w:proofErr w:type="spellEnd"/>
      <w:r>
        <w:rPr>
          <w:color w:val="000000"/>
          <w:sz w:val="28"/>
          <w:szCs w:val="28"/>
        </w:rPr>
        <w:t>.</w:t>
      </w:r>
    </w:p>
    <w:p w14:paraId="036ECCB9" w14:textId="77777777" w:rsidR="00892B5F" w:rsidRDefault="00892B5F" w:rsidP="00892B5F">
      <w:pPr>
        <w:pStyle w:val="af"/>
        <w:spacing w:before="280" w:beforeAutospacing="0" w:after="0" w:afterAutospacing="0"/>
      </w:pPr>
      <w:r>
        <w:rPr>
          <w:color w:val="000000"/>
          <w:sz w:val="28"/>
          <w:szCs w:val="28"/>
        </w:rPr>
        <w:t xml:space="preserve">2.1.7 </w:t>
      </w:r>
      <w:proofErr w:type="spellStart"/>
      <w:r>
        <w:rPr>
          <w:color w:val="000000"/>
          <w:sz w:val="28"/>
          <w:szCs w:val="28"/>
        </w:rPr>
        <w:t>Операції</w:t>
      </w:r>
      <w:proofErr w:type="spellEnd"/>
    </w:p>
    <w:p w14:paraId="4CB07F8B" w14:textId="77777777" w:rsidR="00892B5F" w:rsidRDefault="00892B5F" w:rsidP="00892B5F">
      <w:pPr>
        <w:pStyle w:val="af"/>
        <w:spacing w:before="240" w:beforeAutospacing="0" w:after="240" w:afterAutospacing="0"/>
      </w:pP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підтримує</w:t>
      </w:r>
      <w:proofErr w:type="spellEnd"/>
      <w:r>
        <w:rPr>
          <w:color w:val="000000"/>
          <w:sz w:val="28"/>
          <w:szCs w:val="28"/>
        </w:rPr>
        <w:t xml:space="preserve"> </w:t>
      </w:r>
      <w:proofErr w:type="spellStart"/>
      <w:r>
        <w:rPr>
          <w:color w:val="000000"/>
          <w:sz w:val="28"/>
          <w:szCs w:val="28"/>
        </w:rPr>
        <w:t>як</w:t>
      </w:r>
      <w:proofErr w:type="spellEnd"/>
      <w:r>
        <w:rPr>
          <w:color w:val="000000"/>
          <w:sz w:val="28"/>
          <w:szCs w:val="28"/>
        </w:rPr>
        <w:t xml:space="preserve"> </w:t>
      </w:r>
      <w:proofErr w:type="spellStart"/>
      <w:r>
        <w:rPr>
          <w:color w:val="000000"/>
          <w:sz w:val="28"/>
          <w:szCs w:val="28"/>
        </w:rPr>
        <w:t>інтерактивний</w:t>
      </w:r>
      <w:proofErr w:type="spellEnd"/>
      <w:r>
        <w:rPr>
          <w:color w:val="000000"/>
          <w:sz w:val="28"/>
          <w:szCs w:val="28"/>
        </w:rPr>
        <w:t xml:space="preserve"> </w:t>
      </w:r>
      <w:proofErr w:type="spellStart"/>
      <w:r>
        <w:rPr>
          <w:color w:val="000000"/>
          <w:sz w:val="28"/>
          <w:szCs w:val="28"/>
        </w:rPr>
        <w:t>режим</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авторизація</w:t>
      </w:r>
      <w:proofErr w:type="spellEnd"/>
      <w:r>
        <w:rPr>
          <w:color w:val="000000"/>
          <w:sz w:val="28"/>
          <w:szCs w:val="28"/>
        </w:rPr>
        <w:t xml:space="preserve">, </w:t>
      </w:r>
      <w:proofErr w:type="spellStart"/>
      <w:r>
        <w:rPr>
          <w:color w:val="000000"/>
          <w:sz w:val="28"/>
          <w:szCs w:val="28"/>
        </w:rPr>
        <w:t>додавання</w:t>
      </w:r>
      <w:proofErr w:type="spellEnd"/>
      <w:r>
        <w:rPr>
          <w:color w:val="000000"/>
          <w:sz w:val="28"/>
          <w:szCs w:val="28"/>
        </w:rPr>
        <w:t xml:space="preserve"> </w:t>
      </w:r>
      <w:proofErr w:type="spellStart"/>
      <w:r>
        <w:rPr>
          <w:color w:val="000000"/>
          <w:sz w:val="28"/>
          <w:szCs w:val="28"/>
        </w:rPr>
        <w:t>відгуку</w:t>
      </w:r>
      <w:proofErr w:type="spellEnd"/>
      <w:r>
        <w:rPr>
          <w:color w:val="000000"/>
          <w:sz w:val="28"/>
          <w:szCs w:val="28"/>
        </w:rPr>
        <w:t xml:space="preserve">, </w:t>
      </w:r>
      <w:proofErr w:type="spellStart"/>
      <w:r>
        <w:rPr>
          <w:color w:val="000000"/>
          <w:sz w:val="28"/>
          <w:szCs w:val="28"/>
        </w:rPr>
        <w:t>редагування</w:t>
      </w:r>
      <w:proofErr w:type="spellEnd"/>
      <w:r>
        <w:rPr>
          <w:color w:val="000000"/>
          <w:sz w:val="28"/>
          <w:szCs w:val="28"/>
        </w:rPr>
        <w:t xml:space="preserve"> </w:t>
      </w:r>
      <w:proofErr w:type="spellStart"/>
      <w:r>
        <w:rPr>
          <w:color w:val="000000"/>
          <w:sz w:val="28"/>
          <w:szCs w:val="28"/>
        </w:rPr>
        <w:t>профілю</w:t>
      </w:r>
      <w:proofErr w:type="spellEnd"/>
      <w:r>
        <w:rPr>
          <w:color w:val="000000"/>
          <w:sz w:val="28"/>
          <w:szCs w:val="28"/>
        </w:rPr>
        <w:t xml:space="preserve">), </w:t>
      </w:r>
      <w:proofErr w:type="spellStart"/>
      <w:r>
        <w:rPr>
          <w:color w:val="000000"/>
          <w:sz w:val="28"/>
          <w:szCs w:val="28"/>
        </w:rPr>
        <w:t>так</w:t>
      </w:r>
      <w:proofErr w:type="spellEnd"/>
      <w:r>
        <w:rPr>
          <w:color w:val="000000"/>
          <w:sz w:val="28"/>
          <w:szCs w:val="28"/>
        </w:rPr>
        <w:t xml:space="preserve"> і </w:t>
      </w:r>
      <w:proofErr w:type="spellStart"/>
      <w:r>
        <w:rPr>
          <w:color w:val="000000"/>
          <w:sz w:val="28"/>
          <w:szCs w:val="28"/>
        </w:rPr>
        <w:t>пасивний</w:t>
      </w:r>
      <w:proofErr w:type="spellEnd"/>
      <w:r>
        <w:rPr>
          <w:color w:val="000000"/>
          <w:sz w:val="28"/>
          <w:szCs w:val="28"/>
        </w:rPr>
        <w:t xml:space="preserve"> </w:t>
      </w: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публічної</w:t>
      </w:r>
      <w:proofErr w:type="spellEnd"/>
      <w:r>
        <w:rPr>
          <w:color w:val="000000"/>
          <w:sz w:val="28"/>
          <w:szCs w:val="28"/>
        </w:rPr>
        <w:t xml:space="preserve"> </w:t>
      </w:r>
      <w:proofErr w:type="spellStart"/>
      <w:r>
        <w:rPr>
          <w:color w:val="000000"/>
          <w:sz w:val="28"/>
          <w:szCs w:val="28"/>
        </w:rPr>
        <w:t>інформації</w:t>
      </w:r>
      <w:proofErr w:type="spellEnd"/>
      <w:r>
        <w:rPr>
          <w:color w:val="000000"/>
          <w:sz w:val="28"/>
          <w:szCs w:val="28"/>
        </w:rPr>
        <w:t xml:space="preserve"> (</w:t>
      </w:r>
      <w:proofErr w:type="spellStart"/>
      <w:r>
        <w:rPr>
          <w:color w:val="000000"/>
          <w:sz w:val="28"/>
          <w:szCs w:val="28"/>
        </w:rPr>
        <w:t>новини</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отримання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Резервне</w:t>
      </w:r>
      <w:proofErr w:type="spellEnd"/>
      <w:r>
        <w:rPr>
          <w:color w:val="000000"/>
          <w:sz w:val="28"/>
          <w:szCs w:val="28"/>
        </w:rPr>
        <w:t xml:space="preserve"> </w:t>
      </w:r>
      <w:proofErr w:type="spellStart"/>
      <w:r>
        <w:rPr>
          <w:color w:val="000000"/>
          <w:sz w:val="28"/>
          <w:szCs w:val="28"/>
        </w:rPr>
        <w:t>копіювання</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здійснюється</w:t>
      </w:r>
      <w:proofErr w:type="spellEnd"/>
      <w:r>
        <w:rPr>
          <w:color w:val="000000"/>
          <w:sz w:val="28"/>
          <w:szCs w:val="28"/>
        </w:rPr>
        <w:t xml:space="preserve"> </w:t>
      </w:r>
      <w:proofErr w:type="spellStart"/>
      <w:r>
        <w:rPr>
          <w:color w:val="000000"/>
          <w:sz w:val="28"/>
          <w:szCs w:val="28"/>
        </w:rPr>
        <w:t>вручну</w:t>
      </w:r>
      <w:proofErr w:type="spellEnd"/>
      <w:r>
        <w:rPr>
          <w:color w:val="000000"/>
          <w:sz w:val="28"/>
          <w:szCs w:val="28"/>
        </w:rPr>
        <w:t xml:space="preserve"> — </w:t>
      </w:r>
      <w:proofErr w:type="spellStart"/>
      <w:r>
        <w:rPr>
          <w:color w:val="000000"/>
          <w:sz w:val="28"/>
          <w:szCs w:val="28"/>
        </w:rPr>
        <w:t>копією</w:t>
      </w:r>
      <w:proofErr w:type="spellEnd"/>
      <w:r>
        <w:rPr>
          <w:color w:val="000000"/>
          <w:sz w:val="28"/>
          <w:szCs w:val="28"/>
        </w:rPr>
        <w:t xml:space="preserve"> </w:t>
      </w:r>
      <w:proofErr w:type="spellStart"/>
      <w:r>
        <w:rPr>
          <w:color w:val="000000"/>
          <w:sz w:val="28"/>
          <w:szCs w:val="28"/>
        </w:rPr>
        <w:t>файлу</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SQLite. </w:t>
      </w:r>
      <w:proofErr w:type="spellStart"/>
      <w:r>
        <w:rPr>
          <w:color w:val="000000"/>
          <w:sz w:val="28"/>
          <w:szCs w:val="28"/>
        </w:rPr>
        <w:t>Відновлення</w:t>
      </w:r>
      <w:proofErr w:type="spellEnd"/>
      <w:r>
        <w:rPr>
          <w:color w:val="000000"/>
          <w:sz w:val="28"/>
          <w:szCs w:val="28"/>
        </w:rPr>
        <w:t xml:space="preserve"> </w:t>
      </w:r>
      <w:proofErr w:type="spellStart"/>
      <w:r>
        <w:rPr>
          <w:color w:val="000000"/>
          <w:sz w:val="28"/>
          <w:szCs w:val="28"/>
        </w:rPr>
        <w:t>відбувається</w:t>
      </w:r>
      <w:proofErr w:type="spellEnd"/>
      <w:r>
        <w:rPr>
          <w:color w:val="000000"/>
          <w:sz w:val="28"/>
          <w:szCs w:val="28"/>
        </w:rPr>
        <w:t xml:space="preserve"> </w:t>
      </w:r>
      <w:proofErr w:type="spellStart"/>
      <w:r>
        <w:rPr>
          <w:color w:val="000000"/>
          <w:sz w:val="28"/>
          <w:szCs w:val="28"/>
        </w:rPr>
        <w:t>шляхом</w:t>
      </w:r>
      <w:proofErr w:type="spellEnd"/>
      <w:r>
        <w:rPr>
          <w:color w:val="000000"/>
          <w:sz w:val="28"/>
          <w:szCs w:val="28"/>
        </w:rPr>
        <w:t xml:space="preserve"> </w:t>
      </w:r>
      <w:proofErr w:type="spellStart"/>
      <w:r>
        <w:rPr>
          <w:color w:val="000000"/>
          <w:sz w:val="28"/>
          <w:szCs w:val="28"/>
        </w:rPr>
        <w:t>заміни</w:t>
      </w:r>
      <w:proofErr w:type="spellEnd"/>
      <w:r>
        <w:rPr>
          <w:color w:val="000000"/>
          <w:sz w:val="28"/>
          <w:szCs w:val="28"/>
        </w:rPr>
        <w:t xml:space="preserve"> </w:t>
      </w:r>
      <w:proofErr w:type="spellStart"/>
      <w:r>
        <w:rPr>
          <w:color w:val="000000"/>
          <w:sz w:val="28"/>
          <w:szCs w:val="28"/>
        </w:rPr>
        <w:t>файлу</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резервний</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потребує</w:t>
      </w:r>
      <w:proofErr w:type="spellEnd"/>
      <w:r>
        <w:rPr>
          <w:color w:val="000000"/>
          <w:sz w:val="28"/>
          <w:szCs w:val="28"/>
        </w:rPr>
        <w:t xml:space="preserve"> </w:t>
      </w:r>
      <w:proofErr w:type="spellStart"/>
      <w:r>
        <w:rPr>
          <w:color w:val="000000"/>
          <w:sz w:val="28"/>
          <w:szCs w:val="28"/>
        </w:rPr>
        <w:t>обслуговування</w:t>
      </w:r>
      <w:proofErr w:type="spellEnd"/>
      <w:r>
        <w:rPr>
          <w:color w:val="000000"/>
          <w:sz w:val="28"/>
          <w:szCs w:val="28"/>
        </w:rPr>
        <w:t xml:space="preserve"> </w:t>
      </w:r>
      <w:proofErr w:type="spellStart"/>
      <w:r>
        <w:rPr>
          <w:color w:val="000000"/>
          <w:sz w:val="28"/>
          <w:szCs w:val="28"/>
        </w:rPr>
        <w:t>вночі</w:t>
      </w:r>
      <w:proofErr w:type="spellEnd"/>
      <w:r>
        <w:rPr>
          <w:color w:val="000000"/>
          <w:sz w:val="28"/>
          <w:szCs w:val="28"/>
        </w:rPr>
        <w:t xml:space="preserve"> </w:t>
      </w:r>
      <w:proofErr w:type="spellStart"/>
      <w:r>
        <w:rPr>
          <w:color w:val="000000"/>
          <w:sz w:val="28"/>
          <w:szCs w:val="28"/>
        </w:rPr>
        <w:t>чи</w:t>
      </w:r>
      <w:proofErr w:type="spellEnd"/>
      <w:r>
        <w:rPr>
          <w:color w:val="000000"/>
          <w:sz w:val="28"/>
          <w:szCs w:val="28"/>
        </w:rPr>
        <w:t xml:space="preserve"> </w:t>
      </w:r>
      <w:proofErr w:type="spellStart"/>
      <w:r>
        <w:rPr>
          <w:color w:val="000000"/>
          <w:sz w:val="28"/>
          <w:szCs w:val="28"/>
        </w:rPr>
        <w:t>спеціального</w:t>
      </w:r>
      <w:proofErr w:type="spellEnd"/>
      <w:r>
        <w:rPr>
          <w:color w:val="000000"/>
          <w:sz w:val="28"/>
          <w:szCs w:val="28"/>
        </w:rPr>
        <w:t xml:space="preserve"> </w:t>
      </w:r>
      <w:proofErr w:type="spellStart"/>
      <w:r>
        <w:rPr>
          <w:color w:val="000000"/>
          <w:sz w:val="28"/>
          <w:szCs w:val="28"/>
        </w:rPr>
        <w:t>режиму</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фонових</w:t>
      </w:r>
      <w:proofErr w:type="spellEnd"/>
      <w:r>
        <w:rPr>
          <w:color w:val="000000"/>
          <w:sz w:val="28"/>
          <w:szCs w:val="28"/>
        </w:rPr>
        <w:t xml:space="preserve"> </w:t>
      </w:r>
      <w:proofErr w:type="spellStart"/>
      <w:r>
        <w:rPr>
          <w:color w:val="000000"/>
          <w:sz w:val="28"/>
          <w:szCs w:val="28"/>
        </w:rPr>
        <w:t>задач</w:t>
      </w:r>
      <w:proofErr w:type="spellEnd"/>
      <w:r>
        <w:rPr>
          <w:color w:val="000000"/>
          <w:sz w:val="28"/>
          <w:szCs w:val="28"/>
        </w:rPr>
        <w:t>.</w:t>
      </w:r>
    </w:p>
    <w:p w14:paraId="2A19C307" w14:textId="77777777" w:rsidR="00892B5F" w:rsidRDefault="00892B5F" w:rsidP="00892B5F">
      <w:pPr>
        <w:pStyle w:val="af"/>
        <w:spacing w:before="280" w:beforeAutospacing="0" w:after="0" w:afterAutospacing="0"/>
      </w:pPr>
      <w:r>
        <w:rPr>
          <w:color w:val="000000"/>
          <w:sz w:val="28"/>
          <w:szCs w:val="28"/>
        </w:rPr>
        <w:t xml:space="preserve">2.1.8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адаптації</w:t>
      </w:r>
      <w:proofErr w:type="spellEnd"/>
      <w:r>
        <w:rPr>
          <w:color w:val="000000"/>
          <w:sz w:val="28"/>
          <w:szCs w:val="28"/>
        </w:rPr>
        <w:t xml:space="preserve"> </w:t>
      </w:r>
      <w:proofErr w:type="spellStart"/>
      <w:r>
        <w:rPr>
          <w:color w:val="000000"/>
          <w:sz w:val="28"/>
          <w:szCs w:val="28"/>
        </w:rPr>
        <w:t>під</w:t>
      </w:r>
      <w:proofErr w:type="spellEnd"/>
      <w:r>
        <w:rPr>
          <w:color w:val="000000"/>
          <w:sz w:val="28"/>
          <w:szCs w:val="28"/>
        </w:rPr>
        <w:t xml:space="preserve"> </w:t>
      </w:r>
      <w:proofErr w:type="spellStart"/>
      <w:r>
        <w:rPr>
          <w:color w:val="000000"/>
          <w:sz w:val="28"/>
          <w:szCs w:val="28"/>
        </w:rPr>
        <w:t>конкретну</w:t>
      </w:r>
      <w:proofErr w:type="spellEnd"/>
      <w:r>
        <w:rPr>
          <w:color w:val="000000"/>
          <w:sz w:val="28"/>
          <w:szCs w:val="28"/>
        </w:rPr>
        <w:t xml:space="preserve"> </w:t>
      </w:r>
      <w:proofErr w:type="spellStart"/>
      <w:r>
        <w:rPr>
          <w:color w:val="000000"/>
          <w:sz w:val="28"/>
          <w:szCs w:val="28"/>
        </w:rPr>
        <w:t>локацію</w:t>
      </w:r>
      <w:proofErr w:type="spellEnd"/>
    </w:p>
    <w:p w14:paraId="395B9A9E" w14:textId="77777777" w:rsidR="00892B5F" w:rsidRDefault="00892B5F" w:rsidP="00892B5F">
      <w:pPr>
        <w:pStyle w:val="af"/>
        <w:spacing w:before="240" w:beforeAutospacing="0" w:after="240" w:afterAutospacing="0"/>
      </w:pP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встановлення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запуску</w:t>
      </w:r>
      <w:proofErr w:type="spellEnd"/>
      <w:r>
        <w:rPr>
          <w:color w:val="000000"/>
          <w:sz w:val="28"/>
          <w:szCs w:val="28"/>
        </w:rPr>
        <w:t xml:space="preserve"> </w:t>
      </w:r>
      <w:proofErr w:type="spellStart"/>
      <w:r>
        <w:rPr>
          <w:color w:val="000000"/>
          <w:sz w:val="28"/>
          <w:szCs w:val="28"/>
        </w:rPr>
        <w:t>застосунку</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потрібно</w:t>
      </w:r>
      <w:proofErr w:type="spellEnd"/>
      <w:r>
        <w:rPr>
          <w:color w:val="000000"/>
          <w:sz w:val="28"/>
          <w:szCs w:val="28"/>
        </w:rPr>
        <w:t xml:space="preserve"> </w:t>
      </w:r>
      <w:proofErr w:type="spellStart"/>
      <w:r>
        <w:rPr>
          <w:color w:val="000000"/>
          <w:sz w:val="28"/>
          <w:szCs w:val="28"/>
        </w:rPr>
        <w:t>жодних</w:t>
      </w:r>
      <w:proofErr w:type="spellEnd"/>
      <w:r>
        <w:rPr>
          <w:color w:val="000000"/>
          <w:sz w:val="28"/>
          <w:szCs w:val="28"/>
        </w:rPr>
        <w:t xml:space="preserve"> </w:t>
      </w:r>
      <w:proofErr w:type="spellStart"/>
      <w:r>
        <w:rPr>
          <w:color w:val="000000"/>
          <w:sz w:val="28"/>
          <w:szCs w:val="28"/>
        </w:rPr>
        <w:t>спеціальних</w:t>
      </w:r>
      <w:proofErr w:type="spellEnd"/>
      <w:r>
        <w:rPr>
          <w:color w:val="000000"/>
          <w:sz w:val="28"/>
          <w:szCs w:val="28"/>
        </w:rPr>
        <w:t xml:space="preserve"> </w:t>
      </w:r>
      <w:proofErr w:type="spellStart"/>
      <w:r>
        <w:rPr>
          <w:color w:val="000000"/>
          <w:sz w:val="28"/>
          <w:szCs w:val="28"/>
        </w:rPr>
        <w:t>змін</w:t>
      </w:r>
      <w:proofErr w:type="spellEnd"/>
      <w:r>
        <w:rPr>
          <w:color w:val="000000"/>
          <w:sz w:val="28"/>
          <w:szCs w:val="28"/>
        </w:rPr>
        <w:t xml:space="preserve"> у </w:t>
      </w:r>
      <w:proofErr w:type="spellStart"/>
      <w:r>
        <w:rPr>
          <w:color w:val="000000"/>
          <w:sz w:val="28"/>
          <w:szCs w:val="28"/>
        </w:rPr>
        <w:t>середовищі</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вимагає</w:t>
      </w:r>
      <w:proofErr w:type="spellEnd"/>
      <w:r>
        <w:rPr>
          <w:color w:val="000000"/>
          <w:sz w:val="28"/>
          <w:szCs w:val="28"/>
        </w:rPr>
        <w:t xml:space="preserve"> </w:t>
      </w:r>
      <w:proofErr w:type="spellStart"/>
      <w:r>
        <w:rPr>
          <w:color w:val="000000"/>
          <w:sz w:val="28"/>
          <w:szCs w:val="28"/>
        </w:rPr>
        <w:t>фізичної</w:t>
      </w:r>
      <w:proofErr w:type="spellEnd"/>
      <w:r>
        <w:rPr>
          <w:color w:val="000000"/>
          <w:sz w:val="28"/>
          <w:szCs w:val="28"/>
        </w:rPr>
        <w:t xml:space="preserve"> </w:t>
      </w:r>
      <w:proofErr w:type="spellStart"/>
      <w:r>
        <w:rPr>
          <w:color w:val="000000"/>
          <w:sz w:val="28"/>
          <w:szCs w:val="28"/>
        </w:rPr>
        <w:t>адаптації</w:t>
      </w:r>
      <w:proofErr w:type="spellEnd"/>
      <w:r>
        <w:rPr>
          <w:color w:val="000000"/>
          <w:sz w:val="28"/>
          <w:szCs w:val="28"/>
        </w:rPr>
        <w:t xml:space="preserve"> </w:t>
      </w:r>
      <w:proofErr w:type="spellStart"/>
      <w:r>
        <w:rPr>
          <w:color w:val="000000"/>
          <w:sz w:val="28"/>
          <w:szCs w:val="28"/>
        </w:rPr>
        <w:t>серверного</w:t>
      </w:r>
      <w:proofErr w:type="spellEnd"/>
      <w:r>
        <w:rPr>
          <w:color w:val="000000"/>
          <w:sz w:val="28"/>
          <w:szCs w:val="28"/>
        </w:rPr>
        <w:t xml:space="preserve"> </w:t>
      </w:r>
      <w:proofErr w:type="spellStart"/>
      <w:r>
        <w:rPr>
          <w:color w:val="000000"/>
          <w:sz w:val="28"/>
          <w:szCs w:val="28"/>
        </w:rPr>
        <w:t>приміщення</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закупівлі</w:t>
      </w:r>
      <w:proofErr w:type="spellEnd"/>
      <w:r>
        <w:rPr>
          <w:color w:val="000000"/>
          <w:sz w:val="28"/>
          <w:szCs w:val="28"/>
        </w:rPr>
        <w:t xml:space="preserve"> </w:t>
      </w:r>
      <w:proofErr w:type="spellStart"/>
      <w:r>
        <w:rPr>
          <w:color w:val="000000"/>
          <w:sz w:val="28"/>
          <w:szCs w:val="28"/>
        </w:rPr>
        <w:t>додаткового</w:t>
      </w:r>
      <w:proofErr w:type="spellEnd"/>
      <w:r>
        <w:rPr>
          <w:color w:val="000000"/>
          <w:sz w:val="28"/>
          <w:szCs w:val="28"/>
        </w:rPr>
        <w:t xml:space="preserve"> </w:t>
      </w:r>
      <w:proofErr w:type="spellStart"/>
      <w:r>
        <w:rPr>
          <w:color w:val="000000"/>
          <w:sz w:val="28"/>
          <w:szCs w:val="28"/>
        </w:rPr>
        <w:t>обладнання</w:t>
      </w:r>
      <w:proofErr w:type="spellEnd"/>
      <w:r>
        <w:rPr>
          <w:color w:val="000000"/>
          <w:sz w:val="28"/>
          <w:szCs w:val="28"/>
        </w:rPr>
        <w:t xml:space="preserve">. </w:t>
      </w:r>
      <w:proofErr w:type="spellStart"/>
      <w:r>
        <w:rPr>
          <w:color w:val="000000"/>
          <w:sz w:val="28"/>
          <w:szCs w:val="28"/>
        </w:rPr>
        <w:t>Єдине</w:t>
      </w:r>
      <w:proofErr w:type="spellEnd"/>
      <w:r>
        <w:rPr>
          <w:color w:val="000000"/>
          <w:sz w:val="28"/>
          <w:szCs w:val="28"/>
        </w:rPr>
        <w:t xml:space="preserve"> </w:t>
      </w:r>
      <w:proofErr w:type="spellStart"/>
      <w:r>
        <w:rPr>
          <w:color w:val="000000"/>
          <w:sz w:val="28"/>
          <w:szCs w:val="28"/>
        </w:rPr>
        <w:t>обмеження</w:t>
      </w:r>
      <w:proofErr w:type="spellEnd"/>
      <w:r>
        <w:rPr>
          <w:color w:val="000000"/>
          <w:sz w:val="28"/>
          <w:szCs w:val="28"/>
        </w:rPr>
        <w:t xml:space="preserve"> — </w:t>
      </w:r>
      <w:proofErr w:type="spellStart"/>
      <w:r>
        <w:rPr>
          <w:color w:val="000000"/>
          <w:sz w:val="28"/>
          <w:szCs w:val="28"/>
        </w:rPr>
        <w:t>наявність</w:t>
      </w:r>
      <w:proofErr w:type="spellEnd"/>
      <w:r>
        <w:rPr>
          <w:color w:val="000000"/>
          <w:sz w:val="28"/>
          <w:szCs w:val="28"/>
        </w:rPr>
        <w:t xml:space="preserve"> </w:t>
      </w:r>
      <w:proofErr w:type="spellStart"/>
      <w:r>
        <w:rPr>
          <w:color w:val="000000"/>
          <w:sz w:val="28"/>
          <w:szCs w:val="28"/>
        </w:rPr>
        <w:t>браузера</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Python-</w:t>
      </w:r>
      <w:proofErr w:type="spellStart"/>
      <w:r>
        <w:rPr>
          <w:color w:val="000000"/>
          <w:sz w:val="28"/>
          <w:szCs w:val="28"/>
        </w:rPr>
        <w:t>оточення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сервері</w:t>
      </w:r>
      <w:proofErr w:type="spellEnd"/>
      <w:r>
        <w:rPr>
          <w:color w:val="000000"/>
          <w:sz w:val="28"/>
          <w:szCs w:val="28"/>
        </w:rPr>
        <w:t xml:space="preserve">. </w:t>
      </w:r>
      <w:proofErr w:type="spellStart"/>
      <w:r>
        <w:rPr>
          <w:color w:val="000000"/>
          <w:sz w:val="28"/>
          <w:szCs w:val="28"/>
        </w:rPr>
        <w:t>Перед</w:t>
      </w:r>
      <w:proofErr w:type="spellEnd"/>
      <w:r>
        <w:rPr>
          <w:color w:val="000000"/>
          <w:sz w:val="28"/>
          <w:szCs w:val="28"/>
        </w:rPr>
        <w:t xml:space="preserve"> </w:t>
      </w:r>
      <w:proofErr w:type="spellStart"/>
      <w:r>
        <w:rPr>
          <w:color w:val="000000"/>
          <w:sz w:val="28"/>
          <w:szCs w:val="28"/>
        </w:rPr>
        <w:t>встановленням</w:t>
      </w:r>
      <w:proofErr w:type="spellEnd"/>
      <w:r>
        <w:rPr>
          <w:color w:val="000000"/>
          <w:sz w:val="28"/>
          <w:szCs w:val="28"/>
        </w:rPr>
        <w:t xml:space="preserve"> </w:t>
      </w:r>
      <w:proofErr w:type="spellStart"/>
      <w:r>
        <w:rPr>
          <w:color w:val="000000"/>
          <w:sz w:val="28"/>
          <w:szCs w:val="28"/>
        </w:rPr>
        <w:t>необхідно</w:t>
      </w:r>
      <w:proofErr w:type="spellEnd"/>
      <w:r>
        <w:rPr>
          <w:color w:val="000000"/>
          <w:sz w:val="28"/>
          <w:szCs w:val="28"/>
        </w:rPr>
        <w:t xml:space="preserve"> </w:t>
      </w:r>
      <w:proofErr w:type="spellStart"/>
      <w:r>
        <w:rPr>
          <w:color w:val="000000"/>
          <w:sz w:val="28"/>
          <w:szCs w:val="28"/>
        </w:rPr>
        <w:t>створити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ініціалізувати</w:t>
      </w:r>
      <w:proofErr w:type="spellEnd"/>
      <w:r>
        <w:rPr>
          <w:color w:val="000000"/>
          <w:sz w:val="28"/>
          <w:szCs w:val="28"/>
        </w:rPr>
        <w:t xml:space="preserve"> </w:t>
      </w:r>
      <w:proofErr w:type="spellStart"/>
      <w:r>
        <w:rPr>
          <w:color w:val="000000"/>
          <w:sz w:val="28"/>
          <w:szCs w:val="28"/>
        </w:rPr>
        <w:t>базу</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налаштувати</w:t>
      </w:r>
      <w:proofErr w:type="spellEnd"/>
      <w:r>
        <w:rPr>
          <w:color w:val="000000"/>
          <w:sz w:val="28"/>
          <w:szCs w:val="28"/>
        </w:rPr>
        <w:t xml:space="preserve"> SMTP,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виконується</w:t>
      </w:r>
      <w:proofErr w:type="spellEnd"/>
      <w:r>
        <w:rPr>
          <w:color w:val="000000"/>
          <w:sz w:val="28"/>
          <w:szCs w:val="28"/>
        </w:rPr>
        <w:t xml:space="preserve"> </w:t>
      </w:r>
      <w:proofErr w:type="spellStart"/>
      <w:r>
        <w:rPr>
          <w:color w:val="000000"/>
          <w:sz w:val="28"/>
          <w:szCs w:val="28"/>
        </w:rPr>
        <w:t>один</w:t>
      </w:r>
      <w:proofErr w:type="spellEnd"/>
      <w:r>
        <w:rPr>
          <w:color w:val="000000"/>
          <w:sz w:val="28"/>
          <w:szCs w:val="28"/>
        </w:rPr>
        <w:t xml:space="preserve"> </w:t>
      </w:r>
      <w:proofErr w:type="spellStart"/>
      <w:r>
        <w:rPr>
          <w:color w:val="000000"/>
          <w:sz w:val="28"/>
          <w:szCs w:val="28"/>
        </w:rPr>
        <w:t>раз</w:t>
      </w:r>
      <w:proofErr w:type="spellEnd"/>
      <w:r>
        <w:rPr>
          <w:color w:val="000000"/>
          <w:sz w:val="28"/>
          <w:szCs w:val="28"/>
        </w:rPr>
        <w:t xml:space="preserve"> </w:t>
      </w:r>
      <w:proofErr w:type="spellStart"/>
      <w:r>
        <w:rPr>
          <w:color w:val="000000"/>
          <w:sz w:val="28"/>
          <w:szCs w:val="28"/>
        </w:rPr>
        <w:t>згідно</w:t>
      </w:r>
      <w:proofErr w:type="spellEnd"/>
      <w:r>
        <w:rPr>
          <w:color w:val="000000"/>
          <w:sz w:val="28"/>
          <w:szCs w:val="28"/>
        </w:rPr>
        <w:t xml:space="preserve"> з </w:t>
      </w:r>
      <w:proofErr w:type="spellStart"/>
      <w:r>
        <w:rPr>
          <w:color w:val="000000"/>
          <w:sz w:val="28"/>
          <w:szCs w:val="28"/>
        </w:rPr>
        <w:t>інструкцією</w:t>
      </w:r>
      <w:proofErr w:type="spellEnd"/>
      <w:r>
        <w:rPr>
          <w:color w:val="000000"/>
          <w:sz w:val="28"/>
          <w:szCs w:val="28"/>
        </w:rPr>
        <w:t xml:space="preserve"> в </w:t>
      </w:r>
      <w:proofErr w:type="spellStart"/>
      <w:r>
        <w:rPr>
          <w:color w:val="000000"/>
          <w:sz w:val="28"/>
          <w:szCs w:val="28"/>
        </w:rPr>
        <w:t>документації</w:t>
      </w:r>
      <w:proofErr w:type="spellEnd"/>
      <w:r>
        <w:rPr>
          <w:color w:val="000000"/>
          <w:sz w:val="28"/>
          <w:szCs w:val="28"/>
        </w:rPr>
        <w:t>.</w:t>
      </w:r>
    </w:p>
    <w:p w14:paraId="0A476649" w14:textId="77777777" w:rsidR="00892B5F" w:rsidRDefault="00892B5F" w:rsidP="00892B5F">
      <w:pPr>
        <w:pStyle w:val="af"/>
        <w:spacing w:before="280" w:beforeAutospacing="0" w:after="0" w:afterAutospacing="0"/>
      </w:pPr>
      <w:r>
        <w:rPr>
          <w:color w:val="000000"/>
          <w:sz w:val="28"/>
          <w:szCs w:val="28"/>
        </w:rPr>
        <w:t xml:space="preserve">2.2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програмного</w:t>
      </w:r>
      <w:proofErr w:type="spellEnd"/>
      <w:r>
        <w:rPr>
          <w:color w:val="000000"/>
          <w:sz w:val="28"/>
          <w:szCs w:val="28"/>
        </w:rPr>
        <w:t xml:space="preserve"> </w:t>
      </w:r>
      <w:proofErr w:type="spellStart"/>
      <w:r>
        <w:rPr>
          <w:color w:val="000000"/>
          <w:sz w:val="28"/>
          <w:szCs w:val="28"/>
        </w:rPr>
        <w:t>продукту</w:t>
      </w:r>
      <w:proofErr w:type="spellEnd"/>
    </w:p>
    <w:p w14:paraId="702BAB8C" w14:textId="77777777" w:rsidR="00892B5F" w:rsidRDefault="00892B5F" w:rsidP="00892B5F">
      <w:pPr>
        <w:pStyle w:val="af"/>
        <w:spacing w:before="240" w:beforeAutospacing="0" w:after="240" w:afterAutospacing="0"/>
      </w:pPr>
      <w:proofErr w:type="spellStart"/>
      <w:r>
        <w:rPr>
          <w:color w:val="000000"/>
          <w:sz w:val="28"/>
          <w:szCs w:val="28"/>
        </w:rPr>
        <w:t>Програмне</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Brick Prince WebApp </w:t>
      </w:r>
      <w:proofErr w:type="spellStart"/>
      <w:r>
        <w:rPr>
          <w:color w:val="000000"/>
          <w:sz w:val="28"/>
          <w:szCs w:val="28"/>
        </w:rPr>
        <w:t>виконує</w:t>
      </w:r>
      <w:proofErr w:type="spellEnd"/>
      <w:r>
        <w:rPr>
          <w:color w:val="000000"/>
          <w:sz w:val="28"/>
          <w:szCs w:val="28"/>
        </w:rPr>
        <w:t xml:space="preserve"> </w:t>
      </w:r>
      <w:proofErr w:type="spellStart"/>
      <w:r>
        <w:rPr>
          <w:color w:val="000000"/>
          <w:sz w:val="28"/>
          <w:szCs w:val="28"/>
        </w:rPr>
        <w:t>роль</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забезпечує</w:t>
      </w:r>
      <w:proofErr w:type="spellEnd"/>
      <w:r>
        <w:rPr>
          <w:color w:val="000000"/>
          <w:sz w:val="28"/>
          <w:szCs w:val="28"/>
        </w:rPr>
        <w:t xml:space="preserve"> </w:t>
      </w:r>
      <w:proofErr w:type="spellStart"/>
      <w:r>
        <w:rPr>
          <w:color w:val="000000"/>
          <w:sz w:val="28"/>
          <w:szCs w:val="28"/>
        </w:rPr>
        <w:t>зручну</w:t>
      </w:r>
      <w:proofErr w:type="spellEnd"/>
      <w:r>
        <w:rPr>
          <w:color w:val="000000"/>
          <w:sz w:val="28"/>
          <w:szCs w:val="28"/>
        </w:rPr>
        <w:t xml:space="preserve"> </w:t>
      </w:r>
      <w:proofErr w:type="spellStart"/>
      <w:r>
        <w:rPr>
          <w:color w:val="000000"/>
          <w:sz w:val="28"/>
          <w:szCs w:val="28"/>
        </w:rPr>
        <w:t>взаємодію</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з </w:t>
      </w:r>
      <w:proofErr w:type="spellStart"/>
      <w:r>
        <w:rPr>
          <w:color w:val="000000"/>
          <w:sz w:val="28"/>
          <w:szCs w:val="28"/>
        </w:rPr>
        <w:t>інформацією</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 xml:space="preserve"> «Brick Prince»,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залишати</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переглядати</w:t>
      </w:r>
      <w:proofErr w:type="spellEnd"/>
      <w:r>
        <w:rPr>
          <w:color w:val="000000"/>
          <w:sz w:val="28"/>
          <w:szCs w:val="28"/>
        </w:rPr>
        <w:t xml:space="preserve"> </w:t>
      </w:r>
      <w:proofErr w:type="spellStart"/>
      <w:r>
        <w:rPr>
          <w:color w:val="000000"/>
          <w:sz w:val="28"/>
          <w:szCs w:val="28"/>
        </w:rPr>
        <w:t>новини</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отримувати</w:t>
      </w:r>
      <w:proofErr w:type="spellEnd"/>
      <w:r>
        <w:rPr>
          <w:color w:val="000000"/>
          <w:sz w:val="28"/>
          <w:szCs w:val="28"/>
        </w:rPr>
        <w:t xml:space="preserve"> </w:t>
      </w:r>
      <w:proofErr w:type="spellStart"/>
      <w:r>
        <w:rPr>
          <w:color w:val="000000"/>
          <w:sz w:val="28"/>
          <w:szCs w:val="28"/>
        </w:rPr>
        <w:t>копію</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електронну</w:t>
      </w:r>
      <w:proofErr w:type="spellEnd"/>
      <w:r>
        <w:rPr>
          <w:color w:val="000000"/>
          <w:sz w:val="28"/>
          <w:szCs w:val="28"/>
        </w:rPr>
        <w:t xml:space="preserve"> </w:t>
      </w:r>
      <w:proofErr w:type="spellStart"/>
      <w:r>
        <w:rPr>
          <w:color w:val="000000"/>
          <w:sz w:val="28"/>
          <w:szCs w:val="28"/>
        </w:rPr>
        <w:t>пошту</w:t>
      </w:r>
      <w:proofErr w:type="spellEnd"/>
      <w:r>
        <w:rPr>
          <w:color w:val="000000"/>
          <w:sz w:val="28"/>
          <w:szCs w:val="28"/>
        </w:rPr>
        <w:t>.</w:t>
      </w:r>
    </w:p>
    <w:p w14:paraId="5661206E" w14:textId="77777777" w:rsidR="00892B5F" w:rsidRDefault="00892B5F" w:rsidP="00892B5F">
      <w:pPr>
        <w:pStyle w:val="af"/>
        <w:spacing w:before="240" w:beforeAutospacing="0" w:after="240" w:afterAutospacing="0"/>
      </w:pPr>
      <w:proofErr w:type="spellStart"/>
      <w:r>
        <w:rPr>
          <w:color w:val="000000"/>
          <w:sz w:val="28"/>
          <w:szCs w:val="28"/>
        </w:rPr>
        <w:t>Основні</w:t>
      </w:r>
      <w:proofErr w:type="spellEnd"/>
      <w:r>
        <w:rPr>
          <w:color w:val="000000"/>
          <w:sz w:val="28"/>
          <w:szCs w:val="28"/>
        </w:rPr>
        <w:t xml:space="preserve"> </w:t>
      </w:r>
      <w:proofErr w:type="spellStart"/>
      <w:r>
        <w:rPr>
          <w:color w:val="000000"/>
          <w:sz w:val="28"/>
          <w:szCs w:val="28"/>
        </w:rPr>
        <w:t>функції</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охоплюють</w:t>
      </w:r>
      <w:proofErr w:type="spellEnd"/>
      <w:r>
        <w:rPr>
          <w:color w:val="000000"/>
          <w:sz w:val="28"/>
          <w:szCs w:val="28"/>
        </w:rPr>
        <w:t xml:space="preserve"> </w:t>
      </w:r>
      <w:proofErr w:type="spellStart"/>
      <w:r>
        <w:rPr>
          <w:color w:val="000000"/>
          <w:sz w:val="28"/>
          <w:szCs w:val="28"/>
        </w:rPr>
        <w:t>такі</w:t>
      </w:r>
      <w:proofErr w:type="spellEnd"/>
      <w:r>
        <w:rPr>
          <w:color w:val="000000"/>
          <w:sz w:val="28"/>
          <w:szCs w:val="28"/>
        </w:rPr>
        <w:t xml:space="preserve"> </w:t>
      </w:r>
      <w:proofErr w:type="spellStart"/>
      <w:r>
        <w:rPr>
          <w:color w:val="000000"/>
          <w:sz w:val="28"/>
          <w:szCs w:val="28"/>
        </w:rPr>
        <w:t>ключові</w:t>
      </w:r>
      <w:proofErr w:type="spellEnd"/>
      <w:r>
        <w:rPr>
          <w:color w:val="000000"/>
          <w:sz w:val="28"/>
          <w:szCs w:val="28"/>
        </w:rPr>
        <w:t xml:space="preserve"> </w:t>
      </w:r>
      <w:proofErr w:type="spellStart"/>
      <w:r>
        <w:rPr>
          <w:color w:val="000000"/>
          <w:sz w:val="28"/>
          <w:szCs w:val="28"/>
        </w:rPr>
        <w:t>напрями</w:t>
      </w:r>
      <w:proofErr w:type="spellEnd"/>
      <w:r>
        <w:rPr>
          <w:color w:val="000000"/>
          <w:sz w:val="28"/>
          <w:szCs w:val="28"/>
        </w:rPr>
        <w:t>:</w:t>
      </w:r>
    </w:p>
    <w:p w14:paraId="6725FE7D" w14:textId="77777777" w:rsidR="00892B5F" w:rsidRDefault="00892B5F" w:rsidP="00892B5F">
      <w:pPr>
        <w:pStyle w:val="af"/>
        <w:spacing w:before="240" w:beforeAutospacing="0" w:after="240" w:afterAutospacing="0"/>
      </w:pPr>
      <w:r>
        <w:rPr>
          <w:color w:val="000000"/>
          <w:sz w:val="28"/>
          <w:szCs w:val="28"/>
        </w:rPr>
        <w:t xml:space="preserve">1.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незареєстрованим</w:t>
      </w:r>
      <w:proofErr w:type="spellEnd"/>
      <w:r>
        <w:rPr>
          <w:color w:val="000000"/>
          <w:sz w:val="28"/>
          <w:szCs w:val="28"/>
        </w:rPr>
        <w:t xml:space="preserve"> </w:t>
      </w:r>
      <w:proofErr w:type="spellStart"/>
      <w:r>
        <w:rPr>
          <w:color w:val="000000"/>
          <w:sz w:val="28"/>
          <w:szCs w:val="28"/>
        </w:rPr>
        <w:t>користувачам</w:t>
      </w:r>
      <w:proofErr w:type="spellEnd"/>
      <w:r>
        <w:rPr>
          <w:color w:val="000000"/>
          <w:sz w:val="28"/>
          <w:szCs w:val="28"/>
        </w:rPr>
        <w:t>.</w:t>
      </w:r>
      <w:r>
        <w:rPr>
          <w:color w:val="000000"/>
          <w:sz w:val="28"/>
          <w:szCs w:val="28"/>
        </w:rPr>
        <w:b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головній</w:t>
      </w:r>
      <w:proofErr w:type="spellEnd"/>
      <w:r>
        <w:rPr>
          <w:color w:val="000000"/>
          <w:sz w:val="28"/>
          <w:szCs w:val="28"/>
        </w:rPr>
        <w:t xml:space="preserve"> </w:t>
      </w:r>
      <w:proofErr w:type="spellStart"/>
      <w:r>
        <w:rPr>
          <w:color w:val="000000"/>
          <w:sz w:val="28"/>
          <w:szCs w:val="28"/>
        </w:rPr>
        <w:t>сторінці</w:t>
      </w:r>
      <w:proofErr w:type="spellEnd"/>
      <w:r>
        <w:rPr>
          <w:color w:val="000000"/>
          <w:sz w:val="28"/>
          <w:szCs w:val="28"/>
        </w:rPr>
        <w:t xml:space="preserve"> </w:t>
      </w:r>
      <w:proofErr w:type="spellStart"/>
      <w:r>
        <w:rPr>
          <w:color w:val="000000"/>
          <w:sz w:val="28"/>
          <w:szCs w:val="28"/>
        </w:rPr>
        <w:t>сайту</w:t>
      </w:r>
      <w:proofErr w:type="spellEnd"/>
      <w:r>
        <w:rPr>
          <w:color w:val="000000"/>
          <w:sz w:val="28"/>
          <w:szCs w:val="28"/>
        </w:rPr>
        <w:t xml:space="preserve"> </w:t>
      </w:r>
      <w:proofErr w:type="spellStart"/>
      <w:r>
        <w:rPr>
          <w:color w:val="000000"/>
          <w:sz w:val="28"/>
          <w:szCs w:val="28"/>
        </w:rPr>
        <w:t>розміщено</w:t>
      </w:r>
      <w:proofErr w:type="spellEnd"/>
      <w:r>
        <w:rPr>
          <w:color w:val="000000"/>
          <w:sz w:val="28"/>
          <w:szCs w:val="28"/>
        </w:rPr>
        <w:t xml:space="preserve"> </w:t>
      </w:r>
      <w:proofErr w:type="spellStart"/>
      <w:r>
        <w:rPr>
          <w:color w:val="000000"/>
          <w:sz w:val="28"/>
          <w:szCs w:val="28"/>
        </w:rPr>
        <w:t>форму</w:t>
      </w:r>
      <w:proofErr w:type="spellEnd"/>
      <w:r>
        <w:rPr>
          <w:color w:val="000000"/>
          <w:sz w:val="28"/>
          <w:szCs w:val="28"/>
        </w:rPr>
        <w:t xml:space="preserve">, в </w:t>
      </w:r>
      <w:proofErr w:type="spellStart"/>
      <w:r>
        <w:rPr>
          <w:color w:val="000000"/>
          <w:sz w:val="28"/>
          <w:szCs w:val="28"/>
        </w:rPr>
        <w:t>яку</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ввести</w:t>
      </w:r>
      <w:proofErr w:type="spellEnd"/>
      <w:r>
        <w:rPr>
          <w:color w:val="000000"/>
          <w:sz w:val="28"/>
          <w:szCs w:val="28"/>
        </w:rPr>
        <w:t xml:space="preserve"> </w:t>
      </w:r>
      <w:proofErr w:type="spellStart"/>
      <w:r>
        <w:rPr>
          <w:color w:val="000000"/>
          <w:sz w:val="28"/>
          <w:szCs w:val="28"/>
        </w:rPr>
        <w:t>адресу</w:t>
      </w:r>
      <w:proofErr w:type="spellEnd"/>
      <w:r>
        <w:rPr>
          <w:color w:val="000000"/>
          <w:sz w:val="28"/>
          <w:szCs w:val="28"/>
        </w:rPr>
        <w:t xml:space="preserve"> </w:t>
      </w:r>
      <w:proofErr w:type="spellStart"/>
      <w:r>
        <w:rPr>
          <w:color w:val="000000"/>
          <w:sz w:val="28"/>
          <w:szCs w:val="28"/>
        </w:rPr>
        <w:t>електронної</w:t>
      </w:r>
      <w:proofErr w:type="spellEnd"/>
      <w:r>
        <w:rPr>
          <w:color w:val="000000"/>
          <w:sz w:val="28"/>
          <w:szCs w:val="28"/>
        </w:rPr>
        <w:t xml:space="preserve"> </w:t>
      </w:r>
      <w:proofErr w:type="spellStart"/>
      <w:r>
        <w:rPr>
          <w:color w:val="000000"/>
          <w:sz w:val="28"/>
          <w:szCs w:val="28"/>
        </w:rPr>
        <w:t>пошти</w:t>
      </w:r>
      <w:proofErr w:type="spellEnd"/>
      <w:r>
        <w:rPr>
          <w:color w:val="000000"/>
          <w:sz w:val="28"/>
          <w:szCs w:val="28"/>
        </w:rPr>
        <w:t xml:space="preserve">. </w:t>
      </w:r>
      <w:proofErr w:type="spellStart"/>
      <w:r>
        <w:rPr>
          <w:color w:val="000000"/>
          <w:sz w:val="28"/>
          <w:szCs w:val="28"/>
        </w:rPr>
        <w:t>Після</w:t>
      </w:r>
      <w:proofErr w:type="spellEnd"/>
      <w:r>
        <w:rPr>
          <w:color w:val="000000"/>
          <w:sz w:val="28"/>
          <w:szCs w:val="28"/>
        </w:rPr>
        <w:t xml:space="preserve">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адреси</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автоматично</w:t>
      </w:r>
      <w:proofErr w:type="spellEnd"/>
      <w:r>
        <w:rPr>
          <w:color w:val="000000"/>
          <w:sz w:val="28"/>
          <w:szCs w:val="28"/>
        </w:rPr>
        <w:t xml:space="preserve"> </w:t>
      </w:r>
      <w:proofErr w:type="spellStart"/>
      <w:r>
        <w:rPr>
          <w:color w:val="000000"/>
          <w:sz w:val="28"/>
          <w:szCs w:val="28"/>
        </w:rPr>
        <w:t>генерує</w:t>
      </w:r>
      <w:proofErr w:type="spellEnd"/>
      <w:r>
        <w:rPr>
          <w:color w:val="000000"/>
          <w:sz w:val="28"/>
          <w:szCs w:val="28"/>
        </w:rPr>
        <w:t xml:space="preserve"> </w:t>
      </w:r>
      <w:proofErr w:type="spellStart"/>
      <w:r>
        <w:rPr>
          <w:color w:val="000000"/>
          <w:sz w:val="28"/>
          <w:szCs w:val="28"/>
        </w:rPr>
        <w:t>лист</w:t>
      </w:r>
      <w:proofErr w:type="spellEnd"/>
      <w:r>
        <w:rPr>
          <w:color w:val="000000"/>
          <w:sz w:val="28"/>
          <w:szCs w:val="28"/>
        </w:rPr>
        <w:t xml:space="preserve"> з </w:t>
      </w:r>
      <w:proofErr w:type="spellStart"/>
      <w:r>
        <w:rPr>
          <w:color w:val="000000"/>
          <w:sz w:val="28"/>
          <w:szCs w:val="28"/>
        </w:rPr>
        <w:t>посиланням</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завантаження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надсилає</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допомогою</w:t>
      </w:r>
      <w:proofErr w:type="spellEnd"/>
      <w:r>
        <w:rPr>
          <w:color w:val="000000"/>
          <w:sz w:val="28"/>
          <w:szCs w:val="28"/>
        </w:rPr>
        <w:t xml:space="preserve"> SMTP-</w:t>
      </w:r>
      <w:proofErr w:type="spellStart"/>
      <w:r>
        <w:rPr>
          <w:color w:val="000000"/>
          <w:sz w:val="28"/>
          <w:szCs w:val="28"/>
        </w:rPr>
        <w:t>сервера</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поширювати</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 xml:space="preserve"> </w:t>
      </w:r>
      <w:proofErr w:type="spellStart"/>
      <w:r>
        <w:rPr>
          <w:color w:val="000000"/>
          <w:sz w:val="28"/>
          <w:szCs w:val="28"/>
        </w:rPr>
        <w:t>серед</w:t>
      </w:r>
      <w:proofErr w:type="spellEnd"/>
      <w:r>
        <w:rPr>
          <w:color w:val="000000"/>
          <w:sz w:val="28"/>
          <w:szCs w:val="28"/>
        </w:rPr>
        <w:t xml:space="preserve"> </w:t>
      </w:r>
      <w:proofErr w:type="spellStart"/>
      <w:r>
        <w:rPr>
          <w:color w:val="000000"/>
          <w:sz w:val="28"/>
          <w:szCs w:val="28"/>
        </w:rPr>
        <w:t>нових</w:t>
      </w:r>
      <w:proofErr w:type="spellEnd"/>
      <w:r>
        <w:rPr>
          <w:color w:val="000000"/>
          <w:sz w:val="28"/>
          <w:szCs w:val="28"/>
        </w:rPr>
        <w:t xml:space="preserve"> </w:t>
      </w:r>
      <w:proofErr w:type="spellStart"/>
      <w:r>
        <w:rPr>
          <w:color w:val="000000"/>
          <w:sz w:val="28"/>
          <w:szCs w:val="28"/>
        </w:rPr>
        <w:t>гравців</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необхідності</w:t>
      </w:r>
      <w:proofErr w:type="spellEnd"/>
      <w:r>
        <w:rPr>
          <w:color w:val="000000"/>
          <w:sz w:val="28"/>
          <w:szCs w:val="28"/>
        </w:rPr>
        <w:t xml:space="preserve"> </w:t>
      </w:r>
      <w:proofErr w:type="spellStart"/>
      <w:r>
        <w:rPr>
          <w:color w:val="000000"/>
          <w:sz w:val="28"/>
          <w:szCs w:val="28"/>
        </w:rPr>
        <w:t>проходження</w:t>
      </w:r>
      <w:proofErr w:type="spellEnd"/>
      <w:r>
        <w:rPr>
          <w:color w:val="000000"/>
          <w:sz w:val="28"/>
          <w:szCs w:val="28"/>
        </w:rPr>
        <w:t xml:space="preserve"> </w:t>
      </w:r>
      <w:proofErr w:type="spellStart"/>
      <w:r>
        <w:rPr>
          <w:color w:val="000000"/>
          <w:sz w:val="28"/>
          <w:szCs w:val="28"/>
        </w:rPr>
        <w:t>реєстрації</w:t>
      </w:r>
      <w:proofErr w:type="spellEnd"/>
      <w:r>
        <w:rPr>
          <w:color w:val="000000"/>
          <w:sz w:val="28"/>
          <w:szCs w:val="28"/>
        </w:rPr>
        <w:t>.</w:t>
      </w:r>
    </w:p>
    <w:p w14:paraId="37A0FC25" w14:textId="77777777" w:rsidR="00892B5F" w:rsidRDefault="00892B5F" w:rsidP="00892B5F">
      <w:pPr>
        <w:pStyle w:val="af"/>
        <w:spacing w:before="240" w:beforeAutospacing="0" w:after="240" w:afterAutospacing="0"/>
      </w:pPr>
      <w:r>
        <w:rPr>
          <w:color w:val="000000"/>
          <w:sz w:val="28"/>
          <w:szCs w:val="28"/>
        </w:rPr>
        <w:t xml:space="preserve">2. </w:t>
      </w:r>
      <w:proofErr w:type="spellStart"/>
      <w:r>
        <w:rPr>
          <w:color w:val="000000"/>
          <w:sz w:val="28"/>
          <w:szCs w:val="28"/>
        </w:rPr>
        <w:t>Реєстрація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авторизація</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r>
        <w:rPr>
          <w:color w:val="000000"/>
          <w:sz w:val="28"/>
          <w:szCs w:val="28"/>
        </w:rPr>
        <w:b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надає</w:t>
      </w:r>
      <w:proofErr w:type="spellEnd"/>
      <w:r>
        <w:rPr>
          <w:color w:val="000000"/>
          <w:sz w:val="28"/>
          <w:szCs w:val="28"/>
        </w:rPr>
        <w:t xml:space="preserve"> </w:t>
      </w: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облікового</w:t>
      </w:r>
      <w:proofErr w:type="spellEnd"/>
      <w:r>
        <w:rPr>
          <w:color w:val="000000"/>
          <w:sz w:val="28"/>
          <w:szCs w:val="28"/>
        </w:rPr>
        <w:t xml:space="preserve"> </w:t>
      </w:r>
      <w:proofErr w:type="spellStart"/>
      <w:r>
        <w:rPr>
          <w:color w:val="000000"/>
          <w:sz w:val="28"/>
          <w:szCs w:val="28"/>
        </w:rPr>
        <w:t>запису</w:t>
      </w:r>
      <w:proofErr w:type="spellEnd"/>
      <w:r>
        <w:rPr>
          <w:color w:val="000000"/>
          <w:sz w:val="28"/>
          <w:szCs w:val="28"/>
        </w:rPr>
        <w:t xml:space="preserve"> з </w:t>
      </w:r>
      <w:proofErr w:type="spellStart"/>
      <w:r>
        <w:rPr>
          <w:color w:val="000000"/>
          <w:sz w:val="28"/>
          <w:szCs w:val="28"/>
        </w:rPr>
        <w:t>унікальною</w:t>
      </w:r>
      <w:proofErr w:type="spellEnd"/>
      <w:r>
        <w:rPr>
          <w:color w:val="000000"/>
          <w:sz w:val="28"/>
          <w:szCs w:val="28"/>
        </w:rPr>
        <w:t xml:space="preserve"> </w:t>
      </w:r>
      <w:proofErr w:type="spellStart"/>
      <w:r>
        <w:rPr>
          <w:color w:val="000000"/>
          <w:sz w:val="28"/>
          <w:szCs w:val="28"/>
        </w:rPr>
        <w:t>адресою</w:t>
      </w:r>
      <w:proofErr w:type="spellEnd"/>
      <w:r>
        <w:rPr>
          <w:color w:val="000000"/>
          <w:sz w:val="28"/>
          <w:szCs w:val="28"/>
        </w:rPr>
        <w:t xml:space="preserve"> </w:t>
      </w:r>
      <w:proofErr w:type="spellStart"/>
      <w:r>
        <w:rPr>
          <w:color w:val="000000"/>
          <w:sz w:val="28"/>
          <w:szCs w:val="28"/>
        </w:rPr>
        <w:t>електронної</w:t>
      </w:r>
      <w:proofErr w:type="spellEnd"/>
      <w:r>
        <w:rPr>
          <w:color w:val="000000"/>
          <w:sz w:val="28"/>
          <w:szCs w:val="28"/>
        </w:rPr>
        <w:t xml:space="preserve"> </w:t>
      </w:r>
      <w:proofErr w:type="spellStart"/>
      <w:r>
        <w:rPr>
          <w:color w:val="000000"/>
          <w:sz w:val="28"/>
          <w:szCs w:val="28"/>
        </w:rPr>
        <w:t>пошти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паролем</w:t>
      </w:r>
      <w:proofErr w:type="spellEnd"/>
      <w:r>
        <w:rPr>
          <w:color w:val="000000"/>
          <w:sz w:val="28"/>
          <w:szCs w:val="28"/>
        </w:rPr>
        <w:t xml:space="preserve">. </w:t>
      </w:r>
      <w:proofErr w:type="spellStart"/>
      <w:r>
        <w:rPr>
          <w:color w:val="000000"/>
          <w:sz w:val="28"/>
          <w:szCs w:val="28"/>
        </w:rPr>
        <w:t>Після</w:t>
      </w:r>
      <w:proofErr w:type="spellEnd"/>
      <w:r>
        <w:rPr>
          <w:color w:val="000000"/>
          <w:sz w:val="28"/>
          <w:szCs w:val="28"/>
        </w:rPr>
        <w:t xml:space="preserve"> </w:t>
      </w:r>
      <w:proofErr w:type="spellStart"/>
      <w:r>
        <w:rPr>
          <w:color w:val="000000"/>
          <w:sz w:val="28"/>
          <w:szCs w:val="28"/>
        </w:rPr>
        <w:t>успішної</w:t>
      </w:r>
      <w:proofErr w:type="spellEnd"/>
      <w:r>
        <w:rPr>
          <w:color w:val="000000"/>
          <w:sz w:val="28"/>
          <w:szCs w:val="28"/>
        </w:rPr>
        <w:t xml:space="preserve"> </w:t>
      </w:r>
      <w:proofErr w:type="spellStart"/>
      <w:r>
        <w:rPr>
          <w:color w:val="000000"/>
          <w:sz w:val="28"/>
          <w:szCs w:val="28"/>
        </w:rPr>
        <w:t>реєстрації</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отримує</w:t>
      </w:r>
      <w:proofErr w:type="spellEnd"/>
      <w:r>
        <w:rPr>
          <w:color w:val="000000"/>
          <w:sz w:val="28"/>
          <w:szCs w:val="28"/>
        </w:rPr>
        <w:t xml:space="preserve"> </w:t>
      </w: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особистого</w:t>
      </w:r>
      <w:proofErr w:type="spellEnd"/>
      <w:r>
        <w:rPr>
          <w:color w:val="000000"/>
          <w:sz w:val="28"/>
          <w:szCs w:val="28"/>
        </w:rPr>
        <w:t xml:space="preserve"> </w:t>
      </w:r>
      <w:proofErr w:type="spellStart"/>
      <w:r>
        <w:rPr>
          <w:color w:val="000000"/>
          <w:sz w:val="28"/>
          <w:szCs w:val="28"/>
        </w:rPr>
        <w:t>кабінету</w:t>
      </w:r>
      <w:proofErr w:type="spellEnd"/>
      <w:r>
        <w:rPr>
          <w:color w:val="000000"/>
          <w:sz w:val="28"/>
          <w:szCs w:val="28"/>
        </w:rPr>
        <w:t xml:space="preserve">, </w:t>
      </w:r>
      <w:proofErr w:type="spellStart"/>
      <w:r>
        <w:rPr>
          <w:color w:val="000000"/>
          <w:sz w:val="28"/>
          <w:szCs w:val="28"/>
        </w:rPr>
        <w:t>де</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переглядати</w:t>
      </w:r>
      <w:proofErr w:type="spellEnd"/>
      <w:r>
        <w:rPr>
          <w:color w:val="000000"/>
          <w:sz w:val="28"/>
          <w:szCs w:val="28"/>
        </w:rPr>
        <w:t xml:space="preserve"> і </w:t>
      </w:r>
      <w:proofErr w:type="spellStart"/>
      <w:r>
        <w:rPr>
          <w:color w:val="000000"/>
          <w:sz w:val="28"/>
          <w:szCs w:val="28"/>
        </w:rPr>
        <w:t>змінювати</w:t>
      </w:r>
      <w:proofErr w:type="spellEnd"/>
      <w:r>
        <w:rPr>
          <w:color w:val="000000"/>
          <w:sz w:val="28"/>
          <w:szCs w:val="28"/>
        </w:rPr>
        <w:t xml:space="preserve"> </w:t>
      </w:r>
      <w:proofErr w:type="spellStart"/>
      <w:r>
        <w:rPr>
          <w:color w:val="000000"/>
          <w:sz w:val="28"/>
          <w:szCs w:val="28"/>
        </w:rPr>
        <w:t>свої</w:t>
      </w:r>
      <w:proofErr w:type="spellEnd"/>
      <w:r>
        <w:rPr>
          <w:color w:val="000000"/>
          <w:sz w:val="28"/>
          <w:szCs w:val="28"/>
        </w:rPr>
        <w:t xml:space="preserve"> </w:t>
      </w:r>
      <w:proofErr w:type="spellStart"/>
      <w:r>
        <w:rPr>
          <w:color w:val="000000"/>
          <w:sz w:val="28"/>
          <w:szCs w:val="28"/>
        </w:rPr>
        <w:t>дані</w:t>
      </w:r>
      <w:proofErr w:type="spellEnd"/>
      <w:r>
        <w:rPr>
          <w:color w:val="000000"/>
          <w:sz w:val="28"/>
          <w:szCs w:val="28"/>
        </w:rPr>
        <w:t xml:space="preserve">. </w:t>
      </w:r>
      <w:proofErr w:type="spellStart"/>
      <w:r>
        <w:rPr>
          <w:color w:val="000000"/>
          <w:sz w:val="28"/>
          <w:szCs w:val="28"/>
        </w:rPr>
        <w:t>Авторизовані</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отримують</w:t>
      </w:r>
      <w:proofErr w:type="spellEnd"/>
      <w:r>
        <w:rPr>
          <w:color w:val="000000"/>
          <w:sz w:val="28"/>
          <w:szCs w:val="28"/>
        </w:rPr>
        <w:t xml:space="preserve"> </w:t>
      </w:r>
      <w:proofErr w:type="spellStart"/>
      <w:r>
        <w:rPr>
          <w:color w:val="000000"/>
          <w:sz w:val="28"/>
          <w:szCs w:val="28"/>
        </w:rPr>
        <w:t>додаткові</w:t>
      </w:r>
      <w:proofErr w:type="spellEnd"/>
      <w:r>
        <w:rPr>
          <w:color w:val="000000"/>
          <w:sz w:val="28"/>
          <w:szCs w:val="28"/>
        </w:rPr>
        <w:t xml:space="preserve"> </w:t>
      </w:r>
      <w:proofErr w:type="spellStart"/>
      <w:r>
        <w:rPr>
          <w:color w:val="000000"/>
          <w:sz w:val="28"/>
          <w:szCs w:val="28"/>
        </w:rPr>
        <w:t>можливості</w:t>
      </w:r>
      <w:proofErr w:type="spellEnd"/>
      <w:r>
        <w:rPr>
          <w:color w:val="000000"/>
          <w:sz w:val="28"/>
          <w:szCs w:val="28"/>
        </w:rPr>
        <w:t xml:space="preserve">, </w:t>
      </w:r>
      <w:proofErr w:type="spellStart"/>
      <w:r>
        <w:rPr>
          <w:color w:val="000000"/>
          <w:sz w:val="28"/>
          <w:szCs w:val="28"/>
        </w:rPr>
        <w:t>зокрема</w:t>
      </w:r>
      <w:proofErr w:type="spellEnd"/>
      <w:r>
        <w:rPr>
          <w:color w:val="000000"/>
          <w:sz w:val="28"/>
          <w:szCs w:val="28"/>
        </w:rPr>
        <w:t xml:space="preserve"> — </w:t>
      </w:r>
      <w:proofErr w:type="spellStart"/>
      <w:r>
        <w:rPr>
          <w:color w:val="000000"/>
          <w:sz w:val="28"/>
          <w:szCs w:val="28"/>
        </w:rPr>
        <w:t>залишати</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w:t>
      </w:r>
    </w:p>
    <w:p w14:paraId="35F5DF26" w14:textId="77777777" w:rsidR="00892B5F" w:rsidRDefault="00892B5F" w:rsidP="00892B5F">
      <w:pPr>
        <w:pStyle w:val="af"/>
        <w:spacing w:before="240" w:beforeAutospacing="0" w:after="240" w:afterAutospacing="0"/>
      </w:pPr>
      <w:r>
        <w:rPr>
          <w:color w:val="000000"/>
          <w:sz w:val="28"/>
          <w:szCs w:val="28"/>
        </w:rPr>
        <w:t xml:space="preserve">3. </w:t>
      </w: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керування</w:t>
      </w:r>
      <w:proofErr w:type="spellEnd"/>
      <w:r>
        <w:rPr>
          <w:color w:val="000000"/>
          <w:sz w:val="28"/>
          <w:szCs w:val="28"/>
        </w:rPr>
        <w:t xml:space="preserve"> </w:t>
      </w:r>
      <w:proofErr w:type="spellStart"/>
      <w:r>
        <w:rPr>
          <w:color w:val="000000"/>
          <w:sz w:val="28"/>
          <w:szCs w:val="28"/>
        </w:rPr>
        <w:t>відгуками</w:t>
      </w:r>
      <w:proofErr w:type="spellEnd"/>
      <w:r>
        <w:rPr>
          <w:color w:val="000000"/>
          <w:sz w:val="28"/>
          <w:szCs w:val="28"/>
        </w:rPr>
        <w:t>.</w:t>
      </w:r>
      <w:r>
        <w:rPr>
          <w:color w:val="000000"/>
          <w:sz w:val="28"/>
          <w:szCs w:val="28"/>
        </w:rPr>
        <w:br/>
        <w:t xml:space="preserve"> </w:t>
      </w:r>
      <w:proofErr w:type="spellStart"/>
      <w:r>
        <w:rPr>
          <w:color w:val="000000"/>
          <w:sz w:val="28"/>
          <w:szCs w:val="28"/>
        </w:rPr>
        <w:t>Кожен</w:t>
      </w:r>
      <w:proofErr w:type="spellEnd"/>
      <w:r>
        <w:rPr>
          <w:color w:val="000000"/>
          <w:sz w:val="28"/>
          <w:szCs w:val="28"/>
        </w:rPr>
        <w:t xml:space="preserve"> </w:t>
      </w:r>
      <w:proofErr w:type="spellStart"/>
      <w:r>
        <w:rPr>
          <w:color w:val="000000"/>
          <w:sz w:val="28"/>
          <w:szCs w:val="28"/>
        </w:rPr>
        <w:t>зареєстрований</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право</w:t>
      </w:r>
      <w:proofErr w:type="spellEnd"/>
      <w:r>
        <w:rPr>
          <w:color w:val="000000"/>
          <w:sz w:val="28"/>
          <w:szCs w:val="28"/>
        </w:rPr>
        <w:t xml:space="preserve"> </w:t>
      </w:r>
      <w:proofErr w:type="spellStart"/>
      <w:r>
        <w:rPr>
          <w:color w:val="000000"/>
          <w:sz w:val="28"/>
          <w:szCs w:val="28"/>
        </w:rPr>
        <w:t>створити</w:t>
      </w:r>
      <w:proofErr w:type="spellEnd"/>
      <w:r>
        <w:rPr>
          <w:color w:val="000000"/>
          <w:sz w:val="28"/>
          <w:szCs w:val="28"/>
        </w:rPr>
        <w:t xml:space="preserve"> </w:t>
      </w:r>
      <w:proofErr w:type="spellStart"/>
      <w:r>
        <w:rPr>
          <w:color w:val="000000"/>
          <w:sz w:val="28"/>
          <w:szCs w:val="28"/>
        </w:rPr>
        <w:t>один</w:t>
      </w:r>
      <w:proofErr w:type="spellEnd"/>
      <w:r>
        <w:rPr>
          <w:color w:val="000000"/>
          <w:sz w:val="28"/>
          <w:szCs w:val="28"/>
        </w:rPr>
        <w:t xml:space="preserve"> </w:t>
      </w:r>
      <w:proofErr w:type="spellStart"/>
      <w:r>
        <w:rPr>
          <w:color w:val="000000"/>
          <w:sz w:val="28"/>
          <w:szCs w:val="28"/>
        </w:rPr>
        <w:t>відгук</w:t>
      </w:r>
      <w:proofErr w:type="spellEnd"/>
      <w:r>
        <w:rPr>
          <w:color w:val="000000"/>
          <w:sz w:val="28"/>
          <w:szCs w:val="28"/>
        </w:rPr>
        <w:t xml:space="preserve">, </w:t>
      </w:r>
      <w:proofErr w:type="spellStart"/>
      <w:r>
        <w:rPr>
          <w:color w:val="000000"/>
          <w:sz w:val="28"/>
          <w:szCs w:val="28"/>
        </w:rPr>
        <w:t>який</w:t>
      </w:r>
      <w:proofErr w:type="spellEnd"/>
      <w:r>
        <w:rPr>
          <w:color w:val="000000"/>
          <w:sz w:val="28"/>
          <w:szCs w:val="28"/>
        </w:rPr>
        <w:t xml:space="preserve"> </w:t>
      </w:r>
      <w:proofErr w:type="spellStart"/>
      <w:r>
        <w:rPr>
          <w:color w:val="000000"/>
          <w:sz w:val="28"/>
          <w:szCs w:val="28"/>
        </w:rPr>
        <w:t>можна</w:t>
      </w:r>
      <w:proofErr w:type="spellEnd"/>
      <w:r>
        <w:rPr>
          <w:color w:val="000000"/>
          <w:sz w:val="28"/>
          <w:szCs w:val="28"/>
        </w:rPr>
        <w:t xml:space="preserve"> </w:t>
      </w:r>
      <w:proofErr w:type="spellStart"/>
      <w:r>
        <w:rPr>
          <w:color w:val="000000"/>
          <w:sz w:val="28"/>
          <w:szCs w:val="28"/>
        </w:rPr>
        <w:t>згодом</w:t>
      </w:r>
      <w:proofErr w:type="spellEnd"/>
      <w:r>
        <w:rPr>
          <w:color w:val="000000"/>
          <w:sz w:val="28"/>
          <w:szCs w:val="28"/>
        </w:rPr>
        <w:t xml:space="preserve"> </w:t>
      </w:r>
      <w:proofErr w:type="spellStart"/>
      <w:r>
        <w:rPr>
          <w:color w:val="000000"/>
          <w:sz w:val="28"/>
          <w:szCs w:val="28"/>
        </w:rPr>
        <w:t>редагувати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видалити</w:t>
      </w:r>
      <w:proofErr w:type="spellEnd"/>
      <w:r>
        <w:rPr>
          <w:color w:val="000000"/>
          <w:sz w:val="28"/>
          <w:szCs w:val="28"/>
        </w:rPr>
        <w:t xml:space="preserve">. </w:t>
      </w:r>
      <w:proofErr w:type="spellStart"/>
      <w:r>
        <w:rPr>
          <w:color w:val="000000"/>
          <w:sz w:val="28"/>
          <w:szCs w:val="28"/>
        </w:rPr>
        <w:t>Всі</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виводяться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сторінці</w:t>
      </w:r>
      <w:proofErr w:type="spellEnd"/>
      <w:r>
        <w:rPr>
          <w:color w:val="000000"/>
          <w:sz w:val="28"/>
          <w:szCs w:val="28"/>
        </w:rPr>
        <w:t xml:space="preserve"> з </w:t>
      </w:r>
      <w:proofErr w:type="spellStart"/>
      <w:r>
        <w:rPr>
          <w:color w:val="000000"/>
          <w:sz w:val="28"/>
          <w:szCs w:val="28"/>
        </w:rPr>
        <w:t>пагінацією</w:t>
      </w:r>
      <w:proofErr w:type="spellEnd"/>
      <w:r>
        <w:rPr>
          <w:color w:val="000000"/>
          <w:sz w:val="28"/>
          <w:szCs w:val="28"/>
        </w:rPr>
        <w:t xml:space="preserve">. </w:t>
      </w:r>
      <w:proofErr w:type="spellStart"/>
      <w:r>
        <w:rPr>
          <w:color w:val="000000"/>
          <w:sz w:val="28"/>
          <w:szCs w:val="28"/>
        </w:rPr>
        <w:lastRenderedPageBreak/>
        <w:t>Відгуки</w:t>
      </w:r>
      <w:proofErr w:type="spellEnd"/>
      <w:r>
        <w:rPr>
          <w:color w:val="000000"/>
          <w:sz w:val="28"/>
          <w:szCs w:val="28"/>
        </w:rPr>
        <w:t xml:space="preserve"> </w:t>
      </w:r>
      <w:proofErr w:type="spellStart"/>
      <w:r>
        <w:rPr>
          <w:color w:val="000000"/>
          <w:sz w:val="28"/>
          <w:szCs w:val="28"/>
        </w:rPr>
        <w:t>містять</w:t>
      </w:r>
      <w:proofErr w:type="spellEnd"/>
      <w:r>
        <w:rPr>
          <w:color w:val="000000"/>
          <w:sz w:val="28"/>
          <w:szCs w:val="28"/>
        </w:rPr>
        <w:t xml:space="preserve"> </w:t>
      </w:r>
      <w:proofErr w:type="spellStart"/>
      <w:r>
        <w:rPr>
          <w:color w:val="000000"/>
          <w:sz w:val="28"/>
          <w:szCs w:val="28"/>
        </w:rPr>
        <w:t>ім’я</w:t>
      </w:r>
      <w:proofErr w:type="spellEnd"/>
      <w:r>
        <w:rPr>
          <w:color w:val="000000"/>
          <w:sz w:val="28"/>
          <w:szCs w:val="28"/>
        </w:rPr>
        <w:t xml:space="preserve"> </w:t>
      </w:r>
      <w:proofErr w:type="spellStart"/>
      <w:r>
        <w:rPr>
          <w:color w:val="000000"/>
          <w:sz w:val="28"/>
          <w:szCs w:val="28"/>
        </w:rPr>
        <w:t>автора</w:t>
      </w:r>
      <w:proofErr w:type="spellEnd"/>
      <w:r>
        <w:rPr>
          <w:color w:val="000000"/>
          <w:sz w:val="28"/>
          <w:szCs w:val="28"/>
        </w:rPr>
        <w:t xml:space="preserve">, </w:t>
      </w:r>
      <w:proofErr w:type="spellStart"/>
      <w:r>
        <w:rPr>
          <w:color w:val="000000"/>
          <w:sz w:val="28"/>
          <w:szCs w:val="28"/>
        </w:rPr>
        <w:t>текст</w:t>
      </w:r>
      <w:proofErr w:type="spellEnd"/>
      <w:r>
        <w:rPr>
          <w:color w:val="000000"/>
          <w:sz w:val="28"/>
          <w:szCs w:val="28"/>
        </w:rPr>
        <w:t xml:space="preserve">, </w:t>
      </w:r>
      <w:proofErr w:type="spellStart"/>
      <w:r>
        <w:rPr>
          <w:color w:val="000000"/>
          <w:sz w:val="28"/>
          <w:szCs w:val="28"/>
        </w:rPr>
        <w:t>дату</w:t>
      </w:r>
      <w:proofErr w:type="spellEnd"/>
      <w:r>
        <w:rPr>
          <w:color w:val="000000"/>
          <w:sz w:val="28"/>
          <w:szCs w:val="28"/>
        </w:rPr>
        <w:t xml:space="preserve">, </w:t>
      </w:r>
      <w:proofErr w:type="spellStart"/>
      <w:r>
        <w:rPr>
          <w:color w:val="000000"/>
          <w:sz w:val="28"/>
          <w:szCs w:val="28"/>
        </w:rPr>
        <w:t>оцінку</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1 </w:t>
      </w:r>
      <w:proofErr w:type="spellStart"/>
      <w:r>
        <w:rPr>
          <w:color w:val="000000"/>
          <w:sz w:val="28"/>
          <w:szCs w:val="28"/>
        </w:rPr>
        <w:t>до</w:t>
      </w:r>
      <w:proofErr w:type="spellEnd"/>
      <w:r>
        <w:rPr>
          <w:color w:val="000000"/>
          <w:sz w:val="28"/>
          <w:szCs w:val="28"/>
        </w:rPr>
        <w:t xml:space="preserve"> 10),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поставити</w:t>
      </w:r>
      <w:proofErr w:type="spellEnd"/>
      <w:r>
        <w:rPr>
          <w:color w:val="000000"/>
          <w:sz w:val="28"/>
          <w:szCs w:val="28"/>
        </w:rPr>
        <w:t xml:space="preserve"> «</w:t>
      </w:r>
      <w:proofErr w:type="spellStart"/>
      <w:r>
        <w:rPr>
          <w:color w:val="000000"/>
          <w:sz w:val="28"/>
          <w:szCs w:val="28"/>
        </w:rPr>
        <w:t>лайк</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дизлайк</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зареєстровані</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w:t>
      </w:r>
      <w:proofErr w:type="spellStart"/>
      <w:r>
        <w:rPr>
          <w:color w:val="000000"/>
          <w:sz w:val="28"/>
          <w:szCs w:val="28"/>
        </w:rPr>
        <w:t>взаємодіяти</w:t>
      </w:r>
      <w:proofErr w:type="spellEnd"/>
      <w:r>
        <w:rPr>
          <w:color w:val="000000"/>
          <w:sz w:val="28"/>
          <w:szCs w:val="28"/>
        </w:rPr>
        <w:t xml:space="preserve"> з </w:t>
      </w:r>
      <w:proofErr w:type="spellStart"/>
      <w:r>
        <w:rPr>
          <w:color w:val="000000"/>
          <w:sz w:val="28"/>
          <w:szCs w:val="28"/>
        </w:rPr>
        <w:t>реакціями</w:t>
      </w:r>
      <w:proofErr w:type="spellEnd"/>
      <w:r>
        <w:rPr>
          <w:color w:val="000000"/>
          <w:sz w:val="28"/>
          <w:szCs w:val="28"/>
        </w:rPr>
        <w:t>.</w:t>
      </w:r>
    </w:p>
    <w:p w14:paraId="347E8820" w14:textId="77777777" w:rsidR="00892B5F" w:rsidRDefault="00892B5F" w:rsidP="00892B5F">
      <w:pPr>
        <w:pStyle w:val="af"/>
        <w:spacing w:before="240" w:beforeAutospacing="0" w:after="240" w:afterAutospacing="0"/>
      </w:pPr>
      <w:r>
        <w:rPr>
          <w:color w:val="000000"/>
          <w:sz w:val="28"/>
          <w:szCs w:val="28"/>
        </w:rPr>
        <w:t xml:space="preserve">4. </w:t>
      </w:r>
      <w:proofErr w:type="spellStart"/>
      <w:r>
        <w:rPr>
          <w:color w:val="000000"/>
          <w:sz w:val="28"/>
          <w:szCs w:val="28"/>
        </w:rPr>
        <w:t>Реакції</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лайки</w:t>
      </w:r>
      <w:proofErr w:type="spellEnd"/>
      <w:r>
        <w:rPr>
          <w:color w:val="000000"/>
          <w:sz w:val="28"/>
          <w:szCs w:val="28"/>
        </w:rPr>
        <w:t>/</w:t>
      </w:r>
      <w:proofErr w:type="spellStart"/>
      <w:r>
        <w:rPr>
          <w:color w:val="000000"/>
          <w:sz w:val="28"/>
          <w:szCs w:val="28"/>
        </w:rPr>
        <w:t>дизлайки</w:t>
      </w:r>
      <w:proofErr w:type="spellEnd"/>
      <w:r>
        <w:rPr>
          <w:color w:val="000000"/>
          <w:sz w:val="28"/>
          <w:szCs w:val="28"/>
        </w:rPr>
        <w:t>).</w:t>
      </w:r>
      <w:r>
        <w:rPr>
          <w:color w:val="000000"/>
          <w:sz w:val="28"/>
          <w:szCs w:val="28"/>
        </w:rPr>
        <w:b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поставити</w:t>
      </w:r>
      <w:proofErr w:type="spellEnd"/>
      <w:r>
        <w:rPr>
          <w:color w:val="000000"/>
          <w:sz w:val="28"/>
          <w:szCs w:val="28"/>
        </w:rPr>
        <w:t xml:space="preserve"> </w:t>
      </w:r>
      <w:proofErr w:type="spellStart"/>
      <w:r>
        <w:rPr>
          <w:color w:val="000000"/>
          <w:sz w:val="28"/>
          <w:szCs w:val="28"/>
        </w:rPr>
        <w:t>одну</w:t>
      </w:r>
      <w:proofErr w:type="spellEnd"/>
      <w:r>
        <w:rPr>
          <w:color w:val="000000"/>
          <w:sz w:val="28"/>
          <w:szCs w:val="28"/>
        </w:rPr>
        <w:t xml:space="preserve"> </w:t>
      </w:r>
      <w:proofErr w:type="spellStart"/>
      <w:r>
        <w:rPr>
          <w:color w:val="000000"/>
          <w:sz w:val="28"/>
          <w:szCs w:val="28"/>
        </w:rPr>
        <w:t>реакцію</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відгук</w:t>
      </w:r>
      <w:proofErr w:type="spellEnd"/>
      <w:r>
        <w:rPr>
          <w:color w:val="000000"/>
          <w:sz w:val="28"/>
          <w:szCs w:val="28"/>
        </w:rPr>
        <w:t xml:space="preserve">: </w:t>
      </w:r>
      <w:proofErr w:type="spellStart"/>
      <w:r>
        <w:rPr>
          <w:color w:val="000000"/>
          <w:sz w:val="28"/>
          <w:szCs w:val="28"/>
        </w:rPr>
        <w:t>лайк</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дизлайк</w:t>
      </w:r>
      <w:proofErr w:type="spellEnd"/>
      <w:r>
        <w:rPr>
          <w:color w:val="000000"/>
          <w:sz w:val="28"/>
          <w:szCs w:val="28"/>
        </w:rPr>
        <w:t xml:space="preserve">. </w:t>
      </w:r>
      <w:proofErr w:type="spellStart"/>
      <w:r>
        <w:rPr>
          <w:color w:val="000000"/>
          <w:sz w:val="28"/>
          <w:szCs w:val="28"/>
        </w:rPr>
        <w:t>Повторне</w:t>
      </w:r>
      <w:proofErr w:type="spellEnd"/>
      <w:r>
        <w:rPr>
          <w:color w:val="000000"/>
          <w:sz w:val="28"/>
          <w:szCs w:val="28"/>
        </w:rPr>
        <w:t xml:space="preserve"> </w:t>
      </w:r>
      <w:proofErr w:type="spellStart"/>
      <w:r>
        <w:rPr>
          <w:color w:val="000000"/>
          <w:sz w:val="28"/>
          <w:szCs w:val="28"/>
        </w:rPr>
        <w:t>натискання</w:t>
      </w:r>
      <w:proofErr w:type="spellEnd"/>
      <w:r>
        <w:rPr>
          <w:color w:val="000000"/>
          <w:sz w:val="28"/>
          <w:szCs w:val="28"/>
        </w:rPr>
        <w:t xml:space="preserve"> </w:t>
      </w:r>
      <w:proofErr w:type="spellStart"/>
      <w:r>
        <w:rPr>
          <w:color w:val="000000"/>
          <w:sz w:val="28"/>
          <w:szCs w:val="28"/>
        </w:rPr>
        <w:t>прибирає</w:t>
      </w:r>
      <w:proofErr w:type="spellEnd"/>
      <w:r>
        <w:rPr>
          <w:color w:val="000000"/>
          <w:sz w:val="28"/>
          <w:szCs w:val="28"/>
        </w:rPr>
        <w:t xml:space="preserve"> </w:t>
      </w:r>
      <w:proofErr w:type="spellStart"/>
      <w:r>
        <w:rPr>
          <w:color w:val="000000"/>
          <w:sz w:val="28"/>
          <w:szCs w:val="28"/>
        </w:rPr>
        <w:t>реакцію</w:t>
      </w:r>
      <w:proofErr w:type="spellEnd"/>
      <w:r>
        <w:rPr>
          <w:color w:val="000000"/>
          <w:sz w:val="28"/>
          <w:szCs w:val="28"/>
        </w:rPr>
        <w:t xml:space="preserve">, а </w:t>
      </w:r>
      <w:proofErr w:type="spellStart"/>
      <w:r>
        <w:rPr>
          <w:color w:val="000000"/>
          <w:sz w:val="28"/>
          <w:szCs w:val="28"/>
        </w:rPr>
        <w:t>зміна</w:t>
      </w:r>
      <w:proofErr w:type="spellEnd"/>
      <w:r>
        <w:rPr>
          <w:color w:val="000000"/>
          <w:sz w:val="28"/>
          <w:szCs w:val="28"/>
        </w:rPr>
        <w:t xml:space="preserve"> </w:t>
      </w:r>
      <w:proofErr w:type="spellStart"/>
      <w:r>
        <w:rPr>
          <w:color w:val="000000"/>
          <w:sz w:val="28"/>
          <w:szCs w:val="28"/>
        </w:rPr>
        <w:t>типу</w:t>
      </w:r>
      <w:proofErr w:type="spellEnd"/>
      <w:r>
        <w:rPr>
          <w:color w:val="000000"/>
          <w:sz w:val="28"/>
          <w:szCs w:val="28"/>
        </w:rPr>
        <w:t xml:space="preserve"> </w:t>
      </w:r>
      <w:proofErr w:type="spellStart"/>
      <w:r>
        <w:rPr>
          <w:color w:val="000000"/>
          <w:sz w:val="28"/>
          <w:szCs w:val="28"/>
        </w:rPr>
        <w:t>реакції</w:t>
      </w:r>
      <w:proofErr w:type="spellEnd"/>
      <w:r>
        <w:rPr>
          <w:color w:val="000000"/>
          <w:sz w:val="28"/>
          <w:szCs w:val="28"/>
        </w:rPr>
        <w:t xml:space="preserve"> </w:t>
      </w:r>
      <w:proofErr w:type="spellStart"/>
      <w:r>
        <w:rPr>
          <w:color w:val="000000"/>
          <w:sz w:val="28"/>
          <w:szCs w:val="28"/>
        </w:rPr>
        <w:t>автоматично</w:t>
      </w:r>
      <w:proofErr w:type="spellEnd"/>
      <w:r>
        <w:rPr>
          <w:color w:val="000000"/>
          <w:sz w:val="28"/>
          <w:szCs w:val="28"/>
        </w:rPr>
        <w:t xml:space="preserve"> </w:t>
      </w:r>
      <w:proofErr w:type="spellStart"/>
      <w:r>
        <w:rPr>
          <w:color w:val="000000"/>
          <w:sz w:val="28"/>
          <w:szCs w:val="28"/>
        </w:rPr>
        <w:t>оновлює</w:t>
      </w:r>
      <w:proofErr w:type="spellEnd"/>
      <w:r>
        <w:rPr>
          <w:color w:val="000000"/>
          <w:sz w:val="28"/>
          <w:szCs w:val="28"/>
        </w:rPr>
        <w:t xml:space="preserve"> </w:t>
      </w:r>
      <w:proofErr w:type="spellStart"/>
      <w:r>
        <w:rPr>
          <w:color w:val="000000"/>
          <w:sz w:val="28"/>
          <w:szCs w:val="28"/>
        </w:rPr>
        <w:t>стан</w:t>
      </w:r>
      <w:proofErr w:type="spellEnd"/>
      <w:r>
        <w:rPr>
          <w:color w:val="000000"/>
          <w:sz w:val="28"/>
          <w:szCs w:val="28"/>
        </w:rPr>
        <w:t xml:space="preserve"> у </w:t>
      </w:r>
      <w:proofErr w:type="spellStart"/>
      <w:r>
        <w:rPr>
          <w:color w:val="000000"/>
          <w:sz w:val="28"/>
          <w:szCs w:val="28"/>
        </w:rPr>
        <w:t>базі</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стимулює</w:t>
      </w:r>
      <w:proofErr w:type="spellEnd"/>
      <w:r>
        <w:rPr>
          <w:color w:val="000000"/>
          <w:sz w:val="28"/>
          <w:szCs w:val="28"/>
        </w:rPr>
        <w:t xml:space="preserve"> </w:t>
      </w:r>
      <w:proofErr w:type="spellStart"/>
      <w:r>
        <w:rPr>
          <w:color w:val="000000"/>
          <w:sz w:val="28"/>
          <w:szCs w:val="28"/>
        </w:rPr>
        <w:t>прозору</w:t>
      </w:r>
      <w:proofErr w:type="spellEnd"/>
      <w:r>
        <w:rPr>
          <w:color w:val="000000"/>
          <w:sz w:val="28"/>
          <w:szCs w:val="28"/>
        </w:rPr>
        <w:t xml:space="preserve"> </w:t>
      </w:r>
      <w:proofErr w:type="spellStart"/>
      <w:r>
        <w:rPr>
          <w:color w:val="000000"/>
          <w:sz w:val="28"/>
          <w:szCs w:val="28"/>
        </w:rPr>
        <w:t>оцінку</w:t>
      </w:r>
      <w:proofErr w:type="spellEnd"/>
      <w:r>
        <w:rPr>
          <w:color w:val="000000"/>
          <w:sz w:val="28"/>
          <w:szCs w:val="28"/>
        </w:rPr>
        <w:t xml:space="preserve"> </w:t>
      </w:r>
      <w:proofErr w:type="spellStart"/>
      <w:r>
        <w:rPr>
          <w:color w:val="000000"/>
          <w:sz w:val="28"/>
          <w:szCs w:val="28"/>
        </w:rPr>
        <w:t>вмісту</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спаму</w:t>
      </w:r>
      <w:proofErr w:type="spellEnd"/>
      <w:r>
        <w:rPr>
          <w:color w:val="000000"/>
          <w:sz w:val="28"/>
          <w:szCs w:val="28"/>
        </w:rPr>
        <w:t>.</w:t>
      </w:r>
    </w:p>
    <w:p w14:paraId="75390CDD" w14:textId="77777777" w:rsidR="00892B5F" w:rsidRDefault="00892B5F" w:rsidP="00892B5F">
      <w:pPr>
        <w:pStyle w:val="af"/>
        <w:spacing w:before="240" w:beforeAutospacing="0" w:after="240" w:afterAutospacing="0"/>
      </w:pPr>
      <w:r>
        <w:rPr>
          <w:color w:val="000000"/>
          <w:sz w:val="28"/>
          <w:szCs w:val="28"/>
        </w:rPr>
        <w:t xml:space="preserve">5. </w:t>
      </w: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w:t>
      </w:r>
      <w:r>
        <w:rPr>
          <w:color w:val="000000"/>
          <w:sz w:val="28"/>
          <w:szCs w:val="28"/>
        </w:rPr>
        <w:b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окремій</w:t>
      </w:r>
      <w:proofErr w:type="spellEnd"/>
      <w:r>
        <w:rPr>
          <w:color w:val="000000"/>
          <w:sz w:val="28"/>
          <w:szCs w:val="28"/>
        </w:rPr>
        <w:t xml:space="preserve"> </w:t>
      </w:r>
      <w:proofErr w:type="spellStart"/>
      <w:r>
        <w:rPr>
          <w:color w:val="000000"/>
          <w:sz w:val="28"/>
          <w:szCs w:val="28"/>
        </w:rPr>
        <w:t>сторінці</w:t>
      </w:r>
      <w:proofErr w:type="spellEnd"/>
      <w:r>
        <w:rPr>
          <w:color w:val="000000"/>
          <w:sz w:val="28"/>
          <w:szCs w:val="28"/>
        </w:rPr>
        <w:t xml:space="preserve"> </w:t>
      </w:r>
      <w:proofErr w:type="spellStart"/>
      <w:r>
        <w:rPr>
          <w:color w:val="000000"/>
          <w:sz w:val="28"/>
          <w:szCs w:val="28"/>
        </w:rPr>
        <w:t>виводиться</w:t>
      </w:r>
      <w:proofErr w:type="spellEnd"/>
      <w:r>
        <w:rPr>
          <w:color w:val="000000"/>
          <w:sz w:val="28"/>
          <w:szCs w:val="28"/>
        </w:rPr>
        <w:t xml:space="preserve"> </w:t>
      </w:r>
      <w:proofErr w:type="spellStart"/>
      <w:r>
        <w:rPr>
          <w:color w:val="000000"/>
          <w:sz w:val="28"/>
          <w:szCs w:val="28"/>
        </w:rPr>
        <w:t>стрічка</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створена</w:t>
      </w:r>
      <w:proofErr w:type="spellEnd"/>
      <w:r>
        <w:rPr>
          <w:color w:val="000000"/>
          <w:sz w:val="28"/>
          <w:szCs w:val="28"/>
        </w:rPr>
        <w:t xml:space="preserve"> </w:t>
      </w:r>
      <w:proofErr w:type="spellStart"/>
      <w:r>
        <w:rPr>
          <w:color w:val="000000"/>
          <w:sz w:val="28"/>
          <w:szCs w:val="28"/>
        </w:rPr>
        <w:t>адміністраторами</w:t>
      </w:r>
      <w:proofErr w:type="spellEnd"/>
      <w:r>
        <w:rPr>
          <w:color w:val="000000"/>
          <w:sz w:val="28"/>
          <w:szCs w:val="28"/>
        </w:rPr>
        <w:t xml:space="preserve">. </w:t>
      </w:r>
      <w:proofErr w:type="spellStart"/>
      <w:r>
        <w:rPr>
          <w:color w:val="000000"/>
          <w:sz w:val="28"/>
          <w:szCs w:val="28"/>
        </w:rPr>
        <w:t>Вона</w:t>
      </w:r>
      <w:proofErr w:type="spellEnd"/>
      <w:r>
        <w:rPr>
          <w:color w:val="000000"/>
          <w:sz w:val="28"/>
          <w:szCs w:val="28"/>
        </w:rPr>
        <w:t xml:space="preserve"> </w:t>
      </w:r>
      <w:proofErr w:type="spellStart"/>
      <w:r>
        <w:rPr>
          <w:color w:val="000000"/>
          <w:sz w:val="28"/>
          <w:szCs w:val="28"/>
        </w:rPr>
        <w:t>включає</w:t>
      </w:r>
      <w:proofErr w:type="spellEnd"/>
      <w:r>
        <w:rPr>
          <w:color w:val="000000"/>
          <w:sz w:val="28"/>
          <w:szCs w:val="28"/>
        </w:rPr>
        <w:t xml:space="preserve"> </w:t>
      </w:r>
      <w:proofErr w:type="spellStart"/>
      <w:r>
        <w:rPr>
          <w:color w:val="000000"/>
          <w:sz w:val="28"/>
          <w:szCs w:val="28"/>
        </w:rPr>
        <w:t>заголовок</w:t>
      </w:r>
      <w:proofErr w:type="spellEnd"/>
      <w:r>
        <w:rPr>
          <w:color w:val="000000"/>
          <w:sz w:val="28"/>
          <w:szCs w:val="28"/>
        </w:rPr>
        <w:t xml:space="preserve">, </w:t>
      </w:r>
      <w:proofErr w:type="spellStart"/>
      <w:r>
        <w:rPr>
          <w:color w:val="000000"/>
          <w:sz w:val="28"/>
          <w:szCs w:val="28"/>
        </w:rPr>
        <w:t>дату</w:t>
      </w:r>
      <w:proofErr w:type="spellEnd"/>
      <w:r>
        <w:rPr>
          <w:color w:val="000000"/>
          <w:sz w:val="28"/>
          <w:szCs w:val="28"/>
        </w:rPr>
        <w:t xml:space="preserve"> </w:t>
      </w:r>
      <w:proofErr w:type="spellStart"/>
      <w:r>
        <w:rPr>
          <w:color w:val="000000"/>
          <w:sz w:val="28"/>
          <w:szCs w:val="28"/>
        </w:rPr>
        <w:t>публікації</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повний</w:t>
      </w:r>
      <w:proofErr w:type="spellEnd"/>
      <w:r>
        <w:rPr>
          <w:color w:val="000000"/>
          <w:sz w:val="28"/>
          <w:szCs w:val="28"/>
        </w:rPr>
        <w:t xml:space="preserve"> </w:t>
      </w:r>
      <w:proofErr w:type="spellStart"/>
      <w:r>
        <w:rPr>
          <w:color w:val="000000"/>
          <w:sz w:val="28"/>
          <w:szCs w:val="28"/>
        </w:rPr>
        <w:t>текст</w:t>
      </w:r>
      <w:proofErr w:type="spellEnd"/>
      <w:r>
        <w:rPr>
          <w:color w:val="000000"/>
          <w:sz w:val="28"/>
          <w:szCs w:val="28"/>
        </w:rPr>
        <w:t xml:space="preserve"> </w:t>
      </w:r>
      <w:proofErr w:type="spellStart"/>
      <w:r>
        <w:rPr>
          <w:color w:val="000000"/>
          <w:sz w:val="28"/>
          <w:szCs w:val="28"/>
        </w:rPr>
        <w:t>кожної</w:t>
      </w:r>
      <w:proofErr w:type="spellEnd"/>
      <w:r>
        <w:rPr>
          <w:color w:val="000000"/>
          <w:sz w:val="28"/>
          <w:szCs w:val="28"/>
        </w:rPr>
        <w:t xml:space="preserve"> </w:t>
      </w:r>
      <w:proofErr w:type="spellStart"/>
      <w:r>
        <w:rPr>
          <w:color w:val="000000"/>
          <w:sz w:val="28"/>
          <w:szCs w:val="28"/>
        </w:rPr>
        <w:t>новини</w:t>
      </w:r>
      <w:proofErr w:type="spellEnd"/>
      <w:r>
        <w:rPr>
          <w:color w:val="000000"/>
          <w:sz w:val="28"/>
          <w:szCs w:val="28"/>
        </w:rPr>
        <w:t xml:space="preserve">. </w:t>
      </w:r>
      <w:proofErr w:type="spellStart"/>
      <w:r>
        <w:rPr>
          <w:color w:val="000000"/>
          <w:sz w:val="28"/>
          <w:szCs w:val="28"/>
        </w:rPr>
        <w:t>Таким</w:t>
      </w:r>
      <w:proofErr w:type="spellEnd"/>
      <w:r>
        <w:rPr>
          <w:color w:val="000000"/>
          <w:sz w:val="28"/>
          <w:szCs w:val="28"/>
        </w:rPr>
        <w:t xml:space="preserve"> </w:t>
      </w:r>
      <w:proofErr w:type="spellStart"/>
      <w:r>
        <w:rPr>
          <w:color w:val="000000"/>
          <w:sz w:val="28"/>
          <w:szCs w:val="28"/>
        </w:rPr>
        <w:t>чином</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поінформовані</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останні</w:t>
      </w:r>
      <w:proofErr w:type="spellEnd"/>
      <w:r>
        <w:rPr>
          <w:color w:val="000000"/>
          <w:sz w:val="28"/>
          <w:szCs w:val="28"/>
        </w:rPr>
        <w:t xml:space="preserve"> </w:t>
      </w:r>
      <w:proofErr w:type="spellStart"/>
      <w:r>
        <w:rPr>
          <w:color w:val="000000"/>
          <w:sz w:val="28"/>
          <w:szCs w:val="28"/>
        </w:rPr>
        <w:t>оновлення</w:t>
      </w:r>
      <w:proofErr w:type="spellEnd"/>
      <w:r>
        <w:rPr>
          <w:color w:val="000000"/>
          <w:sz w:val="28"/>
          <w:szCs w:val="28"/>
        </w:rPr>
        <w:t xml:space="preserve">, </w:t>
      </w:r>
      <w:proofErr w:type="spellStart"/>
      <w:r>
        <w:rPr>
          <w:color w:val="000000"/>
          <w:sz w:val="28"/>
          <w:szCs w:val="28"/>
        </w:rPr>
        <w:t>зміни</w:t>
      </w:r>
      <w:proofErr w:type="spellEnd"/>
      <w:r>
        <w:rPr>
          <w:color w:val="000000"/>
          <w:sz w:val="28"/>
          <w:szCs w:val="28"/>
        </w:rPr>
        <w:t xml:space="preserve"> у </w:t>
      </w:r>
      <w:proofErr w:type="spellStart"/>
      <w:r>
        <w:rPr>
          <w:color w:val="000000"/>
          <w:sz w:val="28"/>
          <w:szCs w:val="28"/>
        </w:rPr>
        <w:t>грі</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майбутні</w:t>
      </w:r>
      <w:proofErr w:type="spellEnd"/>
      <w:r>
        <w:rPr>
          <w:color w:val="000000"/>
          <w:sz w:val="28"/>
          <w:szCs w:val="28"/>
        </w:rPr>
        <w:t xml:space="preserve"> </w:t>
      </w:r>
      <w:proofErr w:type="spellStart"/>
      <w:r>
        <w:rPr>
          <w:color w:val="000000"/>
          <w:sz w:val="28"/>
          <w:szCs w:val="28"/>
        </w:rPr>
        <w:t>події</w:t>
      </w:r>
      <w:proofErr w:type="spellEnd"/>
      <w:r>
        <w:rPr>
          <w:color w:val="000000"/>
          <w:sz w:val="28"/>
          <w:szCs w:val="28"/>
        </w:rPr>
        <w:t>.</w:t>
      </w:r>
    </w:p>
    <w:p w14:paraId="28AF60F0" w14:textId="77777777" w:rsidR="00892B5F" w:rsidRDefault="00892B5F" w:rsidP="00892B5F">
      <w:pPr>
        <w:pStyle w:val="af"/>
        <w:spacing w:before="240" w:beforeAutospacing="0" w:after="240" w:afterAutospacing="0"/>
      </w:pPr>
      <w:r>
        <w:rPr>
          <w:color w:val="000000"/>
          <w:sz w:val="28"/>
          <w:szCs w:val="28"/>
        </w:rPr>
        <w:t xml:space="preserve">6. </w:t>
      </w:r>
      <w:proofErr w:type="spellStart"/>
      <w:r>
        <w:rPr>
          <w:color w:val="000000"/>
          <w:sz w:val="28"/>
          <w:szCs w:val="28"/>
        </w:rPr>
        <w:t>Панель</w:t>
      </w:r>
      <w:proofErr w:type="spellEnd"/>
      <w:r>
        <w:rPr>
          <w:color w:val="000000"/>
          <w:sz w:val="28"/>
          <w:szCs w:val="28"/>
        </w:rPr>
        <w:t xml:space="preserve"> </w:t>
      </w:r>
      <w:proofErr w:type="spellStart"/>
      <w:r>
        <w:rPr>
          <w:color w:val="000000"/>
          <w:sz w:val="28"/>
          <w:szCs w:val="28"/>
        </w:rPr>
        <w:t>адміністратора</w:t>
      </w:r>
      <w:proofErr w:type="spellEnd"/>
      <w:r>
        <w:rPr>
          <w:color w:val="000000"/>
          <w:sz w:val="28"/>
          <w:szCs w:val="28"/>
        </w:rPr>
        <w:t>.</w:t>
      </w:r>
      <w:r>
        <w:rPr>
          <w:color w:val="000000"/>
          <w:sz w:val="28"/>
          <w:szCs w:val="28"/>
        </w:rPr>
        <w:br/>
        <w:t xml:space="preserve"> </w:t>
      </w:r>
      <w:proofErr w:type="spellStart"/>
      <w:r>
        <w:rPr>
          <w:color w:val="000000"/>
          <w:sz w:val="28"/>
          <w:szCs w:val="28"/>
        </w:rPr>
        <w:t>Користувачі</w:t>
      </w:r>
      <w:proofErr w:type="spellEnd"/>
      <w:r>
        <w:rPr>
          <w:color w:val="000000"/>
          <w:sz w:val="28"/>
          <w:szCs w:val="28"/>
        </w:rPr>
        <w:t xml:space="preserve"> з </w:t>
      </w:r>
      <w:proofErr w:type="spellStart"/>
      <w:r>
        <w:rPr>
          <w:color w:val="000000"/>
          <w:sz w:val="28"/>
          <w:szCs w:val="28"/>
        </w:rPr>
        <w:t>роллю</w:t>
      </w:r>
      <w:proofErr w:type="spellEnd"/>
      <w:r>
        <w:rPr>
          <w:color w:val="000000"/>
          <w:sz w:val="28"/>
          <w:szCs w:val="28"/>
        </w:rPr>
        <w:t xml:space="preserve"> «admin»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адміністративної</w:t>
      </w:r>
      <w:proofErr w:type="spellEnd"/>
      <w:r>
        <w:rPr>
          <w:color w:val="000000"/>
          <w:sz w:val="28"/>
          <w:szCs w:val="28"/>
        </w:rPr>
        <w:t xml:space="preserve"> </w:t>
      </w:r>
      <w:proofErr w:type="spellStart"/>
      <w:r>
        <w:rPr>
          <w:color w:val="000000"/>
          <w:sz w:val="28"/>
          <w:szCs w:val="28"/>
        </w:rPr>
        <w:t>панелі</w:t>
      </w:r>
      <w:proofErr w:type="spellEnd"/>
      <w:r>
        <w:rPr>
          <w:color w:val="000000"/>
          <w:sz w:val="28"/>
          <w:szCs w:val="28"/>
        </w:rPr>
        <w:t xml:space="preserve">, </w:t>
      </w:r>
      <w:proofErr w:type="spellStart"/>
      <w:r>
        <w:rPr>
          <w:color w:val="000000"/>
          <w:sz w:val="28"/>
          <w:szCs w:val="28"/>
        </w:rPr>
        <w:t>де</w:t>
      </w:r>
      <w:proofErr w:type="spellEnd"/>
      <w:r>
        <w:rPr>
          <w:color w:val="000000"/>
          <w:sz w:val="28"/>
          <w:szCs w:val="28"/>
        </w:rPr>
        <w:t xml:space="preserve"> </w:t>
      </w:r>
      <w:proofErr w:type="spellStart"/>
      <w:r>
        <w:rPr>
          <w:color w:val="000000"/>
          <w:sz w:val="28"/>
          <w:szCs w:val="28"/>
        </w:rPr>
        <w:t>можуть</w:t>
      </w:r>
      <w:proofErr w:type="spellEnd"/>
      <w:r>
        <w:rPr>
          <w:color w:val="000000"/>
          <w:sz w:val="28"/>
          <w:szCs w:val="28"/>
        </w:rPr>
        <w:t>:</w:t>
      </w:r>
    </w:p>
    <w:p w14:paraId="6B26AB54" w14:textId="77777777" w:rsidR="00892B5F" w:rsidRDefault="00892B5F" w:rsidP="00892B5F">
      <w:pPr>
        <w:pStyle w:val="af"/>
        <w:numPr>
          <w:ilvl w:val="0"/>
          <w:numId w:val="17"/>
        </w:numPr>
        <w:spacing w:before="240" w:beforeAutospacing="0" w:after="0" w:afterAutospacing="0"/>
        <w:textAlignment w:val="baseline"/>
        <w:rPr>
          <w:color w:val="000000"/>
          <w:sz w:val="28"/>
          <w:szCs w:val="28"/>
        </w:rPr>
      </w:pPr>
      <w:proofErr w:type="spellStart"/>
      <w:r>
        <w:rPr>
          <w:color w:val="000000"/>
          <w:sz w:val="28"/>
          <w:szCs w:val="28"/>
        </w:rPr>
        <w:t>переглядати</w:t>
      </w:r>
      <w:proofErr w:type="spellEnd"/>
      <w:r>
        <w:rPr>
          <w:color w:val="000000"/>
          <w:sz w:val="28"/>
          <w:szCs w:val="28"/>
        </w:rPr>
        <w:t xml:space="preserve"> </w:t>
      </w:r>
      <w:proofErr w:type="spellStart"/>
      <w:r>
        <w:rPr>
          <w:color w:val="000000"/>
          <w:sz w:val="28"/>
          <w:szCs w:val="28"/>
        </w:rPr>
        <w:t>всіх</w:t>
      </w:r>
      <w:proofErr w:type="spellEnd"/>
      <w:r>
        <w:rPr>
          <w:color w:val="000000"/>
          <w:sz w:val="28"/>
          <w:szCs w:val="28"/>
        </w:rPr>
        <w:t xml:space="preserve"> </w:t>
      </w:r>
      <w:proofErr w:type="spellStart"/>
      <w:r>
        <w:rPr>
          <w:color w:val="000000"/>
          <w:sz w:val="28"/>
          <w:szCs w:val="28"/>
        </w:rPr>
        <w:t>зареєстрованих</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p>
    <w:p w14:paraId="4587B50B" w14:textId="77777777" w:rsidR="00892B5F" w:rsidRDefault="00892B5F" w:rsidP="00892B5F">
      <w:pPr>
        <w:pStyle w:val="af"/>
        <w:numPr>
          <w:ilvl w:val="0"/>
          <w:numId w:val="17"/>
        </w:numPr>
        <w:spacing w:before="0" w:beforeAutospacing="0" w:after="0" w:afterAutospacing="0"/>
        <w:textAlignment w:val="baseline"/>
        <w:rPr>
          <w:color w:val="000000"/>
          <w:sz w:val="28"/>
          <w:szCs w:val="28"/>
        </w:rPr>
      </w:pPr>
      <w:proofErr w:type="spellStart"/>
      <w:r>
        <w:rPr>
          <w:color w:val="000000"/>
          <w:sz w:val="28"/>
          <w:szCs w:val="28"/>
        </w:rPr>
        <w:t>змінювати</w:t>
      </w:r>
      <w:proofErr w:type="spellEnd"/>
      <w:r>
        <w:rPr>
          <w:color w:val="000000"/>
          <w:sz w:val="28"/>
          <w:szCs w:val="28"/>
        </w:rPr>
        <w:t xml:space="preserve"> </w:t>
      </w:r>
      <w:proofErr w:type="spellStart"/>
      <w:r>
        <w:rPr>
          <w:color w:val="000000"/>
          <w:sz w:val="28"/>
          <w:szCs w:val="28"/>
        </w:rPr>
        <w:t>роль</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видаляти</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p>
    <w:p w14:paraId="023946D5" w14:textId="77777777" w:rsidR="00892B5F" w:rsidRDefault="00892B5F" w:rsidP="00892B5F">
      <w:pPr>
        <w:pStyle w:val="af"/>
        <w:numPr>
          <w:ilvl w:val="0"/>
          <w:numId w:val="17"/>
        </w:numPr>
        <w:spacing w:before="0" w:beforeAutospacing="0" w:after="0" w:afterAutospacing="0"/>
        <w:textAlignment w:val="baseline"/>
        <w:rPr>
          <w:color w:val="000000"/>
          <w:sz w:val="28"/>
          <w:szCs w:val="28"/>
        </w:rPr>
      </w:pPr>
      <w:proofErr w:type="spellStart"/>
      <w:r>
        <w:rPr>
          <w:color w:val="000000"/>
          <w:sz w:val="28"/>
          <w:szCs w:val="28"/>
        </w:rPr>
        <w:t>створювати</w:t>
      </w:r>
      <w:proofErr w:type="spellEnd"/>
      <w:r>
        <w:rPr>
          <w:color w:val="000000"/>
          <w:sz w:val="28"/>
          <w:szCs w:val="28"/>
        </w:rPr>
        <w:t xml:space="preserve">, </w:t>
      </w:r>
      <w:proofErr w:type="spellStart"/>
      <w:r>
        <w:rPr>
          <w:color w:val="000000"/>
          <w:sz w:val="28"/>
          <w:szCs w:val="28"/>
        </w:rPr>
        <w:t>редагувати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видаляти</w:t>
      </w:r>
      <w:proofErr w:type="spellEnd"/>
      <w:r>
        <w:rPr>
          <w:color w:val="000000"/>
          <w:sz w:val="28"/>
          <w:szCs w:val="28"/>
        </w:rPr>
        <w:t xml:space="preserve"> </w:t>
      </w:r>
      <w:proofErr w:type="spellStart"/>
      <w:r>
        <w:rPr>
          <w:color w:val="000000"/>
          <w:sz w:val="28"/>
          <w:szCs w:val="28"/>
        </w:rPr>
        <w:t>новини</w:t>
      </w:r>
      <w:proofErr w:type="spellEnd"/>
      <w:r>
        <w:rPr>
          <w:color w:val="000000"/>
          <w:sz w:val="28"/>
          <w:szCs w:val="28"/>
        </w:rPr>
        <w:t>;</w:t>
      </w:r>
    </w:p>
    <w:p w14:paraId="6A5F1911" w14:textId="77777777" w:rsidR="00892B5F" w:rsidRDefault="00892B5F" w:rsidP="00892B5F">
      <w:pPr>
        <w:pStyle w:val="af"/>
        <w:numPr>
          <w:ilvl w:val="0"/>
          <w:numId w:val="17"/>
        </w:numPr>
        <w:spacing w:before="0" w:beforeAutospacing="0" w:after="240" w:afterAutospacing="0"/>
        <w:textAlignment w:val="baseline"/>
        <w:rPr>
          <w:color w:val="000000"/>
          <w:sz w:val="28"/>
          <w:szCs w:val="28"/>
        </w:rPr>
      </w:pPr>
      <w:proofErr w:type="spellStart"/>
      <w:r>
        <w:rPr>
          <w:color w:val="000000"/>
          <w:sz w:val="28"/>
          <w:szCs w:val="28"/>
        </w:rPr>
        <w:t>переглядати</w:t>
      </w:r>
      <w:proofErr w:type="spellEnd"/>
      <w:r>
        <w:rPr>
          <w:color w:val="000000"/>
          <w:sz w:val="28"/>
          <w:szCs w:val="28"/>
        </w:rPr>
        <w:t xml:space="preserve"> </w:t>
      </w:r>
      <w:proofErr w:type="spellStart"/>
      <w:r>
        <w:rPr>
          <w:color w:val="000000"/>
          <w:sz w:val="28"/>
          <w:szCs w:val="28"/>
        </w:rPr>
        <w:t>список</w:t>
      </w:r>
      <w:proofErr w:type="spellEnd"/>
      <w:r>
        <w:rPr>
          <w:color w:val="000000"/>
          <w:sz w:val="28"/>
          <w:szCs w:val="28"/>
        </w:rPr>
        <w:t xml:space="preserve"> </w:t>
      </w:r>
      <w:proofErr w:type="spellStart"/>
      <w:r>
        <w:rPr>
          <w:color w:val="000000"/>
          <w:sz w:val="28"/>
          <w:szCs w:val="28"/>
        </w:rPr>
        <w:t>усіх</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при</w:t>
      </w:r>
      <w:proofErr w:type="spellEnd"/>
      <w:r>
        <w:rPr>
          <w:color w:val="000000"/>
          <w:sz w:val="28"/>
          <w:szCs w:val="28"/>
        </w:rPr>
        <w:t xml:space="preserve"> </w:t>
      </w:r>
      <w:proofErr w:type="spellStart"/>
      <w:r>
        <w:rPr>
          <w:color w:val="000000"/>
          <w:sz w:val="28"/>
          <w:szCs w:val="28"/>
        </w:rPr>
        <w:t>потребі</w:t>
      </w:r>
      <w:proofErr w:type="spellEnd"/>
      <w:r>
        <w:rPr>
          <w:color w:val="000000"/>
          <w:sz w:val="28"/>
          <w:szCs w:val="28"/>
        </w:rPr>
        <w:t xml:space="preserve"> </w:t>
      </w:r>
      <w:proofErr w:type="spellStart"/>
      <w:r>
        <w:rPr>
          <w:color w:val="000000"/>
          <w:sz w:val="28"/>
          <w:szCs w:val="28"/>
        </w:rPr>
        <w:t>модерувати</w:t>
      </w:r>
      <w:proofErr w:type="spellEnd"/>
      <w:r>
        <w:rPr>
          <w:color w:val="000000"/>
          <w:sz w:val="28"/>
          <w:szCs w:val="28"/>
        </w:rPr>
        <w:t xml:space="preserve"> </w:t>
      </w:r>
      <w:proofErr w:type="spellStart"/>
      <w:r>
        <w:rPr>
          <w:color w:val="000000"/>
          <w:sz w:val="28"/>
          <w:szCs w:val="28"/>
        </w:rPr>
        <w:t>їх</w:t>
      </w:r>
      <w:proofErr w:type="spellEnd"/>
      <w:r>
        <w:rPr>
          <w:color w:val="000000"/>
          <w:sz w:val="28"/>
          <w:szCs w:val="28"/>
        </w:rPr>
        <w:t>.</w:t>
      </w:r>
      <w:r>
        <w:rPr>
          <w:color w:val="000000"/>
          <w:sz w:val="28"/>
          <w:szCs w:val="28"/>
        </w:rPr>
        <w:br/>
      </w:r>
      <w:r>
        <w:rPr>
          <w:color w:val="000000"/>
          <w:sz w:val="28"/>
          <w:szCs w:val="28"/>
        </w:rPr>
        <w:br/>
      </w:r>
    </w:p>
    <w:p w14:paraId="5D518A27" w14:textId="77777777" w:rsidR="00892B5F" w:rsidRDefault="00892B5F" w:rsidP="00892B5F">
      <w:pPr>
        <w:pStyle w:val="af"/>
        <w:spacing w:before="240" w:beforeAutospacing="0" w:after="240" w:afterAutospacing="0"/>
      </w:pPr>
      <w:r>
        <w:rPr>
          <w:color w:val="000000"/>
          <w:sz w:val="28"/>
          <w:szCs w:val="28"/>
        </w:rPr>
        <w:t xml:space="preserve">7. </w:t>
      </w:r>
      <w:proofErr w:type="spellStart"/>
      <w:r>
        <w:rPr>
          <w:color w:val="000000"/>
          <w:sz w:val="28"/>
          <w:szCs w:val="28"/>
        </w:rPr>
        <w:t>Локалізація</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w:t>
      </w:r>
      <w:r>
        <w:rPr>
          <w:color w:val="000000"/>
          <w:sz w:val="28"/>
          <w:szCs w:val="28"/>
        </w:rPr>
        <w:br/>
        <w:t xml:space="preserve"> </w:t>
      </w: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сайту</w:t>
      </w:r>
      <w:proofErr w:type="spellEnd"/>
      <w:r>
        <w:rPr>
          <w:color w:val="000000"/>
          <w:sz w:val="28"/>
          <w:szCs w:val="28"/>
        </w:rPr>
        <w:t xml:space="preserve"> </w:t>
      </w:r>
      <w:proofErr w:type="spellStart"/>
      <w:r>
        <w:rPr>
          <w:color w:val="000000"/>
          <w:sz w:val="28"/>
          <w:szCs w:val="28"/>
        </w:rPr>
        <w:t>підтримує</w:t>
      </w:r>
      <w:proofErr w:type="spellEnd"/>
      <w:r>
        <w:rPr>
          <w:color w:val="000000"/>
          <w:sz w:val="28"/>
          <w:szCs w:val="28"/>
        </w:rPr>
        <w:t xml:space="preserve"> </w:t>
      </w:r>
      <w:proofErr w:type="spellStart"/>
      <w:r>
        <w:rPr>
          <w:color w:val="000000"/>
          <w:sz w:val="28"/>
          <w:szCs w:val="28"/>
        </w:rPr>
        <w:t>перемикання</w:t>
      </w:r>
      <w:proofErr w:type="spellEnd"/>
      <w:r>
        <w:rPr>
          <w:color w:val="000000"/>
          <w:sz w:val="28"/>
          <w:szCs w:val="28"/>
        </w:rPr>
        <w:t xml:space="preserve"> </w:t>
      </w:r>
      <w:proofErr w:type="spellStart"/>
      <w:r>
        <w:rPr>
          <w:color w:val="000000"/>
          <w:sz w:val="28"/>
          <w:szCs w:val="28"/>
        </w:rPr>
        <w:t>між</w:t>
      </w:r>
      <w:proofErr w:type="spellEnd"/>
      <w:r>
        <w:rPr>
          <w:color w:val="000000"/>
          <w:sz w:val="28"/>
          <w:szCs w:val="28"/>
        </w:rPr>
        <w:t xml:space="preserve"> </w:t>
      </w:r>
      <w:proofErr w:type="spellStart"/>
      <w:r>
        <w:rPr>
          <w:color w:val="000000"/>
          <w:sz w:val="28"/>
          <w:szCs w:val="28"/>
        </w:rPr>
        <w:t>українською</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англійською</w:t>
      </w:r>
      <w:proofErr w:type="spellEnd"/>
      <w:r>
        <w:rPr>
          <w:color w:val="000000"/>
          <w:sz w:val="28"/>
          <w:szCs w:val="28"/>
        </w:rPr>
        <w:t xml:space="preserve"> </w:t>
      </w:r>
      <w:proofErr w:type="spellStart"/>
      <w:r>
        <w:rPr>
          <w:color w:val="000000"/>
          <w:sz w:val="28"/>
          <w:szCs w:val="28"/>
        </w:rPr>
        <w:t>мовами</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забезпечує</w:t>
      </w:r>
      <w:proofErr w:type="spellEnd"/>
      <w:r>
        <w:rPr>
          <w:color w:val="000000"/>
          <w:sz w:val="28"/>
          <w:szCs w:val="28"/>
        </w:rPr>
        <w:t xml:space="preserve"> </w:t>
      </w:r>
      <w:proofErr w:type="spellStart"/>
      <w:r>
        <w:rPr>
          <w:color w:val="000000"/>
          <w:sz w:val="28"/>
          <w:szCs w:val="28"/>
        </w:rPr>
        <w:t>зручність</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ширшої</w:t>
      </w:r>
      <w:proofErr w:type="spellEnd"/>
      <w:r>
        <w:rPr>
          <w:color w:val="000000"/>
          <w:sz w:val="28"/>
          <w:szCs w:val="28"/>
        </w:rPr>
        <w:t xml:space="preserve"> </w:t>
      </w:r>
      <w:proofErr w:type="spellStart"/>
      <w:r>
        <w:rPr>
          <w:color w:val="000000"/>
          <w:sz w:val="28"/>
          <w:szCs w:val="28"/>
        </w:rPr>
        <w:t>аудиторії</w:t>
      </w:r>
      <w:proofErr w:type="spellEnd"/>
      <w:r>
        <w:rPr>
          <w:color w:val="000000"/>
          <w:sz w:val="28"/>
          <w:szCs w:val="28"/>
        </w:rPr>
        <w:t xml:space="preserve">. </w:t>
      </w:r>
      <w:proofErr w:type="spellStart"/>
      <w:r>
        <w:rPr>
          <w:color w:val="000000"/>
          <w:sz w:val="28"/>
          <w:szCs w:val="28"/>
        </w:rPr>
        <w:t>Мовне</w:t>
      </w:r>
      <w:proofErr w:type="spellEnd"/>
      <w:r>
        <w:rPr>
          <w:color w:val="000000"/>
          <w:sz w:val="28"/>
          <w:szCs w:val="28"/>
        </w:rPr>
        <w:t xml:space="preserve"> </w:t>
      </w:r>
      <w:proofErr w:type="spellStart"/>
      <w:r>
        <w:rPr>
          <w:color w:val="000000"/>
          <w:sz w:val="28"/>
          <w:szCs w:val="28"/>
        </w:rPr>
        <w:t>перемикання</w:t>
      </w:r>
      <w:proofErr w:type="spellEnd"/>
      <w:r>
        <w:rPr>
          <w:color w:val="000000"/>
          <w:sz w:val="28"/>
          <w:szCs w:val="28"/>
        </w:rPr>
        <w:t xml:space="preserve"> </w:t>
      </w:r>
      <w:proofErr w:type="spellStart"/>
      <w:r>
        <w:rPr>
          <w:color w:val="000000"/>
          <w:sz w:val="28"/>
          <w:szCs w:val="28"/>
        </w:rPr>
        <w:t>зберігається</w:t>
      </w:r>
      <w:proofErr w:type="spellEnd"/>
      <w:r>
        <w:rPr>
          <w:color w:val="000000"/>
          <w:sz w:val="28"/>
          <w:szCs w:val="28"/>
        </w:rPr>
        <w:t xml:space="preserve"> </w:t>
      </w:r>
      <w:proofErr w:type="spellStart"/>
      <w:r>
        <w:rPr>
          <w:color w:val="000000"/>
          <w:sz w:val="28"/>
          <w:szCs w:val="28"/>
        </w:rPr>
        <w:t>під</w:t>
      </w:r>
      <w:proofErr w:type="spellEnd"/>
      <w:r>
        <w:rPr>
          <w:color w:val="000000"/>
          <w:sz w:val="28"/>
          <w:szCs w:val="28"/>
        </w:rPr>
        <w:t xml:space="preserve"> </w:t>
      </w:r>
      <w:proofErr w:type="spellStart"/>
      <w:r>
        <w:rPr>
          <w:color w:val="000000"/>
          <w:sz w:val="28"/>
          <w:szCs w:val="28"/>
        </w:rPr>
        <w:t>час</w:t>
      </w:r>
      <w:proofErr w:type="spellEnd"/>
      <w:r>
        <w:rPr>
          <w:color w:val="000000"/>
          <w:sz w:val="28"/>
          <w:szCs w:val="28"/>
        </w:rPr>
        <w:t xml:space="preserve"> </w:t>
      </w:r>
      <w:proofErr w:type="spellStart"/>
      <w:r>
        <w:rPr>
          <w:color w:val="000000"/>
          <w:sz w:val="28"/>
          <w:szCs w:val="28"/>
        </w:rPr>
        <w:t>навігації</w:t>
      </w:r>
      <w:proofErr w:type="spellEnd"/>
      <w:r>
        <w:rPr>
          <w:color w:val="000000"/>
          <w:sz w:val="28"/>
          <w:szCs w:val="28"/>
        </w:rPr>
        <w:t xml:space="preserve"> </w:t>
      </w:r>
      <w:proofErr w:type="spellStart"/>
      <w:r>
        <w:rPr>
          <w:color w:val="000000"/>
          <w:sz w:val="28"/>
          <w:szCs w:val="28"/>
        </w:rPr>
        <w:t>між</w:t>
      </w:r>
      <w:proofErr w:type="spellEnd"/>
      <w:r>
        <w:rPr>
          <w:color w:val="000000"/>
          <w:sz w:val="28"/>
          <w:szCs w:val="28"/>
        </w:rPr>
        <w:t xml:space="preserve"> </w:t>
      </w:r>
      <w:proofErr w:type="spellStart"/>
      <w:r>
        <w:rPr>
          <w:color w:val="000000"/>
          <w:sz w:val="28"/>
          <w:szCs w:val="28"/>
        </w:rPr>
        <w:t>сторінками</w:t>
      </w:r>
      <w:proofErr w:type="spellEnd"/>
      <w:r>
        <w:rPr>
          <w:color w:val="000000"/>
          <w:sz w:val="28"/>
          <w:szCs w:val="28"/>
        </w:rPr>
        <w:t>.</w:t>
      </w:r>
    </w:p>
    <w:p w14:paraId="1C2DD702" w14:textId="77777777" w:rsidR="00892B5F" w:rsidRDefault="00892B5F" w:rsidP="00892B5F">
      <w:pPr>
        <w:pStyle w:val="af"/>
        <w:spacing w:before="240" w:beforeAutospacing="0" w:after="240" w:afterAutospacing="0"/>
      </w:pPr>
      <w:r>
        <w:rPr>
          <w:color w:val="000000"/>
          <w:sz w:val="28"/>
          <w:szCs w:val="28"/>
        </w:rPr>
        <w:t xml:space="preserve">8. </w:t>
      </w:r>
      <w:proofErr w:type="spellStart"/>
      <w:r>
        <w:rPr>
          <w:color w:val="000000"/>
          <w:sz w:val="28"/>
          <w:szCs w:val="28"/>
        </w:rPr>
        <w:t>Адаптивний</w:t>
      </w:r>
      <w:proofErr w:type="spellEnd"/>
      <w:r>
        <w:rPr>
          <w:color w:val="000000"/>
          <w:sz w:val="28"/>
          <w:szCs w:val="28"/>
        </w:rPr>
        <w:t xml:space="preserve"> </w:t>
      </w:r>
      <w:proofErr w:type="spellStart"/>
      <w:r>
        <w:rPr>
          <w:color w:val="000000"/>
          <w:sz w:val="28"/>
          <w:szCs w:val="28"/>
        </w:rPr>
        <w:t>дизайн</w:t>
      </w:r>
      <w:proofErr w:type="spellEnd"/>
      <w:r>
        <w:rPr>
          <w:color w:val="000000"/>
          <w:sz w:val="28"/>
          <w:szCs w:val="28"/>
        </w:rPr>
        <w:t>.</w:t>
      </w:r>
      <w:r>
        <w:rPr>
          <w:color w:val="000000"/>
          <w:sz w:val="28"/>
          <w:szCs w:val="28"/>
        </w:rPr>
        <w:br/>
        <w:t xml:space="preserve"> </w:t>
      </w:r>
      <w:proofErr w:type="spellStart"/>
      <w:r>
        <w:rPr>
          <w:color w:val="000000"/>
          <w:sz w:val="28"/>
          <w:szCs w:val="28"/>
        </w:rPr>
        <w:t>Сайт</w:t>
      </w:r>
      <w:proofErr w:type="spellEnd"/>
      <w:r>
        <w:rPr>
          <w:color w:val="000000"/>
          <w:sz w:val="28"/>
          <w:szCs w:val="28"/>
        </w:rPr>
        <w:t xml:space="preserve"> </w:t>
      </w:r>
      <w:proofErr w:type="spellStart"/>
      <w:r>
        <w:rPr>
          <w:color w:val="000000"/>
          <w:sz w:val="28"/>
          <w:szCs w:val="28"/>
        </w:rPr>
        <w:t>оптимізовано</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перегляду</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різних</w:t>
      </w:r>
      <w:proofErr w:type="spellEnd"/>
      <w:r>
        <w:rPr>
          <w:color w:val="000000"/>
          <w:sz w:val="28"/>
          <w:szCs w:val="28"/>
        </w:rPr>
        <w:t xml:space="preserve"> </w:t>
      </w:r>
      <w:proofErr w:type="spellStart"/>
      <w:r>
        <w:rPr>
          <w:color w:val="000000"/>
          <w:sz w:val="28"/>
          <w:szCs w:val="28"/>
        </w:rPr>
        <w:t>пристроях</w:t>
      </w:r>
      <w:proofErr w:type="spellEnd"/>
      <w:r>
        <w:rPr>
          <w:color w:val="000000"/>
          <w:sz w:val="28"/>
          <w:szCs w:val="28"/>
        </w:rPr>
        <w:t xml:space="preserve">, </w:t>
      </w:r>
      <w:proofErr w:type="spellStart"/>
      <w:r>
        <w:rPr>
          <w:color w:val="000000"/>
          <w:sz w:val="28"/>
          <w:szCs w:val="28"/>
        </w:rPr>
        <w:t>включно</w:t>
      </w:r>
      <w:proofErr w:type="spellEnd"/>
      <w:r>
        <w:rPr>
          <w:color w:val="000000"/>
          <w:sz w:val="28"/>
          <w:szCs w:val="28"/>
        </w:rPr>
        <w:t xml:space="preserve"> з </w:t>
      </w:r>
      <w:proofErr w:type="spellStart"/>
      <w:r>
        <w:rPr>
          <w:color w:val="000000"/>
          <w:sz w:val="28"/>
          <w:szCs w:val="28"/>
        </w:rPr>
        <w:t>мобільними</w:t>
      </w:r>
      <w:proofErr w:type="spellEnd"/>
      <w:r>
        <w:rPr>
          <w:color w:val="000000"/>
          <w:sz w:val="28"/>
          <w:szCs w:val="28"/>
        </w:rPr>
        <w:t xml:space="preserve">. </w:t>
      </w:r>
      <w:proofErr w:type="spellStart"/>
      <w:r>
        <w:rPr>
          <w:color w:val="000000"/>
          <w:sz w:val="28"/>
          <w:szCs w:val="28"/>
        </w:rPr>
        <w:t>Навігація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відображення</w:t>
      </w:r>
      <w:proofErr w:type="spellEnd"/>
      <w:r>
        <w:rPr>
          <w:color w:val="000000"/>
          <w:sz w:val="28"/>
          <w:szCs w:val="28"/>
        </w:rPr>
        <w:t xml:space="preserve"> </w:t>
      </w:r>
      <w:proofErr w:type="spellStart"/>
      <w:r>
        <w:rPr>
          <w:color w:val="000000"/>
          <w:sz w:val="28"/>
          <w:szCs w:val="28"/>
        </w:rPr>
        <w:t>вмісту</w:t>
      </w:r>
      <w:proofErr w:type="spellEnd"/>
      <w:r>
        <w:rPr>
          <w:color w:val="000000"/>
          <w:sz w:val="28"/>
          <w:szCs w:val="28"/>
        </w:rPr>
        <w:t xml:space="preserve"> </w:t>
      </w:r>
      <w:proofErr w:type="spellStart"/>
      <w:r>
        <w:rPr>
          <w:color w:val="000000"/>
          <w:sz w:val="28"/>
          <w:szCs w:val="28"/>
        </w:rPr>
        <w:t>адаптуються</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розміру</w:t>
      </w:r>
      <w:proofErr w:type="spellEnd"/>
      <w:r>
        <w:rPr>
          <w:color w:val="000000"/>
          <w:sz w:val="28"/>
          <w:szCs w:val="28"/>
        </w:rPr>
        <w:t xml:space="preserve"> </w:t>
      </w:r>
      <w:proofErr w:type="spellStart"/>
      <w:r>
        <w:rPr>
          <w:color w:val="000000"/>
          <w:sz w:val="28"/>
          <w:szCs w:val="28"/>
        </w:rPr>
        <w:t>екрану</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забезпечує</w:t>
      </w:r>
      <w:proofErr w:type="spellEnd"/>
      <w:r>
        <w:rPr>
          <w:color w:val="000000"/>
          <w:sz w:val="28"/>
          <w:szCs w:val="28"/>
        </w:rPr>
        <w:t xml:space="preserve"> </w:t>
      </w:r>
      <w:proofErr w:type="spellStart"/>
      <w:r>
        <w:rPr>
          <w:color w:val="000000"/>
          <w:sz w:val="28"/>
          <w:szCs w:val="28"/>
        </w:rPr>
        <w:t>зручний</w:t>
      </w:r>
      <w:proofErr w:type="spellEnd"/>
      <w:r>
        <w:rPr>
          <w:color w:val="000000"/>
          <w:sz w:val="28"/>
          <w:szCs w:val="28"/>
        </w:rPr>
        <w:t xml:space="preserve"> </w:t>
      </w: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всіх</w:t>
      </w:r>
      <w:proofErr w:type="spellEnd"/>
      <w:r>
        <w:rPr>
          <w:color w:val="000000"/>
          <w:sz w:val="28"/>
          <w:szCs w:val="28"/>
        </w:rPr>
        <w:t xml:space="preserve"> </w:t>
      </w:r>
      <w:proofErr w:type="spellStart"/>
      <w:r>
        <w:rPr>
          <w:color w:val="000000"/>
          <w:sz w:val="28"/>
          <w:szCs w:val="28"/>
        </w:rPr>
        <w:t>функцій</w:t>
      </w:r>
      <w:proofErr w:type="spellEnd"/>
      <w:r>
        <w:rPr>
          <w:color w:val="000000"/>
          <w:sz w:val="28"/>
          <w:szCs w:val="28"/>
        </w:rPr>
        <w:t xml:space="preserve"> </w:t>
      </w:r>
      <w:proofErr w:type="spellStart"/>
      <w:r>
        <w:rPr>
          <w:color w:val="000000"/>
          <w:sz w:val="28"/>
          <w:szCs w:val="28"/>
        </w:rPr>
        <w:t>незалежно</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w:t>
      </w:r>
      <w:proofErr w:type="spellStart"/>
      <w:r>
        <w:rPr>
          <w:color w:val="000000"/>
          <w:sz w:val="28"/>
          <w:szCs w:val="28"/>
        </w:rPr>
        <w:t>типу</w:t>
      </w:r>
      <w:proofErr w:type="spellEnd"/>
      <w:r>
        <w:rPr>
          <w:color w:val="000000"/>
          <w:sz w:val="28"/>
          <w:szCs w:val="28"/>
        </w:rPr>
        <w:t xml:space="preserve"> </w:t>
      </w:r>
      <w:proofErr w:type="spellStart"/>
      <w:r>
        <w:rPr>
          <w:color w:val="000000"/>
          <w:sz w:val="28"/>
          <w:szCs w:val="28"/>
        </w:rPr>
        <w:t>пристрою</w:t>
      </w:r>
      <w:proofErr w:type="spellEnd"/>
      <w:r>
        <w:rPr>
          <w:color w:val="000000"/>
          <w:sz w:val="28"/>
          <w:szCs w:val="28"/>
        </w:rPr>
        <w:t>.</w:t>
      </w:r>
    </w:p>
    <w:p w14:paraId="259E1D3A" w14:textId="77777777" w:rsidR="00892B5F" w:rsidRDefault="00892B5F" w:rsidP="00892B5F">
      <w:pPr>
        <w:pStyle w:val="af"/>
        <w:spacing w:before="280" w:beforeAutospacing="0" w:after="0" w:afterAutospacing="0"/>
      </w:pPr>
      <w:r>
        <w:rPr>
          <w:color w:val="000000"/>
          <w:sz w:val="28"/>
          <w:szCs w:val="28"/>
        </w:rPr>
        <w:t xml:space="preserve">2.3 </w:t>
      </w:r>
      <w:proofErr w:type="spellStart"/>
      <w:r>
        <w:rPr>
          <w:color w:val="000000"/>
          <w:sz w:val="28"/>
          <w:szCs w:val="28"/>
        </w:rPr>
        <w:t>Характеристики</w:t>
      </w:r>
      <w:proofErr w:type="spellEnd"/>
      <w:r>
        <w:rPr>
          <w:color w:val="000000"/>
          <w:sz w:val="28"/>
          <w:szCs w:val="28"/>
        </w:rPr>
        <w:t xml:space="preserve"> </w:t>
      </w:r>
      <w:proofErr w:type="spellStart"/>
      <w:r>
        <w:rPr>
          <w:color w:val="000000"/>
          <w:sz w:val="28"/>
          <w:szCs w:val="28"/>
        </w:rPr>
        <w:t>користувачів</w:t>
      </w:r>
      <w:proofErr w:type="spellEnd"/>
    </w:p>
    <w:p w14:paraId="3DD40812" w14:textId="77777777" w:rsidR="00892B5F" w:rsidRDefault="00892B5F" w:rsidP="00892B5F">
      <w:pPr>
        <w:pStyle w:val="af"/>
        <w:spacing w:before="240" w:beforeAutospacing="0" w:after="240" w:afterAutospacing="0"/>
      </w:pPr>
      <w:proofErr w:type="spellStart"/>
      <w:r>
        <w:rPr>
          <w:color w:val="000000"/>
          <w:sz w:val="28"/>
          <w:szCs w:val="28"/>
        </w:rPr>
        <w:t>Цільова</w:t>
      </w:r>
      <w:proofErr w:type="spellEnd"/>
      <w:r>
        <w:rPr>
          <w:color w:val="000000"/>
          <w:sz w:val="28"/>
          <w:szCs w:val="28"/>
        </w:rPr>
        <w:t xml:space="preserve"> </w:t>
      </w:r>
      <w:proofErr w:type="spellStart"/>
      <w:r>
        <w:rPr>
          <w:color w:val="000000"/>
          <w:sz w:val="28"/>
          <w:szCs w:val="28"/>
        </w:rPr>
        <w:t>аудиторія</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WebApp </w:t>
      </w:r>
      <w:proofErr w:type="spellStart"/>
      <w:r>
        <w:rPr>
          <w:color w:val="000000"/>
          <w:sz w:val="28"/>
          <w:szCs w:val="28"/>
        </w:rPr>
        <w:t>охоплює</w:t>
      </w:r>
      <w:proofErr w:type="spellEnd"/>
      <w:r>
        <w:rPr>
          <w:color w:val="000000"/>
          <w:sz w:val="28"/>
          <w:szCs w:val="28"/>
        </w:rPr>
        <w:t xml:space="preserve"> </w:t>
      </w:r>
      <w:proofErr w:type="spellStart"/>
      <w:r>
        <w:rPr>
          <w:color w:val="000000"/>
          <w:sz w:val="28"/>
          <w:szCs w:val="28"/>
        </w:rPr>
        <w:t>широкий</w:t>
      </w:r>
      <w:proofErr w:type="spellEnd"/>
      <w:r>
        <w:rPr>
          <w:color w:val="000000"/>
          <w:sz w:val="28"/>
          <w:szCs w:val="28"/>
        </w:rPr>
        <w:t xml:space="preserve"> </w:t>
      </w:r>
      <w:proofErr w:type="spellStart"/>
      <w:r>
        <w:rPr>
          <w:color w:val="000000"/>
          <w:sz w:val="28"/>
          <w:szCs w:val="28"/>
        </w:rPr>
        <w:t>спектр</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w:t>
      </w:r>
      <w:proofErr w:type="spellStart"/>
      <w:r>
        <w:rPr>
          <w:color w:val="000000"/>
          <w:sz w:val="28"/>
          <w:szCs w:val="28"/>
        </w:rPr>
        <w:t>звичайних</w:t>
      </w:r>
      <w:proofErr w:type="spellEnd"/>
      <w:r>
        <w:rPr>
          <w:color w:val="000000"/>
          <w:sz w:val="28"/>
          <w:szCs w:val="28"/>
        </w:rPr>
        <w:t xml:space="preserve"> </w:t>
      </w:r>
      <w:proofErr w:type="spellStart"/>
      <w:r>
        <w:rPr>
          <w:color w:val="000000"/>
          <w:sz w:val="28"/>
          <w:szCs w:val="28"/>
        </w:rPr>
        <w:t>гравців</w:t>
      </w:r>
      <w:proofErr w:type="spellEnd"/>
      <w:r>
        <w:rPr>
          <w:color w:val="000000"/>
          <w:sz w:val="28"/>
          <w:szCs w:val="28"/>
        </w:rPr>
        <w:t xml:space="preserve"> </w:t>
      </w:r>
      <w:proofErr w:type="spellStart"/>
      <w:r>
        <w:rPr>
          <w:color w:val="000000"/>
          <w:sz w:val="28"/>
          <w:szCs w:val="28"/>
        </w:rPr>
        <w:t>мобільної</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адміністраторів</w:t>
      </w:r>
      <w:proofErr w:type="spellEnd"/>
      <w:r>
        <w:rPr>
          <w:color w:val="000000"/>
          <w:sz w:val="28"/>
          <w:szCs w:val="28"/>
        </w:rPr>
        <w:t xml:space="preserve">, </w:t>
      </w:r>
      <w:proofErr w:type="spellStart"/>
      <w:r>
        <w:rPr>
          <w:color w:val="000000"/>
          <w:sz w:val="28"/>
          <w:szCs w:val="28"/>
        </w:rPr>
        <w:t>відповідальних</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підтримку</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розвиток</w:t>
      </w:r>
      <w:proofErr w:type="spellEnd"/>
      <w:r>
        <w:rPr>
          <w:color w:val="000000"/>
          <w:sz w:val="28"/>
          <w:szCs w:val="28"/>
        </w:rPr>
        <w:t xml:space="preserve">. </w:t>
      </w:r>
      <w:proofErr w:type="spellStart"/>
      <w:r>
        <w:rPr>
          <w:color w:val="000000"/>
          <w:sz w:val="28"/>
          <w:szCs w:val="28"/>
        </w:rPr>
        <w:t>Загальні</w:t>
      </w:r>
      <w:proofErr w:type="spellEnd"/>
      <w:r>
        <w:rPr>
          <w:color w:val="000000"/>
          <w:sz w:val="28"/>
          <w:szCs w:val="28"/>
        </w:rPr>
        <w:t xml:space="preserve"> </w:t>
      </w:r>
      <w:proofErr w:type="spellStart"/>
      <w:r>
        <w:rPr>
          <w:color w:val="000000"/>
          <w:sz w:val="28"/>
          <w:szCs w:val="28"/>
        </w:rPr>
        <w:t>характеристики</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прямий</w:t>
      </w:r>
      <w:proofErr w:type="spellEnd"/>
      <w:r>
        <w:rPr>
          <w:color w:val="000000"/>
          <w:sz w:val="28"/>
          <w:szCs w:val="28"/>
        </w:rPr>
        <w:t xml:space="preserve"> </w:t>
      </w:r>
      <w:proofErr w:type="spellStart"/>
      <w:r>
        <w:rPr>
          <w:color w:val="000000"/>
          <w:sz w:val="28"/>
          <w:szCs w:val="28"/>
        </w:rPr>
        <w:t>вплив</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побудову</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 xml:space="preserve">, </w:t>
      </w:r>
      <w:proofErr w:type="spellStart"/>
      <w:r>
        <w:rPr>
          <w:color w:val="000000"/>
          <w:sz w:val="28"/>
          <w:szCs w:val="28"/>
        </w:rPr>
        <w:t>логіку</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рівень</w:t>
      </w:r>
      <w:proofErr w:type="spellEnd"/>
      <w:r>
        <w:rPr>
          <w:color w:val="000000"/>
          <w:sz w:val="28"/>
          <w:szCs w:val="28"/>
        </w:rPr>
        <w:t xml:space="preserve"> </w:t>
      </w:r>
      <w:proofErr w:type="spellStart"/>
      <w:r>
        <w:rPr>
          <w:color w:val="000000"/>
          <w:sz w:val="28"/>
          <w:szCs w:val="28"/>
        </w:rPr>
        <w:t>доступних</w:t>
      </w:r>
      <w:proofErr w:type="spellEnd"/>
      <w:r>
        <w:rPr>
          <w:color w:val="000000"/>
          <w:sz w:val="28"/>
          <w:szCs w:val="28"/>
        </w:rPr>
        <w:t xml:space="preserve"> </w:t>
      </w:r>
      <w:proofErr w:type="spellStart"/>
      <w:r>
        <w:rPr>
          <w:color w:val="000000"/>
          <w:sz w:val="28"/>
          <w:szCs w:val="28"/>
        </w:rPr>
        <w:t>функцій</w:t>
      </w:r>
      <w:proofErr w:type="spellEnd"/>
      <w:r>
        <w:rPr>
          <w:color w:val="000000"/>
          <w:sz w:val="28"/>
          <w:szCs w:val="28"/>
        </w:rPr>
        <w:t>.</w:t>
      </w:r>
    </w:p>
    <w:p w14:paraId="0A4677C1" w14:textId="77777777" w:rsidR="00892B5F" w:rsidRDefault="00892B5F" w:rsidP="00892B5F">
      <w:pPr>
        <w:pStyle w:val="af"/>
        <w:spacing w:before="240" w:beforeAutospacing="0" w:after="240" w:afterAutospacing="0"/>
      </w:pPr>
      <w:proofErr w:type="spellStart"/>
      <w:r>
        <w:rPr>
          <w:color w:val="000000"/>
          <w:sz w:val="28"/>
          <w:szCs w:val="28"/>
        </w:rPr>
        <w:t>Кінцеві</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гравці</w:t>
      </w:r>
      <w:proofErr w:type="spellEnd"/>
      <w:r>
        <w:rPr>
          <w:color w:val="000000"/>
          <w:sz w:val="28"/>
          <w:szCs w:val="28"/>
        </w:rPr>
        <w:t>):</w:t>
      </w:r>
      <w:r>
        <w:rPr>
          <w:color w:val="000000"/>
          <w:sz w:val="28"/>
          <w:szCs w:val="28"/>
        </w:rPr>
        <w:br/>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переважно</w:t>
      </w:r>
      <w:proofErr w:type="spellEnd"/>
      <w:r>
        <w:rPr>
          <w:color w:val="000000"/>
          <w:sz w:val="28"/>
          <w:szCs w:val="28"/>
        </w:rPr>
        <w:t xml:space="preserve"> </w:t>
      </w:r>
      <w:proofErr w:type="spellStart"/>
      <w:r>
        <w:rPr>
          <w:color w:val="000000"/>
          <w:sz w:val="28"/>
          <w:szCs w:val="28"/>
        </w:rPr>
        <w:t>молоді</w:t>
      </w:r>
      <w:proofErr w:type="spellEnd"/>
      <w:r>
        <w:rPr>
          <w:color w:val="000000"/>
          <w:sz w:val="28"/>
          <w:szCs w:val="28"/>
        </w:rPr>
        <w:t xml:space="preserve"> </w:t>
      </w:r>
      <w:proofErr w:type="spellStart"/>
      <w:r>
        <w:rPr>
          <w:color w:val="000000"/>
          <w:sz w:val="28"/>
          <w:szCs w:val="28"/>
        </w:rPr>
        <w:t>люди</w:t>
      </w:r>
      <w:proofErr w:type="spellEnd"/>
      <w:r>
        <w:rPr>
          <w:color w:val="000000"/>
          <w:sz w:val="28"/>
          <w:szCs w:val="28"/>
        </w:rPr>
        <w:t xml:space="preserve"> </w:t>
      </w:r>
      <w:proofErr w:type="spellStart"/>
      <w:r>
        <w:rPr>
          <w:color w:val="000000"/>
          <w:sz w:val="28"/>
          <w:szCs w:val="28"/>
        </w:rPr>
        <w:t>віком</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13 </w:t>
      </w:r>
      <w:proofErr w:type="spellStart"/>
      <w:r>
        <w:rPr>
          <w:color w:val="000000"/>
          <w:sz w:val="28"/>
          <w:szCs w:val="28"/>
        </w:rPr>
        <w:t>до</w:t>
      </w:r>
      <w:proofErr w:type="spellEnd"/>
      <w:r>
        <w:rPr>
          <w:color w:val="000000"/>
          <w:sz w:val="28"/>
          <w:szCs w:val="28"/>
        </w:rPr>
        <w:t xml:space="preserve"> 35 </w:t>
      </w:r>
      <w:proofErr w:type="spellStart"/>
      <w:r>
        <w:rPr>
          <w:color w:val="000000"/>
          <w:sz w:val="28"/>
          <w:szCs w:val="28"/>
        </w:rPr>
        <w:t>років</w:t>
      </w:r>
      <w:proofErr w:type="spellEnd"/>
      <w:r>
        <w:rPr>
          <w:color w:val="000000"/>
          <w:sz w:val="28"/>
          <w:szCs w:val="28"/>
        </w:rPr>
        <w:t xml:space="preserve">, з </w:t>
      </w:r>
      <w:proofErr w:type="spellStart"/>
      <w:r>
        <w:rPr>
          <w:color w:val="000000"/>
          <w:sz w:val="28"/>
          <w:szCs w:val="28"/>
        </w:rPr>
        <w:t>базовим</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середнім</w:t>
      </w:r>
      <w:proofErr w:type="spellEnd"/>
      <w:r>
        <w:rPr>
          <w:color w:val="000000"/>
          <w:sz w:val="28"/>
          <w:szCs w:val="28"/>
        </w:rPr>
        <w:t xml:space="preserve"> </w:t>
      </w:r>
      <w:proofErr w:type="spellStart"/>
      <w:r>
        <w:rPr>
          <w:color w:val="000000"/>
          <w:sz w:val="28"/>
          <w:szCs w:val="28"/>
        </w:rPr>
        <w:t>рівнем</w:t>
      </w:r>
      <w:proofErr w:type="spellEnd"/>
      <w:r>
        <w:rPr>
          <w:color w:val="000000"/>
          <w:sz w:val="28"/>
          <w:szCs w:val="28"/>
        </w:rPr>
        <w:t xml:space="preserve"> </w:t>
      </w:r>
      <w:proofErr w:type="spellStart"/>
      <w:r>
        <w:rPr>
          <w:color w:val="000000"/>
          <w:sz w:val="28"/>
          <w:szCs w:val="28"/>
        </w:rPr>
        <w:t>цифрової</w:t>
      </w:r>
      <w:proofErr w:type="spellEnd"/>
      <w:r>
        <w:rPr>
          <w:color w:val="000000"/>
          <w:sz w:val="28"/>
          <w:szCs w:val="28"/>
        </w:rPr>
        <w:t xml:space="preserve"> </w:t>
      </w:r>
      <w:proofErr w:type="spellStart"/>
      <w:r>
        <w:rPr>
          <w:color w:val="000000"/>
          <w:sz w:val="28"/>
          <w:szCs w:val="28"/>
        </w:rPr>
        <w:t>грамотності</w:t>
      </w:r>
      <w:proofErr w:type="spellEnd"/>
      <w:r>
        <w:rPr>
          <w:color w:val="000000"/>
          <w:sz w:val="28"/>
          <w:szCs w:val="28"/>
        </w:rPr>
        <w:t xml:space="preserve">. </w:t>
      </w:r>
      <w:proofErr w:type="spellStart"/>
      <w:r>
        <w:rPr>
          <w:color w:val="000000"/>
          <w:sz w:val="28"/>
          <w:szCs w:val="28"/>
        </w:rPr>
        <w:t>Вони</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досвід</w:t>
      </w:r>
      <w:proofErr w:type="spellEnd"/>
      <w:r>
        <w:rPr>
          <w:color w:val="000000"/>
          <w:sz w:val="28"/>
          <w:szCs w:val="28"/>
        </w:rPr>
        <w:t xml:space="preserve"> </w:t>
      </w:r>
      <w:proofErr w:type="spellStart"/>
      <w:r>
        <w:rPr>
          <w:color w:val="000000"/>
          <w:sz w:val="28"/>
          <w:szCs w:val="28"/>
        </w:rPr>
        <w:t>користування</w:t>
      </w:r>
      <w:proofErr w:type="spellEnd"/>
      <w:r>
        <w:rPr>
          <w:color w:val="000000"/>
          <w:sz w:val="28"/>
          <w:szCs w:val="28"/>
        </w:rPr>
        <w:t xml:space="preserve"> </w:t>
      </w:r>
      <w:proofErr w:type="spellStart"/>
      <w:r>
        <w:rPr>
          <w:color w:val="000000"/>
          <w:sz w:val="28"/>
          <w:szCs w:val="28"/>
        </w:rPr>
        <w:t>мобільними</w:t>
      </w:r>
      <w:proofErr w:type="spellEnd"/>
      <w:r>
        <w:rPr>
          <w:color w:val="000000"/>
          <w:sz w:val="28"/>
          <w:szCs w:val="28"/>
        </w:rPr>
        <w:t xml:space="preserve"> </w:t>
      </w:r>
      <w:proofErr w:type="spellStart"/>
      <w:r>
        <w:rPr>
          <w:color w:val="000000"/>
          <w:sz w:val="28"/>
          <w:szCs w:val="28"/>
        </w:rPr>
        <w:lastRenderedPageBreak/>
        <w:t>додатками</w:t>
      </w:r>
      <w:proofErr w:type="spellEnd"/>
      <w:r>
        <w:rPr>
          <w:color w:val="000000"/>
          <w:sz w:val="28"/>
          <w:szCs w:val="28"/>
        </w:rPr>
        <w:t xml:space="preserve">, </w:t>
      </w:r>
      <w:proofErr w:type="spellStart"/>
      <w:r>
        <w:rPr>
          <w:color w:val="000000"/>
          <w:sz w:val="28"/>
          <w:szCs w:val="28"/>
        </w:rPr>
        <w:t>знайомі</w:t>
      </w:r>
      <w:proofErr w:type="spellEnd"/>
      <w:r>
        <w:rPr>
          <w:color w:val="000000"/>
          <w:sz w:val="28"/>
          <w:szCs w:val="28"/>
        </w:rPr>
        <w:t xml:space="preserve"> з </w:t>
      </w:r>
      <w:proofErr w:type="spellStart"/>
      <w:r>
        <w:rPr>
          <w:color w:val="000000"/>
          <w:sz w:val="28"/>
          <w:szCs w:val="28"/>
        </w:rPr>
        <w:t>базовими</w:t>
      </w:r>
      <w:proofErr w:type="spellEnd"/>
      <w:r>
        <w:rPr>
          <w:color w:val="000000"/>
          <w:sz w:val="28"/>
          <w:szCs w:val="28"/>
        </w:rPr>
        <w:t xml:space="preserve"> </w:t>
      </w:r>
      <w:proofErr w:type="spellStart"/>
      <w:r>
        <w:rPr>
          <w:color w:val="000000"/>
          <w:sz w:val="28"/>
          <w:szCs w:val="28"/>
        </w:rPr>
        <w:t>вебінтерфейсами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очікують</w:t>
      </w:r>
      <w:proofErr w:type="spellEnd"/>
      <w:r>
        <w:rPr>
          <w:color w:val="000000"/>
          <w:sz w:val="28"/>
          <w:szCs w:val="28"/>
        </w:rPr>
        <w:t xml:space="preserve"> </w:t>
      </w:r>
      <w:proofErr w:type="spellStart"/>
      <w:r>
        <w:rPr>
          <w:color w:val="000000"/>
          <w:sz w:val="28"/>
          <w:szCs w:val="28"/>
        </w:rPr>
        <w:t>просту</w:t>
      </w:r>
      <w:proofErr w:type="spellEnd"/>
      <w:r>
        <w:rPr>
          <w:color w:val="000000"/>
          <w:sz w:val="28"/>
          <w:szCs w:val="28"/>
        </w:rPr>
        <w:t xml:space="preserve"> й </w:t>
      </w:r>
      <w:proofErr w:type="spellStart"/>
      <w:r>
        <w:rPr>
          <w:color w:val="000000"/>
          <w:sz w:val="28"/>
          <w:szCs w:val="28"/>
        </w:rPr>
        <w:t>інтуїтивну</w:t>
      </w:r>
      <w:proofErr w:type="spellEnd"/>
      <w:r>
        <w:rPr>
          <w:color w:val="000000"/>
          <w:sz w:val="28"/>
          <w:szCs w:val="28"/>
        </w:rPr>
        <w:t xml:space="preserve"> </w:t>
      </w:r>
      <w:proofErr w:type="spellStart"/>
      <w:r>
        <w:rPr>
          <w:color w:val="000000"/>
          <w:sz w:val="28"/>
          <w:szCs w:val="28"/>
        </w:rPr>
        <w:t>взаємодію</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у </w:t>
      </w:r>
      <w:proofErr w:type="spellStart"/>
      <w:r>
        <w:rPr>
          <w:color w:val="000000"/>
          <w:sz w:val="28"/>
          <w:szCs w:val="28"/>
        </w:rPr>
        <w:t>зрозумілій</w:t>
      </w:r>
      <w:proofErr w:type="spellEnd"/>
      <w:r>
        <w:rPr>
          <w:color w:val="000000"/>
          <w:sz w:val="28"/>
          <w:szCs w:val="28"/>
        </w:rPr>
        <w:t xml:space="preserve"> </w:t>
      </w:r>
      <w:proofErr w:type="spellStart"/>
      <w:r>
        <w:rPr>
          <w:color w:val="000000"/>
          <w:sz w:val="28"/>
          <w:szCs w:val="28"/>
        </w:rPr>
        <w:t>формі</w:t>
      </w:r>
      <w:proofErr w:type="spellEnd"/>
      <w:r>
        <w:rPr>
          <w:color w:val="000000"/>
          <w:sz w:val="28"/>
          <w:szCs w:val="28"/>
        </w:rPr>
        <w:t xml:space="preserve"> з </w:t>
      </w:r>
      <w:proofErr w:type="spellStart"/>
      <w:r>
        <w:rPr>
          <w:color w:val="000000"/>
          <w:sz w:val="28"/>
          <w:szCs w:val="28"/>
        </w:rPr>
        <w:t>адаптивним</w:t>
      </w:r>
      <w:proofErr w:type="spellEnd"/>
      <w:r>
        <w:rPr>
          <w:color w:val="000000"/>
          <w:sz w:val="28"/>
          <w:szCs w:val="28"/>
        </w:rPr>
        <w:t xml:space="preserve"> </w:t>
      </w:r>
      <w:proofErr w:type="spellStart"/>
      <w:r>
        <w:rPr>
          <w:color w:val="000000"/>
          <w:sz w:val="28"/>
          <w:szCs w:val="28"/>
        </w:rPr>
        <w:t>дизайном</w:t>
      </w:r>
      <w:proofErr w:type="spellEnd"/>
      <w:r>
        <w:rPr>
          <w:color w:val="000000"/>
          <w:sz w:val="28"/>
          <w:szCs w:val="28"/>
        </w:rPr>
        <w:t xml:space="preserve"> і </w:t>
      </w:r>
      <w:proofErr w:type="spellStart"/>
      <w:r>
        <w:rPr>
          <w:color w:val="000000"/>
          <w:sz w:val="28"/>
          <w:szCs w:val="28"/>
        </w:rPr>
        <w:t>логічною</w:t>
      </w:r>
      <w:proofErr w:type="spellEnd"/>
      <w:r>
        <w:rPr>
          <w:color w:val="000000"/>
          <w:sz w:val="28"/>
          <w:szCs w:val="28"/>
        </w:rPr>
        <w:t xml:space="preserve"> </w:t>
      </w:r>
      <w:proofErr w:type="spellStart"/>
      <w:r>
        <w:rPr>
          <w:color w:val="000000"/>
          <w:sz w:val="28"/>
          <w:szCs w:val="28"/>
        </w:rPr>
        <w:t>структурою</w:t>
      </w:r>
      <w:proofErr w:type="spellEnd"/>
      <w:r>
        <w:rPr>
          <w:color w:val="000000"/>
          <w:sz w:val="28"/>
          <w:szCs w:val="28"/>
        </w:rPr>
        <w:t xml:space="preserve"> </w:t>
      </w:r>
      <w:proofErr w:type="spellStart"/>
      <w:r>
        <w:rPr>
          <w:color w:val="000000"/>
          <w:sz w:val="28"/>
          <w:szCs w:val="28"/>
        </w:rPr>
        <w:t>навігації</w:t>
      </w:r>
      <w:proofErr w:type="spellEnd"/>
      <w:r>
        <w:rPr>
          <w:color w:val="000000"/>
          <w:sz w:val="28"/>
          <w:szCs w:val="28"/>
        </w:rPr>
        <w:t xml:space="preserve">, а </w:t>
      </w:r>
      <w:proofErr w:type="spellStart"/>
      <w:r>
        <w:rPr>
          <w:color w:val="000000"/>
          <w:sz w:val="28"/>
          <w:szCs w:val="28"/>
        </w:rPr>
        <w:t>вся</w:t>
      </w:r>
      <w:proofErr w:type="spellEnd"/>
      <w:r>
        <w:rPr>
          <w:color w:val="000000"/>
          <w:sz w:val="28"/>
          <w:szCs w:val="28"/>
        </w:rPr>
        <w:t xml:space="preserve"> </w:t>
      </w:r>
      <w:proofErr w:type="spellStart"/>
      <w:r>
        <w:rPr>
          <w:color w:val="000000"/>
          <w:sz w:val="28"/>
          <w:szCs w:val="28"/>
        </w:rPr>
        <w:t>взаємодія</w:t>
      </w:r>
      <w:proofErr w:type="spellEnd"/>
      <w:r>
        <w:rPr>
          <w:color w:val="000000"/>
          <w:sz w:val="28"/>
          <w:szCs w:val="28"/>
        </w:rPr>
        <w:t xml:space="preserve"> з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відбувається</w:t>
      </w:r>
      <w:proofErr w:type="spellEnd"/>
      <w:r>
        <w:rPr>
          <w:color w:val="000000"/>
          <w:sz w:val="28"/>
          <w:szCs w:val="28"/>
        </w:rPr>
        <w:t xml:space="preserve"> в </w:t>
      </w:r>
      <w:proofErr w:type="spellStart"/>
      <w:r>
        <w:rPr>
          <w:color w:val="000000"/>
          <w:sz w:val="28"/>
          <w:szCs w:val="28"/>
        </w:rPr>
        <w:t>кілька</w:t>
      </w:r>
      <w:proofErr w:type="spellEnd"/>
      <w:r>
        <w:rPr>
          <w:color w:val="000000"/>
          <w:sz w:val="28"/>
          <w:szCs w:val="28"/>
        </w:rPr>
        <w:t xml:space="preserve"> </w:t>
      </w:r>
      <w:proofErr w:type="spellStart"/>
      <w:r>
        <w:rPr>
          <w:color w:val="000000"/>
          <w:sz w:val="28"/>
          <w:szCs w:val="28"/>
        </w:rPr>
        <w:t>кроків</w:t>
      </w:r>
      <w:proofErr w:type="spellEnd"/>
      <w:r>
        <w:rPr>
          <w:color w:val="000000"/>
          <w:sz w:val="28"/>
          <w:szCs w:val="28"/>
        </w:rPr>
        <w:t xml:space="preserve"> — </w:t>
      </w:r>
      <w:proofErr w:type="spellStart"/>
      <w:r>
        <w:rPr>
          <w:color w:val="000000"/>
          <w:sz w:val="28"/>
          <w:szCs w:val="28"/>
        </w:rPr>
        <w:t>наприклад</w:t>
      </w:r>
      <w:proofErr w:type="spellEnd"/>
      <w:r>
        <w:rPr>
          <w:color w:val="000000"/>
          <w:sz w:val="28"/>
          <w:szCs w:val="28"/>
        </w:rPr>
        <w:t xml:space="preserve">,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пошту</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залишення</w:t>
      </w:r>
      <w:proofErr w:type="spellEnd"/>
      <w:r>
        <w:rPr>
          <w:color w:val="000000"/>
          <w:sz w:val="28"/>
          <w:szCs w:val="28"/>
        </w:rPr>
        <w:t xml:space="preserve"> </w:t>
      </w:r>
      <w:proofErr w:type="spellStart"/>
      <w:r>
        <w:rPr>
          <w:color w:val="000000"/>
          <w:sz w:val="28"/>
          <w:szCs w:val="28"/>
        </w:rPr>
        <w:t>відгуку</w:t>
      </w:r>
      <w:proofErr w:type="spellEnd"/>
      <w:r>
        <w:rPr>
          <w:color w:val="000000"/>
          <w:sz w:val="28"/>
          <w:szCs w:val="28"/>
        </w:rPr>
        <w:t>.</w:t>
      </w:r>
    </w:p>
    <w:p w14:paraId="4C6CD917" w14:textId="77777777" w:rsidR="00892B5F" w:rsidRDefault="00892B5F" w:rsidP="00892B5F">
      <w:pPr>
        <w:pStyle w:val="af"/>
        <w:spacing w:before="240" w:beforeAutospacing="0" w:after="240" w:afterAutospacing="0"/>
      </w:pPr>
      <w:proofErr w:type="spellStart"/>
      <w:r>
        <w:rPr>
          <w:color w:val="000000"/>
          <w:sz w:val="28"/>
          <w:szCs w:val="28"/>
        </w:rPr>
        <w:t>Зареєстровані</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w:t>
      </w:r>
      <w:r>
        <w:rPr>
          <w:color w:val="000000"/>
          <w:sz w:val="28"/>
          <w:szCs w:val="28"/>
        </w:rPr>
        <w:br/>
      </w:r>
      <w:proofErr w:type="spellStart"/>
      <w:r>
        <w:rPr>
          <w:color w:val="000000"/>
          <w:sz w:val="28"/>
          <w:szCs w:val="28"/>
        </w:rPr>
        <w:t>Ці</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окрім</w:t>
      </w:r>
      <w:proofErr w:type="spellEnd"/>
      <w:r>
        <w:rPr>
          <w:color w:val="000000"/>
          <w:sz w:val="28"/>
          <w:szCs w:val="28"/>
        </w:rPr>
        <w:t xml:space="preserve"> </w:t>
      </w:r>
      <w:proofErr w:type="spellStart"/>
      <w:r>
        <w:rPr>
          <w:color w:val="000000"/>
          <w:sz w:val="28"/>
          <w:szCs w:val="28"/>
        </w:rPr>
        <w:t>доступу</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публічного</w:t>
      </w:r>
      <w:proofErr w:type="spellEnd"/>
      <w:r>
        <w:rPr>
          <w:color w:val="000000"/>
          <w:sz w:val="28"/>
          <w:szCs w:val="28"/>
        </w:rPr>
        <w:t xml:space="preserve"> </w:t>
      </w:r>
      <w:proofErr w:type="spellStart"/>
      <w:r>
        <w:rPr>
          <w:color w:val="000000"/>
          <w:sz w:val="28"/>
          <w:szCs w:val="28"/>
        </w:rPr>
        <w:t>вмісту</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змогу</w:t>
      </w:r>
      <w:proofErr w:type="spellEnd"/>
      <w:r>
        <w:rPr>
          <w:color w:val="000000"/>
          <w:sz w:val="28"/>
          <w:szCs w:val="28"/>
        </w:rPr>
        <w:t xml:space="preserve"> </w:t>
      </w:r>
      <w:proofErr w:type="spellStart"/>
      <w:r>
        <w:rPr>
          <w:color w:val="000000"/>
          <w:sz w:val="28"/>
          <w:szCs w:val="28"/>
        </w:rPr>
        <w:t>створювати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редагувати</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них</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особистий</w:t>
      </w:r>
      <w:proofErr w:type="spellEnd"/>
      <w:r>
        <w:rPr>
          <w:color w:val="000000"/>
          <w:sz w:val="28"/>
          <w:szCs w:val="28"/>
        </w:rPr>
        <w:t xml:space="preserve"> </w:t>
      </w:r>
      <w:proofErr w:type="spellStart"/>
      <w:r>
        <w:rPr>
          <w:color w:val="000000"/>
          <w:sz w:val="28"/>
          <w:szCs w:val="28"/>
        </w:rPr>
        <w:t>кабінет</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базові</w:t>
      </w:r>
      <w:proofErr w:type="spellEnd"/>
      <w:r>
        <w:rPr>
          <w:color w:val="000000"/>
          <w:sz w:val="28"/>
          <w:szCs w:val="28"/>
        </w:rPr>
        <w:t xml:space="preserve"> </w:t>
      </w:r>
      <w:proofErr w:type="spellStart"/>
      <w:r>
        <w:rPr>
          <w:color w:val="000000"/>
          <w:sz w:val="28"/>
          <w:szCs w:val="28"/>
        </w:rPr>
        <w:t>можливості</w:t>
      </w:r>
      <w:proofErr w:type="spellEnd"/>
      <w:r>
        <w:rPr>
          <w:color w:val="000000"/>
          <w:sz w:val="28"/>
          <w:szCs w:val="28"/>
        </w:rPr>
        <w:t xml:space="preserve"> </w:t>
      </w:r>
      <w:proofErr w:type="spellStart"/>
      <w:r>
        <w:rPr>
          <w:color w:val="000000"/>
          <w:sz w:val="28"/>
          <w:szCs w:val="28"/>
        </w:rPr>
        <w:t>керування</w:t>
      </w:r>
      <w:proofErr w:type="spellEnd"/>
      <w:r>
        <w:rPr>
          <w:color w:val="000000"/>
          <w:sz w:val="28"/>
          <w:szCs w:val="28"/>
        </w:rPr>
        <w:t xml:space="preserve"> </w:t>
      </w:r>
      <w:proofErr w:type="spellStart"/>
      <w:r>
        <w:rPr>
          <w:color w:val="000000"/>
          <w:sz w:val="28"/>
          <w:szCs w:val="28"/>
        </w:rPr>
        <w:t>профілем</w:t>
      </w:r>
      <w:proofErr w:type="spellEnd"/>
      <w:r>
        <w:rPr>
          <w:color w:val="000000"/>
          <w:sz w:val="28"/>
          <w:szCs w:val="28"/>
        </w:rPr>
        <w:t xml:space="preserve">. </w:t>
      </w:r>
      <w:proofErr w:type="spellStart"/>
      <w:r>
        <w:rPr>
          <w:color w:val="000000"/>
          <w:sz w:val="28"/>
          <w:szCs w:val="28"/>
        </w:rPr>
        <w:t>Ця</w:t>
      </w:r>
      <w:proofErr w:type="spellEnd"/>
      <w:r>
        <w:rPr>
          <w:color w:val="000000"/>
          <w:sz w:val="28"/>
          <w:szCs w:val="28"/>
        </w:rPr>
        <w:t xml:space="preserve"> </w:t>
      </w:r>
      <w:proofErr w:type="spellStart"/>
      <w:r>
        <w:rPr>
          <w:color w:val="000000"/>
          <w:sz w:val="28"/>
          <w:szCs w:val="28"/>
        </w:rPr>
        <w:t>категорія</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потребує</w:t>
      </w:r>
      <w:proofErr w:type="spellEnd"/>
      <w:r>
        <w:rPr>
          <w:color w:val="000000"/>
          <w:sz w:val="28"/>
          <w:szCs w:val="28"/>
        </w:rPr>
        <w:t xml:space="preserve"> </w:t>
      </w:r>
      <w:proofErr w:type="spellStart"/>
      <w:r>
        <w:rPr>
          <w:color w:val="000000"/>
          <w:sz w:val="28"/>
          <w:szCs w:val="28"/>
        </w:rPr>
        <w:t>спеціальної</w:t>
      </w:r>
      <w:proofErr w:type="spellEnd"/>
      <w:r>
        <w:rPr>
          <w:color w:val="000000"/>
          <w:sz w:val="28"/>
          <w:szCs w:val="28"/>
        </w:rPr>
        <w:t xml:space="preserve"> </w:t>
      </w:r>
      <w:proofErr w:type="spellStart"/>
      <w:r>
        <w:rPr>
          <w:color w:val="000000"/>
          <w:sz w:val="28"/>
          <w:szCs w:val="28"/>
        </w:rPr>
        <w:t>підготовки</w:t>
      </w:r>
      <w:proofErr w:type="spellEnd"/>
      <w:r>
        <w:rPr>
          <w:color w:val="000000"/>
          <w:sz w:val="28"/>
          <w:szCs w:val="28"/>
        </w:rPr>
        <w:t xml:space="preserve">, </w:t>
      </w:r>
      <w:proofErr w:type="spellStart"/>
      <w:r>
        <w:rPr>
          <w:color w:val="000000"/>
          <w:sz w:val="28"/>
          <w:szCs w:val="28"/>
        </w:rPr>
        <w:t>тому</w:t>
      </w:r>
      <w:proofErr w:type="spellEnd"/>
      <w:r>
        <w:rPr>
          <w:color w:val="000000"/>
          <w:sz w:val="28"/>
          <w:szCs w:val="28"/>
        </w:rPr>
        <w:t xml:space="preserve"> </w:t>
      </w:r>
      <w:proofErr w:type="spellStart"/>
      <w:r>
        <w:rPr>
          <w:color w:val="000000"/>
          <w:sz w:val="28"/>
          <w:szCs w:val="28"/>
        </w:rPr>
        <w:t>функціонал</w:t>
      </w:r>
      <w:proofErr w:type="spellEnd"/>
      <w:r>
        <w:rPr>
          <w:color w:val="000000"/>
          <w:sz w:val="28"/>
          <w:szCs w:val="28"/>
        </w:rPr>
        <w:t xml:space="preserve"> </w:t>
      </w:r>
      <w:proofErr w:type="spellStart"/>
      <w:r>
        <w:rPr>
          <w:color w:val="000000"/>
          <w:sz w:val="28"/>
          <w:szCs w:val="28"/>
        </w:rPr>
        <w:t>побудовано</w:t>
      </w:r>
      <w:proofErr w:type="spellEnd"/>
      <w:r>
        <w:rPr>
          <w:color w:val="000000"/>
          <w:sz w:val="28"/>
          <w:szCs w:val="28"/>
        </w:rPr>
        <w:t xml:space="preserve"> </w:t>
      </w:r>
      <w:proofErr w:type="spellStart"/>
      <w:r>
        <w:rPr>
          <w:color w:val="000000"/>
          <w:sz w:val="28"/>
          <w:szCs w:val="28"/>
        </w:rPr>
        <w:t>максимально</w:t>
      </w:r>
      <w:proofErr w:type="spellEnd"/>
      <w:r>
        <w:rPr>
          <w:color w:val="000000"/>
          <w:sz w:val="28"/>
          <w:szCs w:val="28"/>
        </w:rPr>
        <w:t xml:space="preserve"> </w:t>
      </w:r>
      <w:proofErr w:type="spellStart"/>
      <w:r>
        <w:rPr>
          <w:color w:val="000000"/>
          <w:sz w:val="28"/>
          <w:szCs w:val="28"/>
        </w:rPr>
        <w:t>прозоро</w:t>
      </w:r>
      <w:proofErr w:type="spellEnd"/>
      <w:r>
        <w:rPr>
          <w:color w:val="000000"/>
          <w:sz w:val="28"/>
          <w:szCs w:val="28"/>
        </w:rPr>
        <w:t xml:space="preserve">, з </w:t>
      </w:r>
      <w:proofErr w:type="spellStart"/>
      <w:r>
        <w:rPr>
          <w:color w:val="000000"/>
          <w:sz w:val="28"/>
          <w:szCs w:val="28"/>
        </w:rPr>
        <w:t>використанням</w:t>
      </w:r>
      <w:proofErr w:type="spellEnd"/>
      <w:r>
        <w:rPr>
          <w:color w:val="000000"/>
          <w:sz w:val="28"/>
          <w:szCs w:val="28"/>
        </w:rPr>
        <w:t xml:space="preserve"> </w:t>
      </w:r>
      <w:proofErr w:type="spellStart"/>
      <w:r>
        <w:rPr>
          <w:color w:val="000000"/>
          <w:sz w:val="28"/>
          <w:szCs w:val="28"/>
        </w:rPr>
        <w:t>знайомих</w:t>
      </w:r>
      <w:proofErr w:type="spellEnd"/>
      <w:r>
        <w:rPr>
          <w:color w:val="000000"/>
          <w:sz w:val="28"/>
          <w:szCs w:val="28"/>
        </w:rPr>
        <w:t xml:space="preserve"> </w:t>
      </w:r>
      <w:proofErr w:type="spellStart"/>
      <w:r>
        <w:rPr>
          <w:color w:val="000000"/>
          <w:sz w:val="28"/>
          <w:szCs w:val="28"/>
        </w:rPr>
        <w:t>елементів</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 xml:space="preserve"> (</w:t>
      </w:r>
      <w:proofErr w:type="spellStart"/>
      <w:r>
        <w:rPr>
          <w:color w:val="000000"/>
          <w:sz w:val="28"/>
          <w:szCs w:val="28"/>
        </w:rPr>
        <w:t>кнопки</w:t>
      </w:r>
      <w:proofErr w:type="spellEnd"/>
      <w:r>
        <w:rPr>
          <w:color w:val="000000"/>
          <w:sz w:val="28"/>
          <w:szCs w:val="28"/>
        </w:rPr>
        <w:t xml:space="preserve">, </w:t>
      </w:r>
      <w:proofErr w:type="spellStart"/>
      <w:r>
        <w:rPr>
          <w:color w:val="000000"/>
          <w:sz w:val="28"/>
          <w:szCs w:val="28"/>
        </w:rPr>
        <w:t>форми</w:t>
      </w:r>
      <w:proofErr w:type="spellEnd"/>
      <w:r>
        <w:rPr>
          <w:color w:val="000000"/>
          <w:sz w:val="28"/>
          <w:szCs w:val="28"/>
        </w:rPr>
        <w:t xml:space="preserve">, </w:t>
      </w:r>
      <w:proofErr w:type="spellStart"/>
      <w:r>
        <w:rPr>
          <w:color w:val="000000"/>
          <w:sz w:val="28"/>
          <w:szCs w:val="28"/>
        </w:rPr>
        <w:t>підтвердження</w:t>
      </w:r>
      <w:proofErr w:type="spellEnd"/>
      <w:r>
        <w:rPr>
          <w:color w:val="000000"/>
          <w:sz w:val="28"/>
          <w:szCs w:val="28"/>
        </w:rPr>
        <w:t xml:space="preserve"> </w:t>
      </w:r>
      <w:proofErr w:type="spellStart"/>
      <w:r>
        <w:rPr>
          <w:color w:val="000000"/>
          <w:sz w:val="28"/>
          <w:szCs w:val="28"/>
        </w:rPr>
        <w:t>дій</w:t>
      </w:r>
      <w:proofErr w:type="spellEnd"/>
      <w:r>
        <w:rPr>
          <w:color w:val="000000"/>
          <w:sz w:val="28"/>
          <w:szCs w:val="28"/>
        </w:rPr>
        <w:t>).</w:t>
      </w:r>
    </w:p>
    <w:p w14:paraId="06D1271E" w14:textId="77777777" w:rsidR="00892B5F" w:rsidRDefault="00892B5F" w:rsidP="00892B5F">
      <w:pPr>
        <w:pStyle w:val="af"/>
        <w:spacing w:before="240" w:beforeAutospacing="0" w:after="240" w:afterAutospacing="0"/>
      </w:pPr>
      <w:proofErr w:type="spellStart"/>
      <w:r>
        <w:rPr>
          <w:color w:val="000000"/>
          <w:sz w:val="28"/>
          <w:szCs w:val="28"/>
        </w:rPr>
        <w:t>Адміністратори</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w:t>
      </w:r>
      <w:r>
        <w:rPr>
          <w:color w:val="000000"/>
          <w:sz w:val="28"/>
          <w:szCs w:val="28"/>
        </w:rPr>
        <w:br/>
      </w:r>
      <w:proofErr w:type="spellStart"/>
      <w:r>
        <w:rPr>
          <w:color w:val="000000"/>
          <w:sz w:val="28"/>
          <w:szCs w:val="28"/>
        </w:rPr>
        <w:t>Це</w:t>
      </w:r>
      <w:proofErr w:type="spellEnd"/>
      <w:r>
        <w:rPr>
          <w:color w:val="000000"/>
          <w:sz w:val="28"/>
          <w:szCs w:val="28"/>
        </w:rPr>
        <w:t xml:space="preserve"> </w:t>
      </w:r>
      <w:proofErr w:type="spellStart"/>
      <w:r>
        <w:rPr>
          <w:color w:val="000000"/>
          <w:sz w:val="28"/>
          <w:szCs w:val="28"/>
        </w:rPr>
        <w:t>обмежене</w:t>
      </w:r>
      <w:proofErr w:type="spellEnd"/>
      <w:r>
        <w:rPr>
          <w:color w:val="000000"/>
          <w:sz w:val="28"/>
          <w:szCs w:val="28"/>
        </w:rPr>
        <w:t xml:space="preserve"> </w:t>
      </w:r>
      <w:proofErr w:type="spellStart"/>
      <w:r>
        <w:rPr>
          <w:color w:val="000000"/>
          <w:sz w:val="28"/>
          <w:szCs w:val="28"/>
        </w:rPr>
        <w:t>коло</w:t>
      </w:r>
      <w:proofErr w:type="spellEnd"/>
      <w:r>
        <w:rPr>
          <w:color w:val="000000"/>
          <w:sz w:val="28"/>
          <w:szCs w:val="28"/>
        </w:rPr>
        <w:t xml:space="preserve"> </w:t>
      </w:r>
      <w:proofErr w:type="spellStart"/>
      <w:r>
        <w:rPr>
          <w:color w:val="000000"/>
          <w:sz w:val="28"/>
          <w:szCs w:val="28"/>
        </w:rPr>
        <w:t>осіб</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розширені</w:t>
      </w:r>
      <w:proofErr w:type="spellEnd"/>
      <w:r>
        <w:rPr>
          <w:color w:val="000000"/>
          <w:sz w:val="28"/>
          <w:szCs w:val="28"/>
        </w:rPr>
        <w:t xml:space="preserve"> </w:t>
      </w:r>
      <w:proofErr w:type="spellStart"/>
      <w:r>
        <w:rPr>
          <w:color w:val="000000"/>
          <w:sz w:val="28"/>
          <w:szCs w:val="28"/>
        </w:rPr>
        <w:t>повноваження</w:t>
      </w:r>
      <w:proofErr w:type="spellEnd"/>
      <w:r>
        <w:rPr>
          <w:color w:val="000000"/>
          <w:sz w:val="28"/>
          <w:szCs w:val="28"/>
        </w:rPr>
        <w:t xml:space="preserve"> у </w:t>
      </w:r>
      <w:proofErr w:type="spellStart"/>
      <w:r>
        <w:rPr>
          <w:color w:val="000000"/>
          <w:sz w:val="28"/>
          <w:szCs w:val="28"/>
        </w:rPr>
        <w:t>вебзастосунку</w:t>
      </w:r>
      <w:proofErr w:type="spellEnd"/>
      <w:r>
        <w:rPr>
          <w:color w:val="000000"/>
          <w:sz w:val="28"/>
          <w:szCs w:val="28"/>
        </w:rPr>
        <w:t xml:space="preserve">. </w:t>
      </w:r>
      <w:proofErr w:type="spellStart"/>
      <w:r>
        <w:rPr>
          <w:color w:val="000000"/>
          <w:sz w:val="28"/>
          <w:szCs w:val="28"/>
        </w:rPr>
        <w:t>Вони</w:t>
      </w:r>
      <w:proofErr w:type="spellEnd"/>
      <w:r>
        <w:rPr>
          <w:color w:val="000000"/>
          <w:sz w:val="28"/>
          <w:szCs w:val="28"/>
        </w:rPr>
        <w:t xml:space="preserve"> </w:t>
      </w:r>
      <w:proofErr w:type="spellStart"/>
      <w:r>
        <w:rPr>
          <w:color w:val="000000"/>
          <w:sz w:val="28"/>
          <w:szCs w:val="28"/>
        </w:rPr>
        <w:t>відповідають</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управління</w:t>
      </w:r>
      <w:proofErr w:type="spellEnd"/>
      <w:r>
        <w:rPr>
          <w:color w:val="000000"/>
          <w:sz w:val="28"/>
          <w:szCs w:val="28"/>
        </w:rPr>
        <w:t xml:space="preserve"> </w:t>
      </w:r>
      <w:proofErr w:type="spellStart"/>
      <w:r>
        <w:rPr>
          <w:color w:val="000000"/>
          <w:sz w:val="28"/>
          <w:szCs w:val="28"/>
        </w:rPr>
        <w:t>користувачами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модерування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Їх</w:t>
      </w:r>
      <w:proofErr w:type="spellEnd"/>
      <w:r>
        <w:rPr>
          <w:color w:val="000000"/>
          <w:sz w:val="28"/>
          <w:szCs w:val="28"/>
        </w:rPr>
        <w:t xml:space="preserve"> </w:t>
      </w:r>
      <w:proofErr w:type="spellStart"/>
      <w:r>
        <w:rPr>
          <w:color w:val="000000"/>
          <w:sz w:val="28"/>
          <w:szCs w:val="28"/>
        </w:rPr>
        <w:t>рівень</w:t>
      </w:r>
      <w:proofErr w:type="spellEnd"/>
      <w:r>
        <w:rPr>
          <w:color w:val="000000"/>
          <w:sz w:val="28"/>
          <w:szCs w:val="28"/>
        </w:rPr>
        <w:t xml:space="preserve"> </w:t>
      </w:r>
      <w:proofErr w:type="spellStart"/>
      <w:r>
        <w:rPr>
          <w:color w:val="000000"/>
          <w:sz w:val="28"/>
          <w:szCs w:val="28"/>
        </w:rPr>
        <w:t>технічної</w:t>
      </w:r>
      <w:proofErr w:type="spellEnd"/>
      <w:r>
        <w:rPr>
          <w:color w:val="000000"/>
          <w:sz w:val="28"/>
          <w:szCs w:val="28"/>
        </w:rPr>
        <w:t xml:space="preserve"> </w:t>
      </w:r>
      <w:proofErr w:type="spellStart"/>
      <w:r>
        <w:rPr>
          <w:color w:val="000000"/>
          <w:sz w:val="28"/>
          <w:szCs w:val="28"/>
        </w:rPr>
        <w:t>підготовки</w:t>
      </w:r>
      <w:proofErr w:type="spellEnd"/>
      <w:r>
        <w:rPr>
          <w:color w:val="000000"/>
          <w:sz w:val="28"/>
          <w:szCs w:val="28"/>
        </w:rPr>
        <w:t xml:space="preserve"> </w:t>
      </w:r>
      <w:proofErr w:type="spellStart"/>
      <w:r>
        <w:rPr>
          <w:color w:val="000000"/>
          <w:sz w:val="28"/>
          <w:szCs w:val="28"/>
        </w:rPr>
        <w:t>вищий</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середній</w:t>
      </w:r>
      <w:proofErr w:type="spellEnd"/>
      <w:r>
        <w:rPr>
          <w:color w:val="000000"/>
          <w:sz w:val="28"/>
          <w:szCs w:val="28"/>
        </w:rPr>
        <w:t xml:space="preserve">, </w:t>
      </w:r>
      <w:proofErr w:type="spellStart"/>
      <w:r>
        <w:rPr>
          <w:color w:val="000000"/>
          <w:sz w:val="28"/>
          <w:szCs w:val="28"/>
        </w:rPr>
        <w:t>тому</w:t>
      </w:r>
      <w:proofErr w:type="spellEnd"/>
      <w:r>
        <w:rPr>
          <w:color w:val="000000"/>
          <w:sz w:val="28"/>
          <w:szCs w:val="28"/>
        </w:rPr>
        <w:t xml:space="preserve"> </w:t>
      </w: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адміністративної</w:t>
      </w:r>
      <w:proofErr w:type="spellEnd"/>
      <w:r>
        <w:rPr>
          <w:color w:val="000000"/>
          <w:sz w:val="28"/>
          <w:szCs w:val="28"/>
        </w:rPr>
        <w:t xml:space="preserve"> </w:t>
      </w:r>
      <w:proofErr w:type="spellStart"/>
      <w:r>
        <w:rPr>
          <w:color w:val="000000"/>
          <w:sz w:val="28"/>
          <w:szCs w:val="28"/>
        </w:rPr>
        <w:t>панелі</w:t>
      </w:r>
      <w:proofErr w:type="spellEnd"/>
      <w:r>
        <w:rPr>
          <w:color w:val="000000"/>
          <w:sz w:val="28"/>
          <w:szCs w:val="28"/>
        </w:rPr>
        <w:t xml:space="preserve"> </w:t>
      </w:r>
      <w:proofErr w:type="spellStart"/>
      <w:r>
        <w:rPr>
          <w:color w:val="000000"/>
          <w:sz w:val="28"/>
          <w:szCs w:val="28"/>
        </w:rPr>
        <w:t>передбачає</w:t>
      </w:r>
      <w:proofErr w:type="spellEnd"/>
      <w:r>
        <w:rPr>
          <w:color w:val="000000"/>
          <w:sz w:val="28"/>
          <w:szCs w:val="28"/>
        </w:rPr>
        <w:t xml:space="preserve"> </w:t>
      </w: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функцій</w:t>
      </w:r>
      <w:proofErr w:type="spellEnd"/>
      <w:r>
        <w:rPr>
          <w:color w:val="000000"/>
          <w:sz w:val="28"/>
          <w:szCs w:val="28"/>
        </w:rPr>
        <w:t xml:space="preserve"> </w:t>
      </w:r>
      <w:proofErr w:type="spellStart"/>
      <w:r>
        <w:rPr>
          <w:color w:val="000000"/>
          <w:sz w:val="28"/>
          <w:szCs w:val="28"/>
        </w:rPr>
        <w:t>керування</w:t>
      </w:r>
      <w:proofErr w:type="spellEnd"/>
      <w:r>
        <w:rPr>
          <w:color w:val="000000"/>
          <w:sz w:val="28"/>
          <w:szCs w:val="28"/>
        </w:rPr>
        <w:t xml:space="preserve"> </w:t>
      </w:r>
      <w:proofErr w:type="spellStart"/>
      <w:r>
        <w:rPr>
          <w:color w:val="000000"/>
          <w:sz w:val="28"/>
          <w:szCs w:val="28"/>
        </w:rPr>
        <w:t>базою</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прості</w:t>
      </w:r>
      <w:proofErr w:type="spellEnd"/>
      <w:r>
        <w:rPr>
          <w:color w:val="000000"/>
          <w:sz w:val="28"/>
          <w:szCs w:val="28"/>
        </w:rPr>
        <w:t xml:space="preserve"> </w:t>
      </w:r>
      <w:proofErr w:type="spellStart"/>
      <w:r>
        <w:rPr>
          <w:color w:val="000000"/>
          <w:sz w:val="28"/>
          <w:szCs w:val="28"/>
        </w:rPr>
        <w:t>форми</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потреби</w:t>
      </w:r>
      <w:proofErr w:type="spellEnd"/>
      <w:r>
        <w:rPr>
          <w:color w:val="000000"/>
          <w:sz w:val="28"/>
          <w:szCs w:val="28"/>
        </w:rPr>
        <w:t xml:space="preserve"> </w:t>
      </w:r>
      <w:proofErr w:type="spellStart"/>
      <w:r>
        <w:rPr>
          <w:color w:val="000000"/>
          <w:sz w:val="28"/>
          <w:szCs w:val="28"/>
        </w:rPr>
        <w:t>писати</w:t>
      </w:r>
      <w:proofErr w:type="spellEnd"/>
      <w:r>
        <w:rPr>
          <w:color w:val="000000"/>
          <w:sz w:val="28"/>
          <w:szCs w:val="28"/>
        </w:rPr>
        <w:t xml:space="preserve"> SQL-</w:t>
      </w:r>
      <w:proofErr w:type="spellStart"/>
      <w:r>
        <w:rPr>
          <w:color w:val="000000"/>
          <w:sz w:val="28"/>
          <w:szCs w:val="28"/>
        </w:rPr>
        <w:t>запити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взаємодіяти</w:t>
      </w:r>
      <w:proofErr w:type="spellEnd"/>
      <w:r>
        <w:rPr>
          <w:color w:val="000000"/>
          <w:sz w:val="28"/>
          <w:szCs w:val="28"/>
        </w:rPr>
        <w:t xml:space="preserve"> </w:t>
      </w:r>
      <w:proofErr w:type="spellStart"/>
      <w:r>
        <w:rPr>
          <w:color w:val="000000"/>
          <w:sz w:val="28"/>
          <w:szCs w:val="28"/>
        </w:rPr>
        <w:t>зі</w:t>
      </w:r>
      <w:proofErr w:type="spellEnd"/>
      <w:r>
        <w:rPr>
          <w:color w:val="000000"/>
          <w:sz w:val="28"/>
          <w:szCs w:val="28"/>
        </w:rPr>
        <w:t xml:space="preserve"> </w:t>
      </w:r>
      <w:proofErr w:type="spellStart"/>
      <w:r>
        <w:rPr>
          <w:color w:val="000000"/>
          <w:sz w:val="28"/>
          <w:szCs w:val="28"/>
        </w:rPr>
        <w:t>складною</w:t>
      </w:r>
      <w:proofErr w:type="spellEnd"/>
      <w:r>
        <w:rPr>
          <w:color w:val="000000"/>
          <w:sz w:val="28"/>
          <w:szCs w:val="28"/>
        </w:rPr>
        <w:t xml:space="preserve">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адміністрування</w:t>
      </w:r>
      <w:proofErr w:type="spellEnd"/>
      <w:r>
        <w:rPr>
          <w:color w:val="000000"/>
          <w:sz w:val="28"/>
          <w:szCs w:val="28"/>
        </w:rPr>
        <w:t>.</w:t>
      </w:r>
    </w:p>
    <w:p w14:paraId="20D6629F" w14:textId="77777777" w:rsidR="00892B5F" w:rsidRDefault="00892B5F" w:rsidP="00892B5F">
      <w:pPr>
        <w:pStyle w:val="af"/>
        <w:spacing w:before="240" w:beforeAutospacing="0" w:after="240" w:afterAutospacing="0"/>
      </w:pPr>
      <w:proofErr w:type="spellStart"/>
      <w:r>
        <w:rPr>
          <w:color w:val="000000"/>
          <w:sz w:val="28"/>
          <w:szCs w:val="28"/>
        </w:rPr>
        <w:t>Таким</w:t>
      </w:r>
      <w:proofErr w:type="spellEnd"/>
      <w:r>
        <w:rPr>
          <w:color w:val="000000"/>
          <w:sz w:val="28"/>
          <w:szCs w:val="28"/>
        </w:rPr>
        <w:t xml:space="preserve"> </w:t>
      </w:r>
      <w:proofErr w:type="spellStart"/>
      <w:r>
        <w:rPr>
          <w:color w:val="000000"/>
          <w:sz w:val="28"/>
          <w:szCs w:val="28"/>
        </w:rPr>
        <w:t>чином</w:t>
      </w:r>
      <w:proofErr w:type="spellEnd"/>
      <w:r>
        <w:rPr>
          <w:color w:val="000000"/>
          <w:sz w:val="28"/>
          <w:szCs w:val="28"/>
        </w:rPr>
        <w:t xml:space="preserve">, </w:t>
      </w:r>
      <w:proofErr w:type="spellStart"/>
      <w:r>
        <w:rPr>
          <w:color w:val="000000"/>
          <w:sz w:val="28"/>
          <w:szCs w:val="28"/>
        </w:rPr>
        <w:t>при</w:t>
      </w:r>
      <w:proofErr w:type="spellEnd"/>
      <w:r>
        <w:rPr>
          <w:color w:val="000000"/>
          <w:sz w:val="28"/>
          <w:szCs w:val="28"/>
        </w:rPr>
        <w:t xml:space="preserve"> </w:t>
      </w:r>
      <w:proofErr w:type="spellStart"/>
      <w:r>
        <w:rPr>
          <w:color w:val="000000"/>
          <w:sz w:val="28"/>
          <w:szCs w:val="28"/>
        </w:rPr>
        <w:t>проєктуванні</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 xml:space="preserve"> </w:t>
      </w:r>
      <w:proofErr w:type="spellStart"/>
      <w:r>
        <w:rPr>
          <w:color w:val="000000"/>
          <w:sz w:val="28"/>
          <w:szCs w:val="28"/>
        </w:rPr>
        <w:t>особливу</w:t>
      </w:r>
      <w:proofErr w:type="spellEnd"/>
      <w:r>
        <w:rPr>
          <w:color w:val="000000"/>
          <w:sz w:val="28"/>
          <w:szCs w:val="28"/>
        </w:rPr>
        <w:t xml:space="preserve"> </w:t>
      </w:r>
      <w:proofErr w:type="spellStart"/>
      <w:r>
        <w:rPr>
          <w:color w:val="000000"/>
          <w:sz w:val="28"/>
          <w:szCs w:val="28"/>
        </w:rPr>
        <w:t>увагу</w:t>
      </w:r>
      <w:proofErr w:type="spellEnd"/>
      <w:r>
        <w:rPr>
          <w:color w:val="000000"/>
          <w:sz w:val="28"/>
          <w:szCs w:val="28"/>
        </w:rPr>
        <w:t xml:space="preserve">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приділено</w:t>
      </w:r>
      <w:proofErr w:type="spellEnd"/>
      <w:r>
        <w:rPr>
          <w:color w:val="000000"/>
          <w:sz w:val="28"/>
          <w:szCs w:val="28"/>
        </w:rPr>
        <w:t xml:space="preserve"> </w:t>
      </w:r>
      <w:proofErr w:type="spellStart"/>
      <w:r>
        <w:rPr>
          <w:color w:val="000000"/>
          <w:sz w:val="28"/>
          <w:szCs w:val="28"/>
        </w:rPr>
        <w:t>простоті</w:t>
      </w:r>
      <w:proofErr w:type="spellEnd"/>
      <w:r>
        <w:rPr>
          <w:color w:val="000000"/>
          <w:sz w:val="28"/>
          <w:szCs w:val="28"/>
        </w:rPr>
        <w:t xml:space="preserve">, </w:t>
      </w:r>
      <w:proofErr w:type="spellStart"/>
      <w:r>
        <w:rPr>
          <w:color w:val="000000"/>
          <w:sz w:val="28"/>
          <w:szCs w:val="28"/>
        </w:rPr>
        <w:t>зручності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наочності</w:t>
      </w:r>
      <w:proofErr w:type="spellEnd"/>
      <w:r>
        <w:rPr>
          <w:color w:val="000000"/>
          <w:sz w:val="28"/>
          <w:szCs w:val="28"/>
        </w:rPr>
        <w:t xml:space="preserve">, </w:t>
      </w:r>
      <w:proofErr w:type="spellStart"/>
      <w:r>
        <w:rPr>
          <w:color w:val="000000"/>
          <w:sz w:val="28"/>
          <w:szCs w:val="28"/>
        </w:rPr>
        <w:t>щоб</w:t>
      </w:r>
      <w:proofErr w:type="spellEnd"/>
      <w:r>
        <w:rPr>
          <w:color w:val="000000"/>
          <w:sz w:val="28"/>
          <w:szCs w:val="28"/>
        </w:rPr>
        <w:t xml:space="preserve"> </w:t>
      </w:r>
      <w:proofErr w:type="spellStart"/>
      <w:r>
        <w:rPr>
          <w:color w:val="000000"/>
          <w:sz w:val="28"/>
          <w:szCs w:val="28"/>
        </w:rPr>
        <w:t>забезпечити</w:t>
      </w:r>
      <w:proofErr w:type="spellEnd"/>
      <w:r>
        <w:rPr>
          <w:color w:val="000000"/>
          <w:sz w:val="28"/>
          <w:szCs w:val="28"/>
        </w:rPr>
        <w:t xml:space="preserve"> </w:t>
      </w:r>
      <w:proofErr w:type="spellStart"/>
      <w:r>
        <w:rPr>
          <w:color w:val="000000"/>
          <w:sz w:val="28"/>
          <w:szCs w:val="28"/>
        </w:rPr>
        <w:t>доступність</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гравців</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технічної</w:t>
      </w:r>
      <w:proofErr w:type="spellEnd"/>
      <w:r>
        <w:rPr>
          <w:color w:val="000000"/>
          <w:sz w:val="28"/>
          <w:szCs w:val="28"/>
        </w:rPr>
        <w:t xml:space="preserve"> </w:t>
      </w:r>
      <w:proofErr w:type="spellStart"/>
      <w:r>
        <w:rPr>
          <w:color w:val="000000"/>
          <w:sz w:val="28"/>
          <w:szCs w:val="28"/>
        </w:rPr>
        <w:t>підготовки</w:t>
      </w:r>
      <w:proofErr w:type="spellEnd"/>
      <w:r>
        <w:rPr>
          <w:color w:val="000000"/>
          <w:sz w:val="28"/>
          <w:szCs w:val="28"/>
        </w:rPr>
        <w:t xml:space="preserve">, </w:t>
      </w:r>
      <w:proofErr w:type="spellStart"/>
      <w:r>
        <w:rPr>
          <w:color w:val="000000"/>
          <w:sz w:val="28"/>
          <w:szCs w:val="28"/>
        </w:rPr>
        <w:t>при</w:t>
      </w:r>
      <w:proofErr w:type="spellEnd"/>
      <w:r>
        <w:rPr>
          <w:color w:val="000000"/>
          <w:sz w:val="28"/>
          <w:szCs w:val="28"/>
        </w:rPr>
        <w:t xml:space="preserve"> </w:t>
      </w:r>
      <w:proofErr w:type="spellStart"/>
      <w:r>
        <w:rPr>
          <w:color w:val="000000"/>
          <w:sz w:val="28"/>
          <w:szCs w:val="28"/>
        </w:rPr>
        <w:t>цьому</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обмежуючи</w:t>
      </w:r>
      <w:proofErr w:type="spellEnd"/>
      <w:r>
        <w:rPr>
          <w:color w:val="000000"/>
          <w:sz w:val="28"/>
          <w:szCs w:val="28"/>
        </w:rPr>
        <w:t xml:space="preserve"> </w:t>
      </w:r>
      <w:proofErr w:type="spellStart"/>
      <w:r>
        <w:rPr>
          <w:color w:val="000000"/>
          <w:sz w:val="28"/>
          <w:szCs w:val="28"/>
        </w:rPr>
        <w:t>можливості</w:t>
      </w:r>
      <w:proofErr w:type="spellEnd"/>
      <w:r>
        <w:rPr>
          <w:color w:val="000000"/>
          <w:sz w:val="28"/>
          <w:szCs w:val="28"/>
        </w:rPr>
        <w:t xml:space="preserve"> </w:t>
      </w:r>
      <w:proofErr w:type="spellStart"/>
      <w:r>
        <w:rPr>
          <w:color w:val="000000"/>
          <w:sz w:val="28"/>
          <w:szCs w:val="28"/>
        </w:rPr>
        <w:t>досвідчених</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і </w:t>
      </w:r>
      <w:proofErr w:type="spellStart"/>
      <w:r>
        <w:rPr>
          <w:color w:val="000000"/>
          <w:sz w:val="28"/>
          <w:szCs w:val="28"/>
        </w:rPr>
        <w:t>адміністраторів</w:t>
      </w:r>
      <w:proofErr w:type="spellEnd"/>
      <w:r>
        <w:rPr>
          <w:color w:val="000000"/>
          <w:sz w:val="28"/>
          <w:szCs w:val="28"/>
        </w:rPr>
        <w:t>.</w:t>
      </w:r>
    </w:p>
    <w:p w14:paraId="5B92347E" w14:textId="77777777" w:rsidR="00892B5F" w:rsidRDefault="00892B5F" w:rsidP="00892B5F">
      <w:pPr>
        <w:pStyle w:val="af"/>
        <w:spacing w:before="280" w:beforeAutospacing="0" w:after="0" w:afterAutospacing="0"/>
      </w:pPr>
      <w:r>
        <w:rPr>
          <w:color w:val="000000"/>
          <w:sz w:val="28"/>
          <w:szCs w:val="28"/>
        </w:rPr>
        <w:t xml:space="preserve">2.4 </w:t>
      </w:r>
      <w:proofErr w:type="spellStart"/>
      <w:r>
        <w:rPr>
          <w:color w:val="000000"/>
          <w:sz w:val="28"/>
          <w:szCs w:val="28"/>
        </w:rPr>
        <w:t>Обмеження</w:t>
      </w:r>
      <w:proofErr w:type="spellEnd"/>
    </w:p>
    <w:p w14:paraId="12F4B199" w14:textId="77777777" w:rsidR="00892B5F" w:rsidRDefault="00892B5F" w:rsidP="00892B5F">
      <w:pPr>
        <w:pStyle w:val="af"/>
        <w:spacing w:before="240" w:beforeAutospacing="0" w:after="240" w:afterAutospacing="0"/>
      </w:pPr>
      <w:proofErr w:type="spellStart"/>
      <w:r>
        <w:rPr>
          <w:color w:val="000000"/>
          <w:sz w:val="28"/>
          <w:szCs w:val="28"/>
        </w:rPr>
        <w:t>Під</w:t>
      </w:r>
      <w:proofErr w:type="spellEnd"/>
      <w:r>
        <w:rPr>
          <w:color w:val="000000"/>
          <w:sz w:val="28"/>
          <w:szCs w:val="28"/>
        </w:rPr>
        <w:t xml:space="preserve"> </w:t>
      </w:r>
      <w:proofErr w:type="spellStart"/>
      <w:r>
        <w:rPr>
          <w:color w:val="000000"/>
          <w:sz w:val="28"/>
          <w:szCs w:val="28"/>
        </w:rPr>
        <w:t>час</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WebApp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враховано</w:t>
      </w:r>
      <w:proofErr w:type="spellEnd"/>
      <w:r>
        <w:rPr>
          <w:color w:val="000000"/>
          <w:sz w:val="28"/>
          <w:szCs w:val="28"/>
        </w:rPr>
        <w:t xml:space="preserve"> </w:t>
      </w:r>
      <w:proofErr w:type="spellStart"/>
      <w:r>
        <w:rPr>
          <w:color w:val="000000"/>
          <w:sz w:val="28"/>
          <w:szCs w:val="28"/>
        </w:rPr>
        <w:t>низку</w:t>
      </w:r>
      <w:proofErr w:type="spellEnd"/>
      <w:r>
        <w:rPr>
          <w:color w:val="000000"/>
          <w:sz w:val="28"/>
          <w:szCs w:val="28"/>
        </w:rPr>
        <w:t xml:space="preserve"> </w:t>
      </w:r>
      <w:proofErr w:type="spellStart"/>
      <w:r>
        <w:rPr>
          <w:color w:val="000000"/>
          <w:sz w:val="28"/>
          <w:szCs w:val="28"/>
        </w:rPr>
        <w:t>обмежень</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впливають</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технічні</w:t>
      </w:r>
      <w:proofErr w:type="spellEnd"/>
      <w:r>
        <w:rPr>
          <w:color w:val="000000"/>
          <w:sz w:val="28"/>
          <w:szCs w:val="28"/>
        </w:rPr>
        <w:t xml:space="preserve"> </w:t>
      </w:r>
      <w:proofErr w:type="spellStart"/>
      <w:r>
        <w:rPr>
          <w:color w:val="000000"/>
          <w:sz w:val="28"/>
          <w:szCs w:val="28"/>
        </w:rPr>
        <w:t>рішення</w:t>
      </w:r>
      <w:proofErr w:type="spellEnd"/>
      <w:r>
        <w:rPr>
          <w:color w:val="000000"/>
          <w:sz w:val="28"/>
          <w:szCs w:val="28"/>
        </w:rPr>
        <w:t xml:space="preserve">, </w:t>
      </w:r>
      <w:proofErr w:type="spellStart"/>
      <w:r>
        <w:rPr>
          <w:color w:val="000000"/>
          <w:sz w:val="28"/>
          <w:szCs w:val="28"/>
        </w:rPr>
        <w:t>архітектуру</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реалізацію</w:t>
      </w:r>
      <w:proofErr w:type="spellEnd"/>
      <w:r>
        <w:rPr>
          <w:color w:val="000000"/>
          <w:sz w:val="28"/>
          <w:szCs w:val="28"/>
        </w:rPr>
        <w:t xml:space="preserve"> </w:t>
      </w:r>
      <w:proofErr w:type="spellStart"/>
      <w:r>
        <w:rPr>
          <w:color w:val="000000"/>
          <w:sz w:val="28"/>
          <w:szCs w:val="28"/>
        </w:rPr>
        <w:t>окремих</w:t>
      </w:r>
      <w:proofErr w:type="spellEnd"/>
      <w:r>
        <w:rPr>
          <w:color w:val="000000"/>
          <w:sz w:val="28"/>
          <w:szCs w:val="28"/>
        </w:rPr>
        <w:t xml:space="preserve"> </w:t>
      </w:r>
      <w:proofErr w:type="spellStart"/>
      <w:r>
        <w:rPr>
          <w:color w:val="000000"/>
          <w:sz w:val="28"/>
          <w:szCs w:val="28"/>
        </w:rPr>
        <w:t>функціональних</w:t>
      </w:r>
      <w:proofErr w:type="spellEnd"/>
      <w:r>
        <w:rPr>
          <w:color w:val="000000"/>
          <w:sz w:val="28"/>
          <w:szCs w:val="28"/>
        </w:rPr>
        <w:t xml:space="preserve"> </w:t>
      </w:r>
      <w:proofErr w:type="spellStart"/>
      <w:r>
        <w:rPr>
          <w:color w:val="000000"/>
          <w:sz w:val="28"/>
          <w:szCs w:val="28"/>
        </w:rPr>
        <w:t>можливостей</w:t>
      </w:r>
      <w:proofErr w:type="spellEnd"/>
      <w:r>
        <w:rPr>
          <w:color w:val="000000"/>
          <w:sz w:val="28"/>
          <w:szCs w:val="28"/>
        </w:rPr>
        <w:t xml:space="preserve">. </w:t>
      </w:r>
      <w:proofErr w:type="spellStart"/>
      <w:r>
        <w:rPr>
          <w:color w:val="000000"/>
          <w:sz w:val="28"/>
          <w:szCs w:val="28"/>
        </w:rPr>
        <w:t>Ці</w:t>
      </w:r>
      <w:proofErr w:type="spellEnd"/>
      <w:r>
        <w:rPr>
          <w:color w:val="000000"/>
          <w:sz w:val="28"/>
          <w:szCs w:val="28"/>
        </w:rPr>
        <w:t xml:space="preserve"> </w:t>
      </w: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пов'язані</w:t>
      </w:r>
      <w:proofErr w:type="spellEnd"/>
      <w:r>
        <w:rPr>
          <w:color w:val="000000"/>
          <w:sz w:val="28"/>
          <w:szCs w:val="28"/>
        </w:rPr>
        <w:t xml:space="preserve"> </w:t>
      </w:r>
      <w:proofErr w:type="spellStart"/>
      <w:r>
        <w:rPr>
          <w:color w:val="000000"/>
          <w:sz w:val="28"/>
          <w:szCs w:val="28"/>
        </w:rPr>
        <w:t>безпосередньо</w:t>
      </w:r>
      <w:proofErr w:type="spellEnd"/>
      <w:r>
        <w:rPr>
          <w:color w:val="000000"/>
          <w:sz w:val="28"/>
          <w:szCs w:val="28"/>
        </w:rPr>
        <w:t xml:space="preserve"> з </w:t>
      </w:r>
      <w:proofErr w:type="spellStart"/>
      <w:r>
        <w:rPr>
          <w:color w:val="000000"/>
          <w:sz w:val="28"/>
          <w:szCs w:val="28"/>
        </w:rPr>
        <w:t>функціоналом</w:t>
      </w:r>
      <w:proofErr w:type="spellEnd"/>
      <w:r>
        <w:rPr>
          <w:color w:val="000000"/>
          <w:sz w:val="28"/>
          <w:szCs w:val="28"/>
        </w:rPr>
        <w:t xml:space="preserve">, </w:t>
      </w:r>
      <w:proofErr w:type="spellStart"/>
      <w:r>
        <w:rPr>
          <w:color w:val="000000"/>
          <w:sz w:val="28"/>
          <w:szCs w:val="28"/>
        </w:rPr>
        <w:t>але</w:t>
      </w:r>
      <w:proofErr w:type="spellEnd"/>
      <w:r>
        <w:rPr>
          <w:color w:val="000000"/>
          <w:sz w:val="28"/>
          <w:szCs w:val="28"/>
        </w:rPr>
        <w:t xml:space="preserve"> </w:t>
      </w:r>
      <w:proofErr w:type="spellStart"/>
      <w:r>
        <w:rPr>
          <w:color w:val="000000"/>
          <w:sz w:val="28"/>
          <w:szCs w:val="28"/>
        </w:rPr>
        <w:t>визначають</w:t>
      </w:r>
      <w:proofErr w:type="spellEnd"/>
      <w:r>
        <w:rPr>
          <w:color w:val="000000"/>
          <w:sz w:val="28"/>
          <w:szCs w:val="28"/>
        </w:rPr>
        <w:t xml:space="preserve"> </w:t>
      </w:r>
      <w:proofErr w:type="spellStart"/>
      <w:r>
        <w:rPr>
          <w:color w:val="000000"/>
          <w:sz w:val="28"/>
          <w:szCs w:val="28"/>
        </w:rPr>
        <w:t>рамки</w:t>
      </w:r>
      <w:proofErr w:type="spellEnd"/>
      <w:r>
        <w:rPr>
          <w:color w:val="000000"/>
          <w:sz w:val="28"/>
          <w:szCs w:val="28"/>
        </w:rPr>
        <w:t xml:space="preserve">, в </w:t>
      </w:r>
      <w:proofErr w:type="spellStart"/>
      <w:r>
        <w:rPr>
          <w:color w:val="000000"/>
          <w:sz w:val="28"/>
          <w:szCs w:val="28"/>
        </w:rPr>
        <w:t>межах</w:t>
      </w:r>
      <w:proofErr w:type="spellEnd"/>
      <w:r>
        <w:rPr>
          <w:color w:val="000000"/>
          <w:sz w:val="28"/>
          <w:szCs w:val="28"/>
        </w:rPr>
        <w:t xml:space="preserve"> </w:t>
      </w:r>
      <w:proofErr w:type="spellStart"/>
      <w:r>
        <w:rPr>
          <w:color w:val="000000"/>
          <w:sz w:val="28"/>
          <w:szCs w:val="28"/>
        </w:rPr>
        <w:t>яких</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працювати</w:t>
      </w:r>
      <w:proofErr w:type="spellEnd"/>
      <w:r>
        <w:rPr>
          <w:color w:val="000000"/>
          <w:sz w:val="28"/>
          <w:szCs w:val="28"/>
        </w:rPr>
        <w:t xml:space="preserve"> </w:t>
      </w:r>
      <w:proofErr w:type="spellStart"/>
      <w:r>
        <w:rPr>
          <w:color w:val="000000"/>
          <w:sz w:val="28"/>
          <w:szCs w:val="28"/>
        </w:rPr>
        <w:t>програмне</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w:t>
      </w:r>
    </w:p>
    <w:p w14:paraId="504DFCAB" w14:textId="5DC615A3" w:rsidR="00892B5F" w:rsidRDefault="00892B5F" w:rsidP="00892B5F">
      <w:pPr>
        <w:pStyle w:val="af"/>
        <w:spacing w:before="240" w:beforeAutospacing="0" w:after="240" w:afterAutospacing="0"/>
      </w:pPr>
      <w:proofErr w:type="spellStart"/>
      <w:r>
        <w:rPr>
          <w:color w:val="000000"/>
          <w:sz w:val="28"/>
          <w:szCs w:val="28"/>
        </w:rPr>
        <w:t>Регуляторні</w:t>
      </w:r>
      <w:proofErr w:type="spellEnd"/>
      <w:r>
        <w:rPr>
          <w:color w:val="000000"/>
          <w:sz w:val="28"/>
          <w:szCs w:val="28"/>
        </w:rPr>
        <w:t xml:space="preserve"> </w:t>
      </w:r>
      <w:proofErr w:type="spellStart"/>
      <w:r>
        <w:rPr>
          <w:color w:val="000000"/>
          <w:sz w:val="28"/>
          <w:szCs w:val="28"/>
        </w:rPr>
        <w:t>політики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безпека</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w:t>
      </w:r>
      <w:r>
        <w:rPr>
          <w:color w:val="000000"/>
          <w:sz w:val="28"/>
          <w:szCs w:val="28"/>
        </w:rPr>
        <w:br/>
      </w:r>
      <w:proofErr w:type="spellStart"/>
      <w:r>
        <w:rPr>
          <w:color w:val="000000"/>
          <w:sz w:val="28"/>
          <w:szCs w:val="28"/>
        </w:rPr>
        <w:t>Усі</w:t>
      </w:r>
      <w:proofErr w:type="spellEnd"/>
      <w:r>
        <w:rPr>
          <w:color w:val="000000"/>
          <w:sz w:val="28"/>
          <w:szCs w:val="28"/>
        </w:rPr>
        <w:t xml:space="preserve"> </w:t>
      </w:r>
      <w:proofErr w:type="spellStart"/>
      <w:r>
        <w:rPr>
          <w:color w:val="000000"/>
          <w:sz w:val="28"/>
          <w:szCs w:val="28"/>
        </w:rPr>
        <w:t>дії</w:t>
      </w:r>
      <w:proofErr w:type="spellEnd"/>
      <w:r>
        <w:rPr>
          <w:color w:val="000000"/>
          <w:sz w:val="28"/>
          <w:szCs w:val="28"/>
        </w:rPr>
        <w:t xml:space="preserve">, </w:t>
      </w:r>
      <w:proofErr w:type="spellStart"/>
      <w:r>
        <w:rPr>
          <w:color w:val="000000"/>
          <w:sz w:val="28"/>
          <w:szCs w:val="28"/>
        </w:rPr>
        <w:t>пов’язані</w:t>
      </w:r>
      <w:proofErr w:type="spellEnd"/>
      <w:r>
        <w:rPr>
          <w:color w:val="000000"/>
          <w:sz w:val="28"/>
          <w:szCs w:val="28"/>
        </w:rPr>
        <w:t xml:space="preserve"> </w:t>
      </w:r>
      <w:proofErr w:type="spellStart"/>
      <w:r>
        <w:rPr>
          <w:color w:val="000000"/>
          <w:sz w:val="28"/>
          <w:szCs w:val="28"/>
        </w:rPr>
        <w:t>зі</w:t>
      </w:r>
      <w:proofErr w:type="spellEnd"/>
      <w:r>
        <w:rPr>
          <w:color w:val="000000"/>
          <w:sz w:val="28"/>
          <w:szCs w:val="28"/>
        </w:rPr>
        <w:t xml:space="preserve"> </w:t>
      </w:r>
      <w:proofErr w:type="spellStart"/>
      <w:r>
        <w:rPr>
          <w:color w:val="000000"/>
          <w:sz w:val="28"/>
          <w:szCs w:val="28"/>
        </w:rPr>
        <w:t>збором</w:t>
      </w:r>
      <w:proofErr w:type="spellEnd"/>
      <w:r>
        <w:rPr>
          <w:color w:val="000000"/>
          <w:sz w:val="28"/>
          <w:szCs w:val="28"/>
        </w:rPr>
        <w:t xml:space="preserve"> і </w:t>
      </w:r>
      <w:proofErr w:type="spellStart"/>
      <w:r>
        <w:rPr>
          <w:color w:val="000000"/>
          <w:sz w:val="28"/>
          <w:szCs w:val="28"/>
        </w:rPr>
        <w:t>збереженням</w:t>
      </w:r>
      <w:proofErr w:type="spellEnd"/>
      <w:r>
        <w:rPr>
          <w:color w:val="000000"/>
          <w:sz w:val="28"/>
          <w:szCs w:val="28"/>
        </w:rPr>
        <w:t xml:space="preserve"> </w:t>
      </w:r>
      <w:proofErr w:type="spellStart"/>
      <w:r>
        <w:rPr>
          <w:color w:val="000000"/>
          <w:sz w:val="28"/>
          <w:szCs w:val="28"/>
        </w:rPr>
        <w:t>персональних</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наприклад</w:t>
      </w:r>
      <w:proofErr w:type="spellEnd"/>
      <w:r>
        <w:rPr>
          <w:color w:val="000000"/>
          <w:sz w:val="28"/>
          <w:szCs w:val="28"/>
        </w:rPr>
        <w:t xml:space="preserve">, </w:t>
      </w:r>
      <w:proofErr w:type="spellStart"/>
      <w:r>
        <w:rPr>
          <w:color w:val="000000"/>
          <w:sz w:val="28"/>
          <w:szCs w:val="28"/>
        </w:rPr>
        <w:t>ім’я</w:t>
      </w:r>
      <w:proofErr w:type="spellEnd"/>
      <w:r>
        <w:rPr>
          <w:color w:val="000000"/>
          <w:sz w:val="28"/>
          <w:szCs w:val="28"/>
        </w:rPr>
        <w:t xml:space="preserve">, email),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відповідати</w:t>
      </w:r>
      <w:proofErr w:type="spellEnd"/>
      <w:r>
        <w:rPr>
          <w:color w:val="000000"/>
          <w:sz w:val="28"/>
          <w:szCs w:val="28"/>
        </w:rPr>
        <w:t xml:space="preserve"> </w:t>
      </w:r>
      <w:proofErr w:type="spellStart"/>
      <w:r>
        <w:rPr>
          <w:color w:val="000000"/>
          <w:sz w:val="28"/>
          <w:szCs w:val="28"/>
        </w:rPr>
        <w:t>основним</w:t>
      </w:r>
      <w:proofErr w:type="spellEnd"/>
      <w:r>
        <w:rPr>
          <w:color w:val="000000"/>
          <w:sz w:val="28"/>
          <w:szCs w:val="28"/>
        </w:rPr>
        <w:t xml:space="preserve"> </w:t>
      </w:r>
      <w:proofErr w:type="spellStart"/>
      <w:r>
        <w:rPr>
          <w:color w:val="000000"/>
          <w:sz w:val="28"/>
          <w:szCs w:val="28"/>
        </w:rPr>
        <w:t>вимогам</w:t>
      </w:r>
      <w:proofErr w:type="spellEnd"/>
      <w:r>
        <w:rPr>
          <w:color w:val="000000"/>
          <w:sz w:val="28"/>
          <w:szCs w:val="28"/>
        </w:rPr>
        <w:t xml:space="preserve"> </w:t>
      </w:r>
      <w:proofErr w:type="spellStart"/>
      <w:r>
        <w:rPr>
          <w:color w:val="000000"/>
          <w:sz w:val="28"/>
          <w:szCs w:val="28"/>
        </w:rPr>
        <w:t>захисту</w:t>
      </w:r>
      <w:proofErr w:type="spellEnd"/>
      <w:r>
        <w:rPr>
          <w:color w:val="000000"/>
          <w:sz w:val="28"/>
          <w:szCs w:val="28"/>
        </w:rPr>
        <w:t xml:space="preserve"> </w:t>
      </w:r>
      <w:proofErr w:type="spellStart"/>
      <w:r>
        <w:rPr>
          <w:color w:val="000000"/>
          <w:sz w:val="28"/>
          <w:szCs w:val="28"/>
        </w:rPr>
        <w:t>конфіденційної</w:t>
      </w:r>
      <w:proofErr w:type="spellEnd"/>
      <w:r>
        <w:rPr>
          <w:color w:val="000000"/>
          <w:sz w:val="28"/>
          <w:szCs w:val="28"/>
        </w:rPr>
        <w:t xml:space="preserve"> </w:t>
      </w:r>
      <w:proofErr w:type="spellStart"/>
      <w:r>
        <w:rPr>
          <w:color w:val="000000"/>
          <w:sz w:val="28"/>
          <w:szCs w:val="28"/>
        </w:rPr>
        <w:t>інформації</w:t>
      </w:r>
      <w:proofErr w:type="spellEnd"/>
      <w:r>
        <w:rPr>
          <w:color w:val="000000"/>
          <w:sz w:val="28"/>
          <w:szCs w:val="28"/>
        </w:rPr>
        <w:t xml:space="preserve">. </w:t>
      </w:r>
    </w:p>
    <w:p w14:paraId="5AE30DE7" w14:textId="6F56F964" w:rsidR="00892B5F" w:rsidRDefault="00892B5F" w:rsidP="00892B5F">
      <w:pPr>
        <w:pStyle w:val="af"/>
        <w:spacing w:before="240" w:beforeAutospacing="0" w:after="240" w:afterAutospacing="0"/>
      </w:pP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апаратного</w:t>
      </w:r>
      <w:proofErr w:type="spellEnd"/>
      <w:r>
        <w:rPr>
          <w:color w:val="000000"/>
          <w:sz w:val="28"/>
          <w:szCs w:val="28"/>
        </w:rPr>
        <w:t xml:space="preserve"> </w:t>
      </w:r>
      <w:proofErr w:type="spellStart"/>
      <w:r>
        <w:rPr>
          <w:color w:val="000000"/>
          <w:sz w:val="28"/>
          <w:szCs w:val="28"/>
        </w:rPr>
        <w:t>середовища</w:t>
      </w:r>
      <w:proofErr w:type="spellEnd"/>
      <w:r>
        <w:rPr>
          <w:color w:val="000000"/>
          <w:sz w:val="28"/>
          <w:szCs w:val="28"/>
        </w:rPr>
        <w:t>.</w:t>
      </w:r>
      <w:r>
        <w:rPr>
          <w:color w:val="000000"/>
          <w:sz w:val="28"/>
          <w:szCs w:val="28"/>
        </w:rPr>
        <w:br/>
      </w:r>
      <w:proofErr w:type="spellStart"/>
      <w:r w:rsidR="00141AF3">
        <w:rPr>
          <w:color w:val="000000"/>
          <w:sz w:val="28"/>
          <w:szCs w:val="28"/>
        </w:rPr>
        <w:t>Веб</w:t>
      </w:r>
      <w:proofErr w:type="spellEnd"/>
      <w:r w:rsidR="00141AF3">
        <w:rPr>
          <w:color w:val="000000"/>
          <w:sz w:val="28"/>
          <w:szCs w:val="28"/>
        </w:rPr>
        <w:t xml:space="preserve"> </w:t>
      </w:r>
      <w:proofErr w:type="spellStart"/>
      <w:r w:rsidR="00141AF3">
        <w:rPr>
          <w:color w:val="000000"/>
          <w:sz w:val="28"/>
          <w:szCs w:val="28"/>
        </w:rPr>
        <w:t>застосунок</w:t>
      </w:r>
      <w:r>
        <w:rPr>
          <w:color w:val="000000"/>
          <w:sz w:val="28"/>
          <w:szCs w:val="28"/>
        </w:rPr>
        <w:t>орієнтований</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запуск</w:t>
      </w:r>
      <w:proofErr w:type="spellEnd"/>
      <w:r>
        <w:rPr>
          <w:color w:val="000000"/>
          <w:sz w:val="28"/>
          <w:szCs w:val="28"/>
        </w:rPr>
        <w:t xml:space="preserve"> у </w:t>
      </w:r>
      <w:proofErr w:type="spellStart"/>
      <w:r>
        <w:rPr>
          <w:color w:val="000000"/>
          <w:sz w:val="28"/>
          <w:szCs w:val="28"/>
        </w:rPr>
        <w:t>звичайному</w:t>
      </w:r>
      <w:proofErr w:type="spellEnd"/>
      <w:r>
        <w:rPr>
          <w:color w:val="000000"/>
          <w:sz w:val="28"/>
          <w:szCs w:val="28"/>
        </w:rPr>
        <w:t xml:space="preserve"> </w:t>
      </w:r>
      <w:proofErr w:type="spellStart"/>
      <w:r>
        <w:rPr>
          <w:color w:val="000000"/>
          <w:sz w:val="28"/>
          <w:szCs w:val="28"/>
        </w:rPr>
        <w:t>браузері</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спеціалізованого</w:t>
      </w:r>
      <w:proofErr w:type="spellEnd"/>
      <w:r>
        <w:rPr>
          <w:color w:val="000000"/>
          <w:sz w:val="28"/>
          <w:szCs w:val="28"/>
        </w:rPr>
        <w:t xml:space="preserve"> </w:t>
      </w:r>
      <w:proofErr w:type="spellStart"/>
      <w:r>
        <w:rPr>
          <w:color w:val="000000"/>
          <w:sz w:val="28"/>
          <w:szCs w:val="28"/>
        </w:rPr>
        <w:t>обладнання</w:t>
      </w:r>
      <w:proofErr w:type="spellEnd"/>
      <w:r>
        <w:rPr>
          <w:color w:val="000000"/>
          <w:sz w:val="28"/>
          <w:szCs w:val="28"/>
        </w:rPr>
        <w:t xml:space="preserve">. </w:t>
      </w:r>
      <w:proofErr w:type="spellStart"/>
      <w:r>
        <w:rPr>
          <w:color w:val="000000"/>
          <w:sz w:val="28"/>
          <w:szCs w:val="28"/>
        </w:rPr>
        <w:t>Він</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коректно</w:t>
      </w:r>
      <w:proofErr w:type="spellEnd"/>
      <w:r>
        <w:rPr>
          <w:color w:val="000000"/>
          <w:sz w:val="28"/>
          <w:szCs w:val="28"/>
        </w:rPr>
        <w:t xml:space="preserve"> </w:t>
      </w:r>
      <w:proofErr w:type="spellStart"/>
      <w:r>
        <w:rPr>
          <w:color w:val="000000"/>
          <w:sz w:val="28"/>
          <w:szCs w:val="28"/>
        </w:rPr>
        <w:t>працювати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більшості</w:t>
      </w:r>
      <w:proofErr w:type="spellEnd"/>
      <w:r>
        <w:rPr>
          <w:color w:val="000000"/>
          <w:sz w:val="28"/>
          <w:szCs w:val="28"/>
        </w:rPr>
        <w:t xml:space="preserve"> </w:t>
      </w:r>
      <w:proofErr w:type="spellStart"/>
      <w:r>
        <w:rPr>
          <w:color w:val="000000"/>
          <w:sz w:val="28"/>
          <w:szCs w:val="28"/>
        </w:rPr>
        <w:t>сучасних</w:t>
      </w:r>
      <w:proofErr w:type="spellEnd"/>
      <w:r>
        <w:rPr>
          <w:color w:val="000000"/>
          <w:sz w:val="28"/>
          <w:szCs w:val="28"/>
        </w:rPr>
        <w:t xml:space="preserve"> </w:t>
      </w:r>
      <w:proofErr w:type="spellStart"/>
      <w:r>
        <w:rPr>
          <w:color w:val="000000"/>
          <w:sz w:val="28"/>
          <w:szCs w:val="28"/>
        </w:rPr>
        <w:t>пристроїв</w:t>
      </w:r>
      <w:proofErr w:type="spellEnd"/>
      <w:r>
        <w:rPr>
          <w:color w:val="000000"/>
          <w:sz w:val="28"/>
          <w:szCs w:val="28"/>
        </w:rPr>
        <w:t xml:space="preserve"> — </w:t>
      </w:r>
      <w:proofErr w:type="spellStart"/>
      <w:r>
        <w:rPr>
          <w:color w:val="000000"/>
          <w:sz w:val="28"/>
          <w:szCs w:val="28"/>
        </w:rPr>
        <w:t>як</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стаціонарних</w:t>
      </w:r>
      <w:proofErr w:type="spellEnd"/>
      <w:r>
        <w:rPr>
          <w:color w:val="000000"/>
          <w:sz w:val="28"/>
          <w:szCs w:val="28"/>
        </w:rPr>
        <w:t xml:space="preserve"> ПК, </w:t>
      </w:r>
      <w:proofErr w:type="spellStart"/>
      <w:r>
        <w:rPr>
          <w:color w:val="000000"/>
          <w:sz w:val="28"/>
          <w:szCs w:val="28"/>
        </w:rPr>
        <w:t>так</w:t>
      </w:r>
      <w:proofErr w:type="spellEnd"/>
      <w:r>
        <w:rPr>
          <w:color w:val="000000"/>
          <w:sz w:val="28"/>
          <w:szCs w:val="28"/>
        </w:rPr>
        <w:t xml:space="preserve"> і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мобільних</w:t>
      </w:r>
      <w:proofErr w:type="spellEnd"/>
      <w:r>
        <w:rPr>
          <w:color w:val="000000"/>
          <w:sz w:val="28"/>
          <w:szCs w:val="28"/>
        </w:rPr>
        <w:t xml:space="preserve"> </w:t>
      </w:r>
      <w:proofErr w:type="spellStart"/>
      <w:r>
        <w:rPr>
          <w:color w:val="000000"/>
          <w:sz w:val="28"/>
          <w:szCs w:val="28"/>
        </w:rPr>
        <w:t>пристроях</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доступу</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специфічного</w:t>
      </w:r>
      <w:proofErr w:type="spellEnd"/>
      <w:r>
        <w:rPr>
          <w:color w:val="000000"/>
          <w:sz w:val="28"/>
          <w:szCs w:val="28"/>
        </w:rPr>
        <w:t xml:space="preserve"> </w:t>
      </w:r>
      <w:proofErr w:type="spellStart"/>
      <w:r>
        <w:rPr>
          <w:color w:val="000000"/>
          <w:sz w:val="28"/>
          <w:szCs w:val="28"/>
        </w:rPr>
        <w:t>апаратного</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і </w:t>
      </w:r>
      <w:proofErr w:type="spellStart"/>
      <w:r>
        <w:rPr>
          <w:color w:val="000000"/>
          <w:sz w:val="28"/>
          <w:szCs w:val="28"/>
        </w:rPr>
        <w:t>тому</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взаємодіє</w:t>
      </w:r>
      <w:proofErr w:type="spellEnd"/>
      <w:r>
        <w:rPr>
          <w:color w:val="000000"/>
          <w:sz w:val="28"/>
          <w:szCs w:val="28"/>
        </w:rPr>
        <w:t xml:space="preserve"> з </w:t>
      </w:r>
      <w:proofErr w:type="spellStart"/>
      <w:r>
        <w:rPr>
          <w:color w:val="000000"/>
          <w:sz w:val="28"/>
          <w:szCs w:val="28"/>
        </w:rPr>
        <w:t>зовнішніми</w:t>
      </w:r>
      <w:proofErr w:type="spellEnd"/>
      <w:r>
        <w:rPr>
          <w:color w:val="000000"/>
          <w:sz w:val="28"/>
          <w:szCs w:val="28"/>
        </w:rPr>
        <w:t xml:space="preserve"> </w:t>
      </w:r>
      <w:proofErr w:type="spellStart"/>
      <w:r>
        <w:rPr>
          <w:color w:val="000000"/>
          <w:sz w:val="28"/>
          <w:szCs w:val="28"/>
        </w:rPr>
        <w:t>пристроями</w:t>
      </w:r>
      <w:proofErr w:type="spellEnd"/>
      <w:r>
        <w:rPr>
          <w:color w:val="000000"/>
          <w:sz w:val="28"/>
          <w:szCs w:val="28"/>
        </w:rPr>
        <w:t>.</w:t>
      </w:r>
    </w:p>
    <w:p w14:paraId="53993254" w14:textId="77777777" w:rsidR="00892B5F" w:rsidRDefault="00892B5F" w:rsidP="00892B5F">
      <w:pPr>
        <w:pStyle w:val="af"/>
        <w:spacing w:before="240" w:beforeAutospacing="0" w:after="240" w:afterAutospacing="0"/>
      </w:pPr>
      <w:proofErr w:type="spellStart"/>
      <w:r>
        <w:rPr>
          <w:color w:val="000000"/>
          <w:sz w:val="28"/>
          <w:szCs w:val="28"/>
        </w:rPr>
        <w:lastRenderedPageBreak/>
        <w:t>Інтерфейси</w:t>
      </w:r>
      <w:proofErr w:type="spellEnd"/>
      <w:r>
        <w:rPr>
          <w:color w:val="000000"/>
          <w:sz w:val="28"/>
          <w:szCs w:val="28"/>
        </w:rPr>
        <w:t xml:space="preserve"> з </w:t>
      </w:r>
      <w:proofErr w:type="spellStart"/>
      <w:r>
        <w:rPr>
          <w:color w:val="000000"/>
          <w:sz w:val="28"/>
          <w:szCs w:val="28"/>
        </w:rPr>
        <w:t>іншими</w:t>
      </w:r>
      <w:proofErr w:type="spellEnd"/>
      <w:r>
        <w:rPr>
          <w:color w:val="000000"/>
          <w:sz w:val="28"/>
          <w:szCs w:val="28"/>
        </w:rPr>
        <w:t xml:space="preserve"> </w:t>
      </w:r>
      <w:proofErr w:type="spellStart"/>
      <w:r>
        <w:rPr>
          <w:color w:val="000000"/>
          <w:sz w:val="28"/>
          <w:szCs w:val="28"/>
        </w:rPr>
        <w:t>застосунками</w:t>
      </w:r>
      <w:proofErr w:type="spellEnd"/>
      <w:r>
        <w:rPr>
          <w:color w:val="000000"/>
          <w:sz w:val="28"/>
          <w:szCs w:val="28"/>
        </w:rPr>
        <w:t>.</w:t>
      </w:r>
      <w:r>
        <w:rPr>
          <w:color w:val="000000"/>
          <w:sz w:val="28"/>
          <w:szCs w:val="28"/>
        </w:rPr>
        <w:br/>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використовує</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внутрішні</w:t>
      </w:r>
      <w:proofErr w:type="spellEnd"/>
      <w:r>
        <w:rPr>
          <w:color w:val="000000"/>
          <w:sz w:val="28"/>
          <w:szCs w:val="28"/>
        </w:rPr>
        <w:t xml:space="preserve"> API,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були</w:t>
      </w:r>
      <w:proofErr w:type="spellEnd"/>
      <w:r>
        <w:rPr>
          <w:color w:val="000000"/>
          <w:sz w:val="28"/>
          <w:szCs w:val="28"/>
        </w:rPr>
        <w:t xml:space="preserve"> </w:t>
      </w:r>
      <w:proofErr w:type="spellStart"/>
      <w:r>
        <w:rPr>
          <w:color w:val="000000"/>
          <w:sz w:val="28"/>
          <w:szCs w:val="28"/>
        </w:rPr>
        <w:t>спеціально</w:t>
      </w:r>
      <w:proofErr w:type="spellEnd"/>
      <w:r>
        <w:rPr>
          <w:color w:val="000000"/>
          <w:sz w:val="28"/>
          <w:szCs w:val="28"/>
        </w:rPr>
        <w:t xml:space="preserve"> </w:t>
      </w:r>
      <w:proofErr w:type="spellStart"/>
      <w:r>
        <w:rPr>
          <w:color w:val="000000"/>
          <w:sz w:val="28"/>
          <w:szCs w:val="28"/>
        </w:rPr>
        <w:t>реалізовані</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цього</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з </w:t>
      </w:r>
      <w:proofErr w:type="spellStart"/>
      <w:r>
        <w:rPr>
          <w:color w:val="000000"/>
          <w:sz w:val="28"/>
          <w:szCs w:val="28"/>
        </w:rPr>
        <w:t>сторонніми</w:t>
      </w:r>
      <w:proofErr w:type="spellEnd"/>
      <w:r>
        <w:rPr>
          <w:color w:val="000000"/>
          <w:sz w:val="28"/>
          <w:szCs w:val="28"/>
        </w:rPr>
        <w:t xml:space="preserve"> </w:t>
      </w:r>
      <w:proofErr w:type="spellStart"/>
      <w:r>
        <w:rPr>
          <w:color w:val="000000"/>
          <w:sz w:val="28"/>
          <w:szCs w:val="28"/>
        </w:rPr>
        <w:t>сервісами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застосунками</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передбачено</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спрощує</w:t>
      </w:r>
      <w:proofErr w:type="spellEnd"/>
      <w:r>
        <w:rPr>
          <w:color w:val="000000"/>
          <w:sz w:val="28"/>
          <w:szCs w:val="28"/>
        </w:rPr>
        <w:t xml:space="preserve"> </w:t>
      </w:r>
      <w:proofErr w:type="spellStart"/>
      <w:r>
        <w:rPr>
          <w:color w:val="000000"/>
          <w:sz w:val="28"/>
          <w:szCs w:val="28"/>
        </w:rPr>
        <w:t>архітектуру</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підвищує</w:t>
      </w:r>
      <w:proofErr w:type="spellEnd"/>
      <w:r>
        <w:rPr>
          <w:color w:val="000000"/>
          <w:sz w:val="28"/>
          <w:szCs w:val="28"/>
        </w:rPr>
        <w:t xml:space="preserve"> </w:t>
      </w:r>
      <w:proofErr w:type="spellStart"/>
      <w:r>
        <w:rPr>
          <w:color w:val="000000"/>
          <w:sz w:val="28"/>
          <w:szCs w:val="28"/>
        </w:rPr>
        <w:t>автономність</w:t>
      </w:r>
      <w:proofErr w:type="spellEnd"/>
      <w:r>
        <w:rPr>
          <w:color w:val="000000"/>
          <w:sz w:val="28"/>
          <w:szCs w:val="28"/>
        </w:rPr>
        <w:t xml:space="preserve"> </w:t>
      </w:r>
      <w:proofErr w:type="spellStart"/>
      <w:r>
        <w:rPr>
          <w:color w:val="000000"/>
          <w:sz w:val="28"/>
          <w:szCs w:val="28"/>
        </w:rPr>
        <w:t>рішення</w:t>
      </w:r>
      <w:proofErr w:type="spellEnd"/>
      <w:r>
        <w:rPr>
          <w:color w:val="000000"/>
          <w:sz w:val="28"/>
          <w:szCs w:val="28"/>
        </w:rPr>
        <w:t>.</w:t>
      </w:r>
    </w:p>
    <w:p w14:paraId="372CB16F" w14:textId="77777777" w:rsidR="00892B5F" w:rsidRDefault="00892B5F" w:rsidP="00892B5F">
      <w:pPr>
        <w:pStyle w:val="af"/>
        <w:spacing w:before="240" w:beforeAutospacing="0" w:after="240" w:afterAutospacing="0"/>
      </w:pPr>
      <w:proofErr w:type="spellStart"/>
      <w:r>
        <w:rPr>
          <w:color w:val="000000"/>
          <w:sz w:val="28"/>
          <w:szCs w:val="28"/>
        </w:rPr>
        <w:t>Паралельна</w:t>
      </w:r>
      <w:proofErr w:type="spellEnd"/>
      <w:r>
        <w:rPr>
          <w:color w:val="000000"/>
          <w:sz w:val="28"/>
          <w:szCs w:val="28"/>
        </w:rPr>
        <w:t xml:space="preserve"> </w:t>
      </w:r>
      <w:proofErr w:type="spellStart"/>
      <w:r>
        <w:rPr>
          <w:color w:val="000000"/>
          <w:sz w:val="28"/>
          <w:szCs w:val="28"/>
        </w:rPr>
        <w:t>робота</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масштабування</w:t>
      </w:r>
      <w:proofErr w:type="spellEnd"/>
      <w:r>
        <w:rPr>
          <w:color w:val="000000"/>
          <w:sz w:val="28"/>
          <w:szCs w:val="28"/>
        </w:rPr>
        <w:t>.</w:t>
      </w:r>
      <w:r>
        <w:rPr>
          <w:color w:val="000000"/>
          <w:sz w:val="28"/>
          <w:szCs w:val="28"/>
        </w:rPr>
        <w:br/>
      </w: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підтримує</w:t>
      </w:r>
      <w:proofErr w:type="spellEnd"/>
      <w:r>
        <w:rPr>
          <w:color w:val="000000"/>
          <w:sz w:val="28"/>
          <w:szCs w:val="28"/>
        </w:rPr>
        <w:t xml:space="preserve"> </w:t>
      </w:r>
      <w:proofErr w:type="spellStart"/>
      <w:r>
        <w:rPr>
          <w:color w:val="000000"/>
          <w:sz w:val="28"/>
          <w:szCs w:val="28"/>
        </w:rPr>
        <w:t>горизонтальне</w:t>
      </w:r>
      <w:proofErr w:type="spellEnd"/>
      <w:r>
        <w:rPr>
          <w:color w:val="000000"/>
          <w:sz w:val="28"/>
          <w:szCs w:val="28"/>
        </w:rPr>
        <w:t xml:space="preserve"> </w:t>
      </w:r>
      <w:proofErr w:type="spellStart"/>
      <w:r>
        <w:rPr>
          <w:color w:val="000000"/>
          <w:sz w:val="28"/>
          <w:szCs w:val="28"/>
        </w:rPr>
        <w:t>масштабування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рівні</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 </w:t>
      </w:r>
      <w:proofErr w:type="spellStart"/>
      <w:r>
        <w:rPr>
          <w:color w:val="000000"/>
          <w:sz w:val="28"/>
          <w:szCs w:val="28"/>
        </w:rPr>
        <w:t>кожен</w:t>
      </w:r>
      <w:proofErr w:type="spellEnd"/>
      <w:r>
        <w:rPr>
          <w:color w:val="000000"/>
          <w:sz w:val="28"/>
          <w:szCs w:val="28"/>
        </w:rPr>
        <w:t xml:space="preserve"> </w:t>
      </w:r>
      <w:proofErr w:type="spellStart"/>
      <w:r>
        <w:rPr>
          <w:color w:val="000000"/>
          <w:sz w:val="28"/>
          <w:szCs w:val="28"/>
        </w:rPr>
        <w:t>клієнт</w:t>
      </w:r>
      <w:proofErr w:type="spellEnd"/>
      <w:r>
        <w:rPr>
          <w:color w:val="000000"/>
          <w:sz w:val="28"/>
          <w:szCs w:val="28"/>
        </w:rPr>
        <w:t xml:space="preserve"> </w:t>
      </w:r>
      <w:proofErr w:type="spellStart"/>
      <w:r>
        <w:rPr>
          <w:color w:val="000000"/>
          <w:sz w:val="28"/>
          <w:szCs w:val="28"/>
        </w:rPr>
        <w:t>працює</w:t>
      </w:r>
      <w:proofErr w:type="spellEnd"/>
      <w:r>
        <w:rPr>
          <w:color w:val="000000"/>
          <w:sz w:val="28"/>
          <w:szCs w:val="28"/>
        </w:rPr>
        <w:t xml:space="preserve"> </w:t>
      </w:r>
      <w:proofErr w:type="spellStart"/>
      <w:r>
        <w:rPr>
          <w:color w:val="000000"/>
          <w:sz w:val="28"/>
          <w:szCs w:val="28"/>
        </w:rPr>
        <w:t>із</w:t>
      </w:r>
      <w:proofErr w:type="spellEnd"/>
      <w:r>
        <w:rPr>
          <w:color w:val="000000"/>
          <w:sz w:val="28"/>
          <w:szCs w:val="28"/>
        </w:rPr>
        <w:t xml:space="preserve">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незалежно</w:t>
      </w:r>
      <w:proofErr w:type="spellEnd"/>
      <w:r>
        <w:rPr>
          <w:color w:val="000000"/>
          <w:sz w:val="28"/>
          <w:szCs w:val="28"/>
        </w:rPr>
        <w:t xml:space="preserve">. </w:t>
      </w:r>
      <w:proofErr w:type="spellStart"/>
      <w:r>
        <w:rPr>
          <w:color w:val="000000"/>
          <w:sz w:val="28"/>
          <w:szCs w:val="28"/>
        </w:rPr>
        <w:t>Паралельна</w:t>
      </w:r>
      <w:proofErr w:type="spellEnd"/>
      <w:r>
        <w:rPr>
          <w:color w:val="000000"/>
          <w:sz w:val="28"/>
          <w:szCs w:val="28"/>
        </w:rPr>
        <w:t xml:space="preserve"> </w:t>
      </w:r>
      <w:proofErr w:type="spellStart"/>
      <w:r>
        <w:rPr>
          <w:color w:val="000000"/>
          <w:sz w:val="28"/>
          <w:szCs w:val="28"/>
        </w:rPr>
        <w:t>обробка</w:t>
      </w:r>
      <w:proofErr w:type="spellEnd"/>
      <w:r>
        <w:rPr>
          <w:color w:val="000000"/>
          <w:sz w:val="28"/>
          <w:szCs w:val="28"/>
        </w:rPr>
        <w:t xml:space="preserve"> </w:t>
      </w:r>
      <w:proofErr w:type="spellStart"/>
      <w:r>
        <w:rPr>
          <w:color w:val="000000"/>
          <w:sz w:val="28"/>
          <w:szCs w:val="28"/>
        </w:rPr>
        <w:t>запитів</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бекенді</w:t>
      </w:r>
      <w:proofErr w:type="spellEnd"/>
      <w:r>
        <w:rPr>
          <w:color w:val="000000"/>
          <w:sz w:val="28"/>
          <w:szCs w:val="28"/>
        </w:rPr>
        <w:t xml:space="preserve"> </w:t>
      </w:r>
      <w:proofErr w:type="spellStart"/>
      <w:r>
        <w:rPr>
          <w:color w:val="000000"/>
          <w:sz w:val="28"/>
          <w:szCs w:val="28"/>
        </w:rPr>
        <w:t>реалізована</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стандартні</w:t>
      </w:r>
      <w:proofErr w:type="spellEnd"/>
      <w:r>
        <w:rPr>
          <w:color w:val="000000"/>
          <w:sz w:val="28"/>
          <w:szCs w:val="28"/>
        </w:rPr>
        <w:t xml:space="preserve"> </w:t>
      </w:r>
      <w:proofErr w:type="spellStart"/>
      <w:r>
        <w:rPr>
          <w:color w:val="000000"/>
          <w:sz w:val="28"/>
          <w:szCs w:val="28"/>
        </w:rPr>
        <w:t>можливості</w:t>
      </w:r>
      <w:proofErr w:type="spellEnd"/>
      <w:r>
        <w:rPr>
          <w:color w:val="000000"/>
          <w:sz w:val="28"/>
          <w:szCs w:val="28"/>
        </w:rPr>
        <w:t xml:space="preserve"> </w:t>
      </w:r>
      <w:proofErr w:type="spellStart"/>
      <w:r>
        <w:rPr>
          <w:color w:val="000000"/>
          <w:sz w:val="28"/>
          <w:szCs w:val="28"/>
        </w:rPr>
        <w:t>FastAPI</w:t>
      </w:r>
      <w:proofErr w:type="spellEnd"/>
      <w:r>
        <w:rPr>
          <w:color w:val="000000"/>
          <w:sz w:val="28"/>
          <w:szCs w:val="28"/>
        </w:rPr>
        <w:t>.</w:t>
      </w:r>
    </w:p>
    <w:p w14:paraId="489FBEE6" w14:textId="77777777" w:rsidR="00892B5F" w:rsidRDefault="00892B5F" w:rsidP="00892B5F">
      <w:pPr>
        <w:pStyle w:val="af"/>
        <w:spacing w:before="240" w:beforeAutospacing="0" w:after="240" w:afterAutospacing="0"/>
      </w:pPr>
      <w:proofErr w:type="spellStart"/>
      <w:r>
        <w:rPr>
          <w:color w:val="000000"/>
          <w:sz w:val="28"/>
          <w:szCs w:val="28"/>
        </w:rPr>
        <w:t>Контроль</w:t>
      </w:r>
      <w:proofErr w:type="spellEnd"/>
      <w:r>
        <w:rPr>
          <w:color w:val="000000"/>
          <w:sz w:val="28"/>
          <w:szCs w:val="28"/>
        </w:rPr>
        <w:t xml:space="preserve"> та </w:t>
      </w:r>
      <w:proofErr w:type="spellStart"/>
      <w:r>
        <w:rPr>
          <w:color w:val="000000"/>
          <w:sz w:val="28"/>
          <w:szCs w:val="28"/>
        </w:rPr>
        <w:t>аудит</w:t>
      </w:r>
      <w:proofErr w:type="spellEnd"/>
      <w:r>
        <w:rPr>
          <w:color w:val="000000"/>
          <w:sz w:val="28"/>
          <w:szCs w:val="28"/>
        </w:rPr>
        <w:t>.</w:t>
      </w:r>
      <w:r>
        <w:rPr>
          <w:color w:val="000000"/>
          <w:sz w:val="28"/>
          <w:szCs w:val="28"/>
        </w:rPr>
        <w:br/>
      </w:r>
      <w:proofErr w:type="spellStart"/>
      <w:r>
        <w:rPr>
          <w:color w:val="000000"/>
          <w:sz w:val="28"/>
          <w:szCs w:val="28"/>
        </w:rPr>
        <w:t>Повноцінна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аудиту</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реалізована</w:t>
      </w:r>
      <w:proofErr w:type="spellEnd"/>
      <w:r>
        <w:rPr>
          <w:color w:val="000000"/>
          <w:sz w:val="28"/>
          <w:szCs w:val="28"/>
        </w:rPr>
        <w:t xml:space="preserve">, </w:t>
      </w:r>
      <w:proofErr w:type="spellStart"/>
      <w:r>
        <w:rPr>
          <w:color w:val="000000"/>
          <w:sz w:val="28"/>
          <w:szCs w:val="28"/>
        </w:rPr>
        <w:t>однак</w:t>
      </w:r>
      <w:proofErr w:type="spellEnd"/>
      <w:r>
        <w:rPr>
          <w:color w:val="000000"/>
          <w:sz w:val="28"/>
          <w:szCs w:val="28"/>
        </w:rPr>
        <w:t xml:space="preserve"> </w:t>
      </w:r>
      <w:proofErr w:type="spellStart"/>
      <w:r>
        <w:rPr>
          <w:color w:val="000000"/>
          <w:sz w:val="28"/>
          <w:szCs w:val="28"/>
        </w:rPr>
        <w:t>облік</w:t>
      </w:r>
      <w:proofErr w:type="spellEnd"/>
      <w:r>
        <w:rPr>
          <w:color w:val="000000"/>
          <w:sz w:val="28"/>
          <w:szCs w:val="28"/>
        </w:rPr>
        <w:t xml:space="preserve"> </w:t>
      </w:r>
      <w:proofErr w:type="spellStart"/>
      <w:r>
        <w:rPr>
          <w:color w:val="000000"/>
          <w:sz w:val="28"/>
          <w:szCs w:val="28"/>
        </w:rPr>
        <w:t>донатів</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фіксується</w:t>
      </w:r>
      <w:proofErr w:type="spellEnd"/>
      <w:r>
        <w:rPr>
          <w:color w:val="000000"/>
          <w:sz w:val="28"/>
          <w:szCs w:val="28"/>
        </w:rPr>
        <w:t xml:space="preserve"> </w:t>
      </w:r>
      <w:proofErr w:type="spellStart"/>
      <w:r>
        <w:rPr>
          <w:color w:val="000000"/>
          <w:sz w:val="28"/>
          <w:szCs w:val="28"/>
        </w:rPr>
        <w:t>із</w:t>
      </w:r>
      <w:proofErr w:type="spellEnd"/>
      <w:r>
        <w:rPr>
          <w:color w:val="000000"/>
          <w:sz w:val="28"/>
          <w:szCs w:val="28"/>
        </w:rPr>
        <w:t xml:space="preserve"> </w:t>
      </w:r>
      <w:proofErr w:type="spellStart"/>
      <w:r>
        <w:rPr>
          <w:color w:val="000000"/>
          <w:sz w:val="28"/>
          <w:szCs w:val="28"/>
        </w:rPr>
        <w:t>прив’язкою</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забезпечує</w:t>
      </w:r>
      <w:proofErr w:type="spellEnd"/>
      <w:r>
        <w:rPr>
          <w:color w:val="000000"/>
          <w:sz w:val="28"/>
          <w:szCs w:val="28"/>
        </w:rPr>
        <w:t xml:space="preserve"> </w:t>
      </w:r>
      <w:proofErr w:type="spellStart"/>
      <w:r>
        <w:rPr>
          <w:color w:val="000000"/>
          <w:sz w:val="28"/>
          <w:szCs w:val="28"/>
        </w:rPr>
        <w:t>базовий</w:t>
      </w:r>
      <w:proofErr w:type="spellEnd"/>
      <w:r>
        <w:rPr>
          <w:color w:val="000000"/>
          <w:sz w:val="28"/>
          <w:szCs w:val="28"/>
        </w:rPr>
        <w:t xml:space="preserve"> </w:t>
      </w:r>
      <w:proofErr w:type="spellStart"/>
      <w:r>
        <w:rPr>
          <w:color w:val="000000"/>
          <w:sz w:val="28"/>
          <w:szCs w:val="28"/>
        </w:rPr>
        <w:t>рівень</w:t>
      </w:r>
      <w:proofErr w:type="spellEnd"/>
      <w:r>
        <w:rPr>
          <w:color w:val="000000"/>
          <w:sz w:val="28"/>
          <w:szCs w:val="28"/>
        </w:rPr>
        <w:t xml:space="preserve"> </w:t>
      </w:r>
      <w:proofErr w:type="spellStart"/>
      <w:r>
        <w:rPr>
          <w:color w:val="000000"/>
          <w:sz w:val="28"/>
          <w:szCs w:val="28"/>
        </w:rPr>
        <w:t>простежуваності</w:t>
      </w:r>
      <w:proofErr w:type="spellEnd"/>
      <w:r>
        <w:rPr>
          <w:color w:val="000000"/>
          <w:sz w:val="28"/>
          <w:szCs w:val="28"/>
        </w:rPr>
        <w:t xml:space="preserve"> </w:t>
      </w:r>
      <w:proofErr w:type="spellStart"/>
      <w:r>
        <w:rPr>
          <w:color w:val="000000"/>
          <w:sz w:val="28"/>
          <w:szCs w:val="28"/>
        </w:rPr>
        <w:t>дій</w:t>
      </w:r>
      <w:proofErr w:type="spellEnd"/>
      <w:r>
        <w:rPr>
          <w:color w:val="000000"/>
          <w:sz w:val="28"/>
          <w:szCs w:val="28"/>
        </w:rPr>
        <w:t>.</w:t>
      </w:r>
    </w:p>
    <w:p w14:paraId="336B53A6" w14:textId="77777777" w:rsidR="00892B5F" w:rsidRDefault="00892B5F" w:rsidP="00892B5F">
      <w:pPr>
        <w:pStyle w:val="af"/>
        <w:spacing w:before="240" w:beforeAutospacing="0" w:after="240" w:afterAutospacing="0"/>
      </w:pP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мови</w:t>
      </w:r>
      <w:proofErr w:type="spellEnd"/>
      <w:r>
        <w:rPr>
          <w:color w:val="000000"/>
          <w:sz w:val="28"/>
          <w:szCs w:val="28"/>
        </w:rPr>
        <w:t xml:space="preserve"> </w:t>
      </w:r>
      <w:proofErr w:type="spellStart"/>
      <w:r>
        <w:rPr>
          <w:color w:val="000000"/>
          <w:sz w:val="28"/>
          <w:szCs w:val="28"/>
        </w:rPr>
        <w:t>розробки</w:t>
      </w:r>
      <w:proofErr w:type="spellEnd"/>
      <w:r>
        <w:rPr>
          <w:color w:val="000000"/>
          <w:sz w:val="28"/>
          <w:szCs w:val="28"/>
        </w:rPr>
        <w:t>.</w:t>
      </w:r>
      <w:r>
        <w:rPr>
          <w:color w:val="000000"/>
          <w:sz w:val="28"/>
          <w:szCs w:val="28"/>
        </w:rPr>
        <w:br/>
      </w:r>
      <w:proofErr w:type="spellStart"/>
      <w:r>
        <w:rPr>
          <w:color w:val="000000"/>
          <w:sz w:val="28"/>
          <w:szCs w:val="28"/>
        </w:rPr>
        <w:t>Весь</w:t>
      </w:r>
      <w:proofErr w:type="spellEnd"/>
      <w:r>
        <w:rPr>
          <w:color w:val="000000"/>
          <w:sz w:val="28"/>
          <w:szCs w:val="28"/>
        </w:rPr>
        <w:t xml:space="preserve"> </w:t>
      </w:r>
      <w:proofErr w:type="spellStart"/>
      <w:r>
        <w:rPr>
          <w:color w:val="000000"/>
          <w:sz w:val="28"/>
          <w:szCs w:val="28"/>
        </w:rPr>
        <w:t>серверний</w:t>
      </w:r>
      <w:proofErr w:type="spellEnd"/>
      <w:r>
        <w:rPr>
          <w:color w:val="000000"/>
          <w:sz w:val="28"/>
          <w:szCs w:val="28"/>
        </w:rPr>
        <w:t xml:space="preserve"> </w:t>
      </w:r>
      <w:proofErr w:type="spellStart"/>
      <w:r>
        <w:rPr>
          <w:color w:val="000000"/>
          <w:sz w:val="28"/>
          <w:szCs w:val="28"/>
        </w:rPr>
        <w:t>код</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мові</w:t>
      </w:r>
      <w:proofErr w:type="spellEnd"/>
      <w:r>
        <w:rPr>
          <w:color w:val="000000"/>
          <w:sz w:val="28"/>
          <w:szCs w:val="28"/>
        </w:rPr>
        <w:t xml:space="preserve"> Python (</w:t>
      </w:r>
      <w:proofErr w:type="spellStart"/>
      <w:r>
        <w:rPr>
          <w:color w:val="000000"/>
          <w:sz w:val="28"/>
          <w:szCs w:val="28"/>
        </w:rPr>
        <w:t>версія</w:t>
      </w:r>
      <w:proofErr w:type="spellEnd"/>
      <w:r>
        <w:rPr>
          <w:color w:val="000000"/>
          <w:sz w:val="28"/>
          <w:szCs w:val="28"/>
        </w:rPr>
        <w:t xml:space="preserve"> 3.10+) з </w:t>
      </w:r>
      <w:proofErr w:type="spellStart"/>
      <w:r>
        <w:rPr>
          <w:color w:val="000000"/>
          <w:sz w:val="28"/>
          <w:szCs w:val="28"/>
        </w:rPr>
        <w:t>використанням</w:t>
      </w:r>
      <w:proofErr w:type="spellEnd"/>
      <w:r>
        <w:rPr>
          <w:color w:val="000000"/>
          <w:sz w:val="28"/>
          <w:szCs w:val="28"/>
        </w:rPr>
        <w:t xml:space="preserve"> </w:t>
      </w:r>
      <w:proofErr w:type="spellStart"/>
      <w:r>
        <w:rPr>
          <w:color w:val="000000"/>
          <w:sz w:val="28"/>
          <w:szCs w:val="28"/>
        </w:rPr>
        <w:t>фреймворку</w:t>
      </w:r>
      <w:proofErr w:type="spellEnd"/>
      <w:r>
        <w:rPr>
          <w:color w:val="000000"/>
          <w:sz w:val="28"/>
          <w:szCs w:val="28"/>
        </w:rPr>
        <w:t xml:space="preserve"> </w:t>
      </w:r>
      <w:proofErr w:type="spellStart"/>
      <w:r>
        <w:rPr>
          <w:color w:val="000000"/>
          <w:sz w:val="28"/>
          <w:szCs w:val="28"/>
        </w:rPr>
        <w:t>FastAPI</w:t>
      </w:r>
      <w:proofErr w:type="spellEnd"/>
      <w:r>
        <w:rPr>
          <w:color w:val="000000"/>
          <w:sz w:val="28"/>
          <w:szCs w:val="28"/>
        </w:rPr>
        <w:t xml:space="preserve">. </w:t>
      </w:r>
      <w:proofErr w:type="spellStart"/>
      <w:r>
        <w:rPr>
          <w:color w:val="000000"/>
          <w:sz w:val="28"/>
          <w:szCs w:val="28"/>
        </w:rPr>
        <w:t>Клієнтська</w:t>
      </w:r>
      <w:proofErr w:type="spellEnd"/>
      <w:r>
        <w:rPr>
          <w:color w:val="000000"/>
          <w:sz w:val="28"/>
          <w:szCs w:val="28"/>
        </w:rPr>
        <w:t xml:space="preserve"> </w:t>
      </w:r>
      <w:proofErr w:type="spellStart"/>
      <w:r>
        <w:rPr>
          <w:color w:val="000000"/>
          <w:sz w:val="28"/>
          <w:szCs w:val="28"/>
        </w:rPr>
        <w:t>частина</w:t>
      </w:r>
      <w:proofErr w:type="spellEnd"/>
      <w:r>
        <w:rPr>
          <w:color w:val="000000"/>
          <w:sz w:val="28"/>
          <w:szCs w:val="28"/>
        </w:rPr>
        <w:t xml:space="preserve"> </w:t>
      </w:r>
      <w:proofErr w:type="spellStart"/>
      <w:r>
        <w:rPr>
          <w:color w:val="000000"/>
          <w:sz w:val="28"/>
          <w:szCs w:val="28"/>
        </w:rPr>
        <w:t>реалізована</w:t>
      </w:r>
      <w:proofErr w:type="spellEnd"/>
      <w:r>
        <w:rPr>
          <w:color w:val="000000"/>
          <w:sz w:val="28"/>
          <w:szCs w:val="28"/>
        </w:rPr>
        <w:t xml:space="preserve"> з </w:t>
      </w:r>
      <w:proofErr w:type="spellStart"/>
      <w:r>
        <w:rPr>
          <w:color w:val="000000"/>
          <w:sz w:val="28"/>
          <w:szCs w:val="28"/>
        </w:rPr>
        <w:t>використанням</w:t>
      </w:r>
      <w:proofErr w:type="spellEnd"/>
      <w:r>
        <w:rPr>
          <w:color w:val="000000"/>
          <w:sz w:val="28"/>
          <w:szCs w:val="28"/>
        </w:rPr>
        <w:t xml:space="preserve"> HTML, CSS, JavaScript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бібліотеки</w:t>
      </w:r>
      <w:proofErr w:type="spellEnd"/>
      <w:r>
        <w:rPr>
          <w:color w:val="000000"/>
          <w:sz w:val="28"/>
          <w:szCs w:val="28"/>
        </w:rPr>
        <w:t xml:space="preserve"> Fetch API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з </w:t>
      </w:r>
      <w:proofErr w:type="spellStart"/>
      <w:r>
        <w:rPr>
          <w:color w:val="000000"/>
          <w:sz w:val="28"/>
          <w:szCs w:val="28"/>
        </w:rPr>
        <w:t>сервером</w:t>
      </w:r>
      <w:proofErr w:type="spellEnd"/>
      <w:r>
        <w:rPr>
          <w:color w:val="000000"/>
          <w:sz w:val="28"/>
          <w:szCs w:val="28"/>
        </w:rPr>
        <w:t>.</w:t>
      </w:r>
    </w:p>
    <w:p w14:paraId="3774D5D5" w14:textId="77777777" w:rsidR="00892B5F" w:rsidRDefault="00892B5F" w:rsidP="00892B5F">
      <w:pPr>
        <w:pStyle w:val="af"/>
        <w:spacing w:before="240" w:beforeAutospacing="0" w:after="240" w:afterAutospacing="0"/>
      </w:pPr>
      <w:proofErr w:type="spellStart"/>
      <w:r>
        <w:rPr>
          <w:color w:val="000000"/>
          <w:sz w:val="28"/>
          <w:szCs w:val="28"/>
        </w:rPr>
        <w:t>Надійність</w:t>
      </w:r>
      <w:proofErr w:type="spellEnd"/>
      <w:r>
        <w:rPr>
          <w:color w:val="000000"/>
          <w:sz w:val="28"/>
          <w:szCs w:val="28"/>
        </w:rPr>
        <w:t xml:space="preserve"> і </w:t>
      </w:r>
      <w:proofErr w:type="spellStart"/>
      <w:r>
        <w:rPr>
          <w:color w:val="000000"/>
          <w:sz w:val="28"/>
          <w:szCs w:val="28"/>
        </w:rPr>
        <w:t>критичність</w:t>
      </w:r>
      <w:proofErr w:type="spellEnd"/>
      <w:r>
        <w:rPr>
          <w:color w:val="000000"/>
          <w:sz w:val="28"/>
          <w:szCs w:val="28"/>
        </w:rPr>
        <w:t>.</w:t>
      </w:r>
      <w:r>
        <w:rPr>
          <w:color w:val="000000"/>
          <w:sz w:val="28"/>
          <w:szCs w:val="28"/>
        </w:rPr>
        <w:br/>
      </w:r>
      <w:proofErr w:type="spellStart"/>
      <w:r>
        <w:rPr>
          <w:color w:val="000000"/>
          <w:sz w:val="28"/>
          <w:szCs w:val="28"/>
        </w:rPr>
        <w:t>Оскільки</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є </w:t>
      </w:r>
      <w:proofErr w:type="spellStart"/>
      <w:r>
        <w:rPr>
          <w:color w:val="000000"/>
          <w:sz w:val="28"/>
          <w:szCs w:val="28"/>
        </w:rPr>
        <w:t>життєво</w:t>
      </w:r>
      <w:proofErr w:type="spellEnd"/>
      <w:r>
        <w:rPr>
          <w:color w:val="000000"/>
          <w:sz w:val="28"/>
          <w:szCs w:val="28"/>
        </w:rPr>
        <w:t xml:space="preserve"> </w:t>
      </w:r>
      <w:proofErr w:type="spellStart"/>
      <w:r>
        <w:rPr>
          <w:color w:val="000000"/>
          <w:sz w:val="28"/>
          <w:szCs w:val="28"/>
        </w:rPr>
        <w:t>критичною</w:t>
      </w:r>
      <w:proofErr w:type="spellEnd"/>
      <w:r>
        <w:rPr>
          <w:color w:val="000000"/>
          <w:sz w:val="28"/>
          <w:szCs w:val="28"/>
        </w:rPr>
        <w:t xml:space="preserve">, </w:t>
      </w:r>
      <w:proofErr w:type="spellStart"/>
      <w:r>
        <w:rPr>
          <w:color w:val="000000"/>
          <w:sz w:val="28"/>
          <w:szCs w:val="28"/>
        </w:rPr>
        <w:t>жорсткі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безвідмовності</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високої</w:t>
      </w:r>
      <w:proofErr w:type="spellEnd"/>
      <w:r>
        <w:rPr>
          <w:color w:val="000000"/>
          <w:sz w:val="28"/>
          <w:szCs w:val="28"/>
        </w:rPr>
        <w:t xml:space="preserve"> </w:t>
      </w:r>
      <w:proofErr w:type="spellStart"/>
      <w:r>
        <w:rPr>
          <w:color w:val="000000"/>
          <w:sz w:val="28"/>
          <w:szCs w:val="28"/>
        </w:rPr>
        <w:t>доступності</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встановлювалися</w:t>
      </w:r>
      <w:proofErr w:type="spellEnd"/>
      <w:r>
        <w:rPr>
          <w:color w:val="000000"/>
          <w:sz w:val="28"/>
          <w:szCs w:val="28"/>
        </w:rPr>
        <w:t xml:space="preserve">. </w:t>
      </w:r>
      <w:proofErr w:type="spellStart"/>
      <w:r>
        <w:rPr>
          <w:color w:val="000000"/>
          <w:sz w:val="28"/>
          <w:szCs w:val="28"/>
        </w:rPr>
        <w:t>Проте</w:t>
      </w:r>
      <w:proofErr w:type="spellEnd"/>
      <w:r>
        <w:rPr>
          <w:color w:val="000000"/>
          <w:sz w:val="28"/>
          <w:szCs w:val="28"/>
        </w:rPr>
        <w:t xml:space="preserve"> </w:t>
      </w:r>
      <w:proofErr w:type="spellStart"/>
      <w:r>
        <w:rPr>
          <w:color w:val="000000"/>
          <w:sz w:val="28"/>
          <w:szCs w:val="28"/>
        </w:rPr>
        <w:t>передбачено</w:t>
      </w:r>
      <w:proofErr w:type="spellEnd"/>
      <w:r>
        <w:rPr>
          <w:color w:val="000000"/>
          <w:sz w:val="28"/>
          <w:szCs w:val="28"/>
        </w:rPr>
        <w:t xml:space="preserve"> </w:t>
      </w:r>
      <w:proofErr w:type="spellStart"/>
      <w:r>
        <w:rPr>
          <w:color w:val="000000"/>
          <w:sz w:val="28"/>
          <w:szCs w:val="28"/>
        </w:rPr>
        <w:t>захист</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w:t>
      </w:r>
      <w:proofErr w:type="spellStart"/>
      <w:r>
        <w:rPr>
          <w:color w:val="000000"/>
          <w:sz w:val="28"/>
          <w:szCs w:val="28"/>
        </w:rPr>
        <w:t>некоректного</w:t>
      </w:r>
      <w:proofErr w:type="spellEnd"/>
      <w:r>
        <w:rPr>
          <w:color w:val="000000"/>
          <w:sz w:val="28"/>
          <w:szCs w:val="28"/>
        </w:rPr>
        <w:t xml:space="preserve"> </w:t>
      </w:r>
      <w:proofErr w:type="spellStart"/>
      <w:r>
        <w:rPr>
          <w:color w:val="000000"/>
          <w:sz w:val="28"/>
          <w:szCs w:val="28"/>
        </w:rPr>
        <w:t>введення</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перевірку</w:t>
      </w:r>
      <w:proofErr w:type="spellEnd"/>
      <w:r>
        <w:rPr>
          <w:color w:val="000000"/>
          <w:sz w:val="28"/>
          <w:szCs w:val="28"/>
        </w:rPr>
        <w:t xml:space="preserve"> </w:t>
      </w:r>
      <w:proofErr w:type="spellStart"/>
      <w:r>
        <w:rPr>
          <w:color w:val="000000"/>
          <w:sz w:val="28"/>
          <w:szCs w:val="28"/>
        </w:rPr>
        <w:t>прав</w:t>
      </w:r>
      <w:proofErr w:type="spellEnd"/>
      <w:r>
        <w:rPr>
          <w:color w:val="000000"/>
          <w:sz w:val="28"/>
          <w:szCs w:val="28"/>
        </w:rPr>
        <w:t xml:space="preserve"> </w:t>
      </w:r>
      <w:proofErr w:type="spellStart"/>
      <w:r>
        <w:rPr>
          <w:color w:val="000000"/>
          <w:sz w:val="28"/>
          <w:szCs w:val="28"/>
        </w:rPr>
        <w:t>доступу</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інші</w:t>
      </w:r>
      <w:proofErr w:type="spellEnd"/>
      <w:r>
        <w:rPr>
          <w:color w:val="000000"/>
          <w:sz w:val="28"/>
          <w:szCs w:val="28"/>
        </w:rPr>
        <w:t xml:space="preserve"> </w:t>
      </w:r>
      <w:proofErr w:type="spellStart"/>
      <w:r>
        <w:rPr>
          <w:color w:val="000000"/>
          <w:sz w:val="28"/>
          <w:szCs w:val="28"/>
        </w:rPr>
        <w:t>базові</w:t>
      </w:r>
      <w:proofErr w:type="spellEnd"/>
      <w:r>
        <w:rPr>
          <w:color w:val="000000"/>
          <w:sz w:val="28"/>
          <w:szCs w:val="28"/>
        </w:rPr>
        <w:t xml:space="preserve"> </w:t>
      </w:r>
      <w:proofErr w:type="spellStart"/>
      <w:r>
        <w:rPr>
          <w:color w:val="000000"/>
          <w:sz w:val="28"/>
          <w:szCs w:val="28"/>
        </w:rPr>
        <w:t>механізми</w:t>
      </w:r>
      <w:proofErr w:type="spellEnd"/>
      <w:r>
        <w:rPr>
          <w:color w:val="000000"/>
          <w:sz w:val="28"/>
          <w:szCs w:val="28"/>
        </w:rPr>
        <w:t xml:space="preserve"> </w:t>
      </w:r>
      <w:proofErr w:type="spellStart"/>
      <w:r>
        <w:rPr>
          <w:color w:val="000000"/>
          <w:sz w:val="28"/>
          <w:szCs w:val="28"/>
        </w:rPr>
        <w:t>забезпечення</w:t>
      </w:r>
      <w:proofErr w:type="spellEnd"/>
      <w:r>
        <w:rPr>
          <w:color w:val="000000"/>
          <w:sz w:val="28"/>
          <w:szCs w:val="28"/>
        </w:rPr>
        <w:t xml:space="preserve"> </w:t>
      </w:r>
      <w:proofErr w:type="spellStart"/>
      <w:r>
        <w:rPr>
          <w:color w:val="000000"/>
          <w:sz w:val="28"/>
          <w:szCs w:val="28"/>
        </w:rPr>
        <w:t>стабільності</w:t>
      </w:r>
      <w:proofErr w:type="spellEnd"/>
      <w:r>
        <w:rPr>
          <w:color w:val="000000"/>
          <w:sz w:val="28"/>
          <w:szCs w:val="28"/>
        </w:rPr>
        <w:t>.</w:t>
      </w:r>
    </w:p>
    <w:p w14:paraId="183C0DA5" w14:textId="77777777" w:rsidR="00892B5F" w:rsidRDefault="00892B5F" w:rsidP="00892B5F">
      <w:pPr>
        <w:pStyle w:val="af"/>
        <w:spacing w:before="240" w:beforeAutospacing="0" w:after="240" w:afterAutospacing="0"/>
      </w:pPr>
      <w:proofErr w:type="spellStart"/>
      <w:r>
        <w:rPr>
          <w:color w:val="000000"/>
          <w:sz w:val="28"/>
          <w:szCs w:val="28"/>
        </w:rPr>
        <w:t>Таким</w:t>
      </w:r>
      <w:proofErr w:type="spellEnd"/>
      <w:r>
        <w:rPr>
          <w:color w:val="000000"/>
          <w:sz w:val="28"/>
          <w:szCs w:val="28"/>
        </w:rPr>
        <w:t xml:space="preserve"> </w:t>
      </w:r>
      <w:proofErr w:type="spellStart"/>
      <w:r>
        <w:rPr>
          <w:color w:val="000000"/>
          <w:sz w:val="28"/>
          <w:szCs w:val="28"/>
        </w:rPr>
        <w:t>чином</w:t>
      </w:r>
      <w:proofErr w:type="spellEnd"/>
      <w:r>
        <w:rPr>
          <w:color w:val="000000"/>
          <w:sz w:val="28"/>
          <w:szCs w:val="28"/>
        </w:rPr>
        <w:t xml:space="preserve">, </w:t>
      </w:r>
      <w:proofErr w:type="spellStart"/>
      <w:r>
        <w:rPr>
          <w:color w:val="000000"/>
          <w:sz w:val="28"/>
          <w:szCs w:val="28"/>
        </w:rPr>
        <w:t>визначені</w:t>
      </w:r>
      <w:proofErr w:type="spellEnd"/>
      <w:r>
        <w:rPr>
          <w:color w:val="000000"/>
          <w:sz w:val="28"/>
          <w:szCs w:val="28"/>
        </w:rPr>
        <w:t xml:space="preserve"> </w:t>
      </w: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задають</w:t>
      </w:r>
      <w:proofErr w:type="spellEnd"/>
      <w:r>
        <w:rPr>
          <w:color w:val="000000"/>
          <w:sz w:val="28"/>
          <w:szCs w:val="28"/>
        </w:rPr>
        <w:t xml:space="preserve"> </w:t>
      </w:r>
      <w:proofErr w:type="spellStart"/>
      <w:r>
        <w:rPr>
          <w:color w:val="000000"/>
          <w:sz w:val="28"/>
          <w:szCs w:val="28"/>
        </w:rPr>
        <w:t>межі</w:t>
      </w:r>
      <w:proofErr w:type="spellEnd"/>
      <w:r>
        <w:rPr>
          <w:color w:val="000000"/>
          <w:sz w:val="28"/>
          <w:szCs w:val="28"/>
        </w:rPr>
        <w:t xml:space="preserve"> </w:t>
      </w:r>
      <w:proofErr w:type="spellStart"/>
      <w:r>
        <w:rPr>
          <w:color w:val="000000"/>
          <w:sz w:val="28"/>
          <w:szCs w:val="28"/>
        </w:rPr>
        <w:t>технічної</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а й </w:t>
      </w:r>
      <w:proofErr w:type="spellStart"/>
      <w:r>
        <w:rPr>
          <w:color w:val="000000"/>
          <w:sz w:val="28"/>
          <w:szCs w:val="28"/>
        </w:rPr>
        <w:t>допомагають</w:t>
      </w:r>
      <w:proofErr w:type="spellEnd"/>
      <w:r>
        <w:rPr>
          <w:color w:val="000000"/>
          <w:sz w:val="28"/>
          <w:szCs w:val="28"/>
        </w:rPr>
        <w:t xml:space="preserve"> </w:t>
      </w:r>
      <w:proofErr w:type="spellStart"/>
      <w:r>
        <w:rPr>
          <w:color w:val="000000"/>
          <w:sz w:val="28"/>
          <w:szCs w:val="28"/>
        </w:rPr>
        <w:t>зосередити</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ключових</w:t>
      </w:r>
      <w:proofErr w:type="spellEnd"/>
      <w:r>
        <w:rPr>
          <w:color w:val="000000"/>
          <w:sz w:val="28"/>
          <w:szCs w:val="28"/>
        </w:rPr>
        <w:t xml:space="preserve"> </w:t>
      </w:r>
      <w:proofErr w:type="spellStart"/>
      <w:r>
        <w:rPr>
          <w:color w:val="000000"/>
          <w:sz w:val="28"/>
          <w:szCs w:val="28"/>
        </w:rPr>
        <w:t>аспектах</w:t>
      </w:r>
      <w:proofErr w:type="spellEnd"/>
      <w:r>
        <w:rPr>
          <w:color w:val="000000"/>
          <w:sz w:val="28"/>
          <w:szCs w:val="28"/>
        </w:rPr>
        <w:t xml:space="preserve"> </w:t>
      </w:r>
      <w:proofErr w:type="spellStart"/>
      <w:r>
        <w:rPr>
          <w:color w:val="000000"/>
          <w:sz w:val="28"/>
          <w:szCs w:val="28"/>
        </w:rPr>
        <w:t>взаємодії</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з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перевантаження</w:t>
      </w:r>
      <w:proofErr w:type="spellEnd"/>
      <w:r>
        <w:rPr>
          <w:color w:val="000000"/>
          <w:sz w:val="28"/>
          <w:szCs w:val="28"/>
        </w:rPr>
        <w:t xml:space="preserve"> </w:t>
      </w:r>
      <w:proofErr w:type="spellStart"/>
      <w:r>
        <w:rPr>
          <w:color w:val="000000"/>
          <w:sz w:val="28"/>
          <w:szCs w:val="28"/>
        </w:rPr>
        <w:t>зайвими</w:t>
      </w:r>
      <w:proofErr w:type="spellEnd"/>
      <w:r>
        <w:rPr>
          <w:color w:val="000000"/>
          <w:sz w:val="28"/>
          <w:szCs w:val="28"/>
        </w:rPr>
        <w:t xml:space="preserve"> </w:t>
      </w:r>
      <w:proofErr w:type="spellStart"/>
      <w:r>
        <w:rPr>
          <w:color w:val="000000"/>
          <w:sz w:val="28"/>
          <w:szCs w:val="28"/>
        </w:rPr>
        <w:t>складностями</w:t>
      </w:r>
      <w:proofErr w:type="spellEnd"/>
      <w:r>
        <w:rPr>
          <w:color w:val="000000"/>
          <w:sz w:val="28"/>
          <w:szCs w:val="28"/>
        </w:rPr>
        <w:t>.</w:t>
      </w:r>
    </w:p>
    <w:p w14:paraId="52E42E6F" w14:textId="77777777" w:rsidR="00892B5F" w:rsidRDefault="00892B5F" w:rsidP="00892B5F">
      <w:pPr>
        <w:pStyle w:val="af"/>
        <w:spacing w:before="280" w:beforeAutospacing="0" w:after="0" w:afterAutospacing="0"/>
      </w:pPr>
      <w:r>
        <w:rPr>
          <w:color w:val="000000"/>
          <w:sz w:val="28"/>
          <w:szCs w:val="28"/>
        </w:rPr>
        <w:t xml:space="preserve">2.5 </w:t>
      </w:r>
      <w:proofErr w:type="spellStart"/>
      <w:r>
        <w:rPr>
          <w:color w:val="000000"/>
          <w:sz w:val="28"/>
          <w:szCs w:val="28"/>
        </w:rPr>
        <w:t>Припущення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залежності</w:t>
      </w:r>
      <w:proofErr w:type="spellEnd"/>
    </w:p>
    <w:p w14:paraId="16D63AB5" w14:textId="77777777" w:rsidR="00892B5F" w:rsidRDefault="00892B5F" w:rsidP="00892B5F">
      <w:pPr>
        <w:pStyle w:val="af"/>
        <w:spacing w:before="240" w:beforeAutospacing="0" w:after="240" w:afterAutospacing="0"/>
      </w:pPr>
      <w:r>
        <w:rPr>
          <w:color w:val="000000"/>
          <w:sz w:val="28"/>
          <w:szCs w:val="28"/>
        </w:rPr>
        <w:t xml:space="preserve">У </w:t>
      </w:r>
      <w:proofErr w:type="spellStart"/>
      <w:r>
        <w:rPr>
          <w:color w:val="000000"/>
          <w:sz w:val="28"/>
          <w:szCs w:val="28"/>
        </w:rPr>
        <w:t>процесі</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WebApp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зроблено</w:t>
      </w:r>
      <w:proofErr w:type="spellEnd"/>
      <w:r>
        <w:rPr>
          <w:color w:val="000000"/>
          <w:sz w:val="28"/>
          <w:szCs w:val="28"/>
        </w:rPr>
        <w:t xml:space="preserve"> </w:t>
      </w:r>
      <w:proofErr w:type="spellStart"/>
      <w:r>
        <w:rPr>
          <w:color w:val="000000"/>
          <w:sz w:val="28"/>
          <w:szCs w:val="28"/>
        </w:rPr>
        <w:t>низку</w:t>
      </w:r>
      <w:proofErr w:type="spellEnd"/>
      <w:r>
        <w:rPr>
          <w:color w:val="000000"/>
          <w:sz w:val="28"/>
          <w:szCs w:val="28"/>
        </w:rPr>
        <w:t xml:space="preserve"> </w:t>
      </w:r>
      <w:proofErr w:type="spellStart"/>
      <w:r>
        <w:rPr>
          <w:color w:val="000000"/>
          <w:sz w:val="28"/>
          <w:szCs w:val="28"/>
        </w:rPr>
        <w:t>припущень</w:t>
      </w:r>
      <w:proofErr w:type="spellEnd"/>
      <w:r>
        <w:rPr>
          <w:color w:val="000000"/>
          <w:sz w:val="28"/>
          <w:szCs w:val="28"/>
        </w:rPr>
        <w:t xml:space="preserve">, </w:t>
      </w:r>
      <w:proofErr w:type="spellStart"/>
      <w:r>
        <w:rPr>
          <w:color w:val="000000"/>
          <w:sz w:val="28"/>
          <w:szCs w:val="28"/>
        </w:rPr>
        <w:t>які</w:t>
      </w:r>
      <w:proofErr w:type="spellEnd"/>
      <w:r>
        <w:rPr>
          <w:color w:val="000000"/>
          <w:sz w:val="28"/>
          <w:szCs w:val="28"/>
        </w:rPr>
        <w:t xml:space="preserve"> </w:t>
      </w:r>
      <w:proofErr w:type="spellStart"/>
      <w:r>
        <w:rPr>
          <w:color w:val="000000"/>
          <w:sz w:val="28"/>
          <w:szCs w:val="28"/>
        </w:rPr>
        <w:t>безпосередньо</w:t>
      </w:r>
      <w:proofErr w:type="spellEnd"/>
      <w:r>
        <w:rPr>
          <w:color w:val="000000"/>
          <w:sz w:val="28"/>
          <w:szCs w:val="28"/>
        </w:rPr>
        <w:t xml:space="preserve"> </w:t>
      </w:r>
      <w:proofErr w:type="spellStart"/>
      <w:r>
        <w:rPr>
          <w:color w:val="000000"/>
          <w:sz w:val="28"/>
          <w:szCs w:val="28"/>
        </w:rPr>
        <w:t>вплинули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формулювання</w:t>
      </w:r>
      <w:proofErr w:type="spellEnd"/>
      <w:r>
        <w:rPr>
          <w:color w:val="000000"/>
          <w:sz w:val="28"/>
          <w:szCs w:val="28"/>
        </w:rPr>
        <w:t xml:space="preserve"> </w:t>
      </w:r>
      <w:proofErr w:type="spellStart"/>
      <w:r>
        <w:rPr>
          <w:color w:val="000000"/>
          <w:sz w:val="28"/>
          <w:szCs w:val="28"/>
        </w:rPr>
        <w:t>функціональних</w:t>
      </w:r>
      <w:proofErr w:type="spellEnd"/>
      <w:r>
        <w:rPr>
          <w:color w:val="000000"/>
          <w:sz w:val="28"/>
          <w:szCs w:val="28"/>
        </w:rPr>
        <w:t xml:space="preserve"> і </w:t>
      </w:r>
      <w:proofErr w:type="spellStart"/>
      <w:r>
        <w:rPr>
          <w:color w:val="000000"/>
          <w:sz w:val="28"/>
          <w:szCs w:val="28"/>
        </w:rPr>
        <w:t>нефункціональних</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Зміна</w:t>
      </w:r>
      <w:proofErr w:type="spellEnd"/>
      <w:r>
        <w:rPr>
          <w:color w:val="000000"/>
          <w:sz w:val="28"/>
          <w:szCs w:val="28"/>
        </w:rPr>
        <w:t xml:space="preserve"> </w:t>
      </w:r>
      <w:proofErr w:type="spellStart"/>
      <w:r>
        <w:rPr>
          <w:color w:val="000000"/>
          <w:sz w:val="28"/>
          <w:szCs w:val="28"/>
        </w:rPr>
        <w:t>будь-якого</w:t>
      </w:r>
      <w:proofErr w:type="spellEnd"/>
      <w:r>
        <w:rPr>
          <w:color w:val="000000"/>
          <w:sz w:val="28"/>
          <w:szCs w:val="28"/>
        </w:rPr>
        <w:t xml:space="preserve"> з </w:t>
      </w:r>
      <w:proofErr w:type="spellStart"/>
      <w:r>
        <w:rPr>
          <w:color w:val="000000"/>
          <w:sz w:val="28"/>
          <w:szCs w:val="28"/>
        </w:rPr>
        <w:t>цих</w:t>
      </w:r>
      <w:proofErr w:type="spellEnd"/>
      <w:r>
        <w:rPr>
          <w:color w:val="000000"/>
          <w:sz w:val="28"/>
          <w:szCs w:val="28"/>
        </w:rPr>
        <w:t xml:space="preserve"> </w:t>
      </w:r>
      <w:proofErr w:type="spellStart"/>
      <w:r>
        <w:rPr>
          <w:color w:val="000000"/>
          <w:sz w:val="28"/>
          <w:szCs w:val="28"/>
        </w:rPr>
        <w:t>чинників</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призвести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перегляду</w:t>
      </w:r>
      <w:proofErr w:type="spellEnd"/>
      <w:r>
        <w:rPr>
          <w:color w:val="000000"/>
          <w:sz w:val="28"/>
          <w:szCs w:val="28"/>
        </w:rPr>
        <w:t xml:space="preserve"> </w:t>
      </w:r>
      <w:proofErr w:type="spellStart"/>
      <w:r>
        <w:rPr>
          <w:color w:val="000000"/>
          <w:sz w:val="28"/>
          <w:szCs w:val="28"/>
        </w:rPr>
        <w:t>окремих</w:t>
      </w:r>
      <w:proofErr w:type="spellEnd"/>
      <w:r>
        <w:rPr>
          <w:color w:val="000000"/>
          <w:sz w:val="28"/>
          <w:szCs w:val="28"/>
        </w:rPr>
        <w:t xml:space="preserve"> </w:t>
      </w:r>
      <w:proofErr w:type="spellStart"/>
      <w:r>
        <w:rPr>
          <w:color w:val="000000"/>
          <w:sz w:val="28"/>
          <w:szCs w:val="28"/>
        </w:rPr>
        <w:t>частин</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викладених</w:t>
      </w:r>
      <w:proofErr w:type="spellEnd"/>
      <w:r>
        <w:rPr>
          <w:color w:val="000000"/>
          <w:sz w:val="28"/>
          <w:szCs w:val="28"/>
        </w:rPr>
        <w:t xml:space="preserve"> у </w:t>
      </w:r>
      <w:proofErr w:type="spellStart"/>
      <w:r>
        <w:rPr>
          <w:color w:val="000000"/>
          <w:sz w:val="28"/>
          <w:szCs w:val="28"/>
        </w:rPr>
        <w:t>цьому</w:t>
      </w:r>
      <w:proofErr w:type="spellEnd"/>
      <w:r>
        <w:rPr>
          <w:color w:val="000000"/>
          <w:sz w:val="28"/>
          <w:szCs w:val="28"/>
        </w:rPr>
        <w:t xml:space="preserve"> </w:t>
      </w:r>
      <w:proofErr w:type="spellStart"/>
      <w:r>
        <w:rPr>
          <w:color w:val="000000"/>
          <w:sz w:val="28"/>
          <w:szCs w:val="28"/>
        </w:rPr>
        <w:t>документі</w:t>
      </w:r>
      <w:proofErr w:type="spellEnd"/>
      <w:r>
        <w:rPr>
          <w:color w:val="000000"/>
          <w:sz w:val="28"/>
          <w:szCs w:val="28"/>
        </w:rPr>
        <w:t>.</w:t>
      </w:r>
    </w:p>
    <w:p w14:paraId="3396F830" w14:textId="0405FDD4" w:rsidR="00892B5F" w:rsidRDefault="00892B5F" w:rsidP="00892B5F">
      <w:pPr>
        <w:pStyle w:val="af"/>
        <w:spacing w:before="240" w:beforeAutospacing="0" w:after="240" w:afterAutospacing="0"/>
      </w:pPr>
      <w:proofErr w:type="spellStart"/>
      <w:r>
        <w:rPr>
          <w:color w:val="000000"/>
          <w:sz w:val="28"/>
          <w:szCs w:val="28"/>
        </w:rPr>
        <w:t>По-перше</w:t>
      </w:r>
      <w:proofErr w:type="spellEnd"/>
      <w:r>
        <w:rPr>
          <w:color w:val="000000"/>
          <w:sz w:val="28"/>
          <w:szCs w:val="28"/>
        </w:rPr>
        <w:t xml:space="preserve">, </w:t>
      </w:r>
      <w:proofErr w:type="spellStart"/>
      <w:r>
        <w:rPr>
          <w:color w:val="000000"/>
          <w:sz w:val="28"/>
          <w:szCs w:val="28"/>
        </w:rPr>
        <w:t>передбачається</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користувачі</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стабільне</w:t>
      </w:r>
      <w:proofErr w:type="spellEnd"/>
      <w:r>
        <w:rPr>
          <w:color w:val="000000"/>
          <w:sz w:val="28"/>
          <w:szCs w:val="28"/>
        </w:rPr>
        <w:t xml:space="preserve"> </w:t>
      </w:r>
      <w:proofErr w:type="spellStart"/>
      <w:r>
        <w:rPr>
          <w:color w:val="000000"/>
          <w:sz w:val="28"/>
          <w:szCs w:val="28"/>
        </w:rPr>
        <w:t>підключення</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Інтернету</w:t>
      </w:r>
      <w:proofErr w:type="spellEnd"/>
      <w:r>
        <w:rPr>
          <w:color w:val="000000"/>
          <w:sz w:val="28"/>
          <w:szCs w:val="28"/>
        </w:rPr>
        <w:t xml:space="preserve"> і </w:t>
      </w:r>
      <w:proofErr w:type="spellStart"/>
      <w:r>
        <w:rPr>
          <w:color w:val="000000"/>
          <w:sz w:val="28"/>
          <w:szCs w:val="28"/>
        </w:rPr>
        <w:t>можуть</w:t>
      </w:r>
      <w:proofErr w:type="spellEnd"/>
      <w:r>
        <w:rPr>
          <w:color w:val="000000"/>
          <w:sz w:val="28"/>
          <w:szCs w:val="28"/>
        </w:rPr>
        <w:t xml:space="preserve"> </w:t>
      </w:r>
      <w:proofErr w:type="spellStart"/>
      <w:r>
        <w:rPr>
          <w:color w:val="000000"/>
          <w:sz w:val="28"/>
          <w:szCs w:val="28"/>
        </w:rPr>
        <w:t>відкривати</w:t>
      </w:r>
      <w:proofErr w:type="spellEnd"/>
      <w:r>
        <w:rPr>
          <w:color w:val="000000"/>
          <w:sz w:val="28"/>
          <w:szCs w:val="28"/>
        </w:rPr>
        <w:t xml:space="preserve"> </w:t>
      </w:r>
      <w:proofErr w:type="spellStart"/>
      <w:r w:rsidR="00141AF3">
        <w:rPr>
          <w:color w:val="000000"/>
          <w:sz w:val="28"/>
          <w:szCs w:val="28"/>
        </w:rPr>
        <w:t>веб</w:t>
      </w:r>
      <w:proofErr w:type="spellEnd"/>
      <w:r w:rsidR="00141AF3">
        <w:rPr>
          <w:color w:val="000000"/>
          <w:sz w:val="28"/>
          <w:szCs w:val="28"/>
        </w:rPr>
        <w:t xml:space="preserve"> </w:t>
      </w:r>
      <w:proofErr w:type="spellStart"/>
      <w:r w:rsidR="00141AF3">
        <w:rPr>
          <w:color w:val="000000"/>
          <w:sz w:val="28"/>
          <w:szCs w:val="28"/>
        </w:rPr>
        <w:t>застосунок</w:t>
      </w:r>
      <w:r>
        <w:rPr>
          <w:color w:val="000000"/>
          <w:sz w:val="28"/>
          <w:szCs w:val="28"/>
        </w:rPr>
        <w:t>у</w:t>
      </w:r>
      <w:proofErr w:type="spellEnd"/>
      <w:r>
        <w:rPr>
          <w:color w:val="000000"/>
          <w:sz w:val="28"/>
          <w:szCs w:val="28"/>
        </w:rPr>
        <w:t xml:space="preserve"> </w:t>
      </w:r>
      <w:proofErr w:type="spellStart"/>
      <w:r>
        <w:rPr>
          <w:color w:val="000000"/>
          <w:sz w:val="28"/>
          <w:szCs w:val="28"/>
        </w:rPr>
        <w:t>сучасному</w:t>
      </w:r>
      <w:proofErr w:type="spellEnd"/>
      <w:r>
        <w:rPr>
          <w:color w:val="000000"/>
          <w:sz w:val="28"/>
          <w:szCs w:val="28"/>
        </w:rPr>
        <w:t xml:space="preserve"> </w:t>
      </w:r>
      <w:proofErr w:type="spellStart"/>
      <w:r>
        <w:rPr>
          <w:color w:val="000000"/>
          <w:sz w:val="28"/>
          <w:szCs w:val="28"/>
        </w:rPr>
        <w:t>браузері</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підтримує</w:t>
      </w:r>
      <w:proofErr w:type="spellEnd"/>
      <w:r>
        <w:rPr>
          <w:color w:val="000000"/>
          <w:sz w:val="28"/>
          <w:szCs w:val="28"/>
        </w:rPr>
        <w:t xml:space="preserve"> JavaScript </w:t>
      </w:r>
      <w:proofErr w:type="spellStart"/>
      <w:r>
        <w:rPr>
          <w:color w:val="000000"/>
          <w:sz w:val="28"/>
          <w:szCs w:val="28"/>
        </w:rPr>
        <w:t>та</w:t>
      </w:r>
      <w:proofErr w:type="spellEnd"/>
      <w:r>
        <w:rPr>
          <w:color w:val="000000"/>
          <w:sz w:val="28"/>
          <w:szCs w:val="28"/>
        </w:rPr>
        <w:t xml:space="preserve"> CSS3. </w:t>
      </w:r>
      <w:proofErr w:type="spellStart"/>
      <w:r>
        <w:rPr>
          <w:color w:val="000000"/>
          <w:sz w:val="28"/>
          <w:szCs w:val="28"/>
        </w:rPr>
        <w:t>Якщо</w:t>
      </w:r>
      <w:proofErr w:type="spellEnd"/>
      <w:r>
        <w:rPr>
          <w:color w:val="000000"/>
          <w:sz w:val="28"/>
          <w:szCs w:val="28"/>
        </w:rPr>
        <w:t xml:space="preserve"> </w:t>
      </w:r>
      <w:proofErr w:type="spellStart"/>
      <w:r>
        <w:rPr>
          <w:color w:val="000000"/>
          <w:sz w:val="28"/>
          <w:szCs w:val="28"/>
        </w:rPr>
        <w:t>підключення</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мережі</w:t>
      </w:r>
      <w:proofErr w:type="spellEnd"/>
      <w:r>
        <w:rPr>
          <w:color w:val="000000"/>
          <w:sz w:val="28"/>
          <w:szCs w:val="28"/>
        </w:rPr>
        <w:t xml:space="preserve"> </w:t>
      </w:r>
      <w:proofErr w:type="spellStart"/>
      <w:r>
        <w:rPr>
          <w:color w:val="000000"/>
          <w:sz w:val="28"/>
          <w:szCs w:val="28"/>
        </w:rPr>
        <w:t>відсутнє</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браузер</w:t>
      </w:r>
      <w:proofErr w:type="spellEnd"/>
      <w:r>
        <w:rPr>
          <w:color w:val="000000"/>
          <w:sz w:val="28"/>
          <w:szCs w:val="28"/>
        </w:rPr>
        <w:t xml:space="preserve"> </w:t>
      </w:r>
      <w:proofErr w:type="spellStart"/>
      <w:r>
        <w:rPr>
          <w:color w:val="000000"/>
          <w:sz w:val="28"/>
          <w:szCs w:val="28"/>
        </w:rPr>
        <w:t>застарілий</w:t>
      </w:r>
      <w:proofErr w:type="spellEnd"/>
      <w:r>
        <w:rPr>
          <w:color w:val="000000"/>
          <w:sz w:val="28"/>
          <w:szCs w:val="28"/>
        </w:rPr>
        <w:t xml:space="preserve">, </w:t>
      </w:r>
      <w:proofErr w:type="spellStart"/>
      <w:r>
        <w:rPr>
          <w:color w:val="000000"/>
          <w:sz w:val="28"/>
          <w:szCs w:val="28"/>
        </w:rPr>
        <w:t>робота</w:t>
      </w:r>
      <w:proofErr w:type="spellEnd"/>
      <w:r>
        <w:rPr>
          <w:color w:val="000000"/>
          <w:sz w:val="28"/>
          <w:szCs w:val="28"/>
        </w:rPr>
        <w:t xml:space="preserve"> з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стає</w:t>
      </w:r>
      <w:proofErr w:type="spellEnd"/>
      <w:r>
        <w:rPr>
          <w:color w:val="000000"/>
          <w:sz w:val="28"/>
          <w:szCs w:val="28"/>
        </w:rPr>
        <w:t xml:space="preserve"> </w:t>
      </w:r>
      <w:proofErr w:type="spellStart"/>
      <w:r>
        <w:rPr>
          <w:color w:val="000000"/>
          <w:sz w:val="28"/>
          <w:szCs w:val="28"/>
        </w:rPr>
        <w:t>неможливою</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обмеженою</w:t>
      </w:r>
      <w:proofErr w:type="spellEnd"/>
      <w:r>
        <w:rPr>
          <w:color w:val="000000"/>
          <w:sz w:val="28"/>
          <w:szCs w:val="28"/>
        </w:rPr>
        <w:t>.</w:t>
      </w:r>
    </w:p>
    <w:p w14:paraId="41BC1963" w14:textId="77777777" w:rsidR="00892B5F" w:rsidRDefault="00892B5F" w:rsidP="00892B5F">
      <w:pPr>
        <w:pStyle w:val="af"/>
        <w:spacing w:before="240" w:beforeAutospacing="0" w:after="240" w:afterAutospacing="0"/>
      </w:pPr>
      <w:proofErr w:type="spellStart"/>
      <w:r>
        <w:rPr>
          <w:color w:val="000000"/>
          <w:sz w:val="28"/>
          <w:szCs w:val="28"/>
        </w:rPr>
        <w:t>По-друге</w:t>
      </w:r>
      <w:proofErr w:type="spellEnd"/>
      <w:r>
        <w:rPr>
          <w:color w:val="000000"/>
          <w:sz w:val="28"/>
          <w:szCs w:val="28"/>
        </w:rPr>
        <w:t xml:space="preserve">, </w:t>
      </w: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передбачає</w:t>
      </w:r>
      <w:proofErr w:type="spellEnd"/>
      <w:r>
        <w:rPr>
          <w:color w:val="000000"/>
          <w:sz w:val="28"/>
          <w:szCs w:val="28"/>
        </w:rPr>
        <w:t xml:space="preserve"> </w:t>
      </w:r>
      <w:proofErr w:type="spellStart"/>
      <w:r>
        <w:rPr>
          <w:color w:val="000000"/>
          <w:sz w:val="28"/>
          <w:szCs w:val="28"/>
        </w:rPr>
        <w:t>локальний</w:t>
      </w:r>
      <w:proofErr w:type="spellEnd"/>
      <w:r>
        <w:rPr>
          <w:color w:val="000000"/>
          <w:sz w:val="28"/>
          <w:szCs w:val="28"/>
        </w:rPr>
        <w:t xml:space="preserve"> </w:t>
      </w:r>
      <w:proofErr w:type="spellStart"/>
      <w:r>
        <w:rPr>
          <w:color w:val="000000"/>
          <w:sz w:val="28"/>
          <w:szCs w:val="28"/>
        </w:rPr>
        <w:t>запуск</w:t>
      </w:r>
      <w:proofErr w:type="spellEnd"/>
      <w:r>
        <w:rPr>
          <w:color w:val="000000"/>
          <w:sz w:val="28"/>
          <w:szCs w:val="28"/>
        </w:rPr>
        <w:t xml:space="preserve"> </w:t>
      </w:r>
      <w:proofErr w:type="spellStart"/>
      <w:r>
        <w:rPr>
          <w:color w:val="000000"/>
          <w:sz w:val="28"/>
          <w:szCs w:val="28"/>
        </w:rPr>
        <w:t>серверної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її</w:t>
      </w:r>
      <w:proofErr w:type="spellEnd"/>
      <w:r>
        <w:rPr>
          <w:color w:val="000000"/>
          <w:sz w:val="28"/>
          <w:szCs w:val="28"/>
        </w:rPr>
        <w:t xml:space="preserve"> </w:t>
      </w:r>
      <w:proofErr w:type="spellStart"/>
      <w:r>
        <w:rPr>
          <w:color w:val="000000"/>
          <w:sz w:val="28"/>
          <w:szCs w:val="28"/>
        </w:rPr>
        <w:t>розгортання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хостингу</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підтримує</w:t>
      </w:r>
      <w:proofErr w:type="spellEnd"/>
      <w:r>
        <w:rPr>
          <w:color w:val="000000"/>
          <w:sz w:val="28"/>
          <w:szCs w:val="28"/>
        </w:rPr>
        <w:t xml:space="preserve"> Python 3.10+, </w:t>
      </w:r>
      <w:proofErr w:type="spellStart"/>
      <w:r>
        <w:rPr>
          <w:color w:val="000000"/>
          <w:sz w:val="28"/>
          <w:szCs w:val="28"/>
        </w:rPr>
        <w:t>FastAPI</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SQLite. </w:t>
      </w:r>
      <w:proofErr w:type="spellStart"/>
      <w:r>
        <w:rPr>
          <w:color w:val="000000"/>
          <w:sz w:val="28"/>
          <w:szCs w:val="28"/>
        </w:rPr>
        <w:t>Зміна</w:t>
      </w:r>
      <w:proofErr w:type="spellEnd"/>
      <w:r>
        <w:rPr>
          <w:color w:val="000000"/>
          <w:sz w:val="28"/>
          <w:szCs w:val="28"/>
        </w:rPr>
        <w:t xml:space="preserve"> </w:t>
      </w:r>
      <w:proofErr w:type="spellStart"/>
      <w:r>
        <w:rPr>
          <w:color w:val="000000"/>
          <w:sz w:val="28"/>
          <w:szCs w:val="28"/>
        </w:rPr>
        <w:t>середовища</w:t>
      </w:r>
      <w:proofErr w:type="spellEnd"/>
      <w:r>
        <w:rPr>
          <w:color w:val="000000"/>
          <w:sz w:val="28"/>
          <w:szCs w:val="28"/>
        </w:rPr>
        <w:t xml:space="preserve"> </w:t>
      </w:r>
      <w:proofErr w:type="spellStart"/>
      <w:r>
        <w:rPr>
          <w:color w:val="000000"/>
          <w:sz w:val="28"/>
          <w:szCs w:val="28"/>
        </w:rPr>
        <w:t>виконання</w:t>
      </w:r>
      <w:proofErr w:type="spellEnd"/>
      <w:r>
        <w:rPr>
          <w:color w:val="000000"/>
          <w:sz w:val="28"/>
          <w:szCs w:val="28"/>
        </w:rPr>
        <w:t xml:space="preserve">, </w:t>
      </w:r>
      <w:proofErr w:type="spellStart"/>
      <w:r>
        <w:rPr>
          <w:color w:val="000000"/>
          <w:sz w:val="28"/>
          <w:szCs w:val="28"/>
        </w:rPr>
        <w:t>наприклад</w:t>
      </w:r>
      <w:proofErr w:type="spellEnd"/>
      <w:r>
        <w:rPr>
          <w:color w:val="000000"/>
          <w:sz w:val="28"/>
          <w:szCs w:val="28"/>
        </w:rPr>
        <w:t xml:space="preserve">, </w:t>
      </w:r>
      <w:proofErr w:type="spellStart"/>
      <w:r>
        <w:rPr>
          <w:color w:val="000000"/>
          <w:sz w:val="28"/>
          <w:szCs w:val="28"/>
        </w:rPr>
        <w:t>перехід</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іншу</w:t>
      </w:r>
      <w:proofErr w:type="spellEnd"/>
      <w:r>
        <w:rPr>
          <w:color w:val="000000"/>
          <w:sz w:val="28"/>
          <w:szCs w:val="28"/>
        </w:rPr>
        <w:t xml:space="preserve"> СУБД (MySQL </w:t>
      </w:r>
      <w:proofErr w:type="spellStart"/>
      <w:r>
        <w:rPr>
          <w:color w:val="000000"/>
          <w:sz w:val="28"/>
          <w:szCs w:val="28"/>
        </w:rPr>
        <w:t>або</w:t>
      </w:r>
      <w:proofErr w:type="spellEnd"/>
      <w:r>
        <w:rPr>
          <w:color w:val="000000"/>
          <w:sz w:val="28"/>
          <w:szCs w:val="28"/>
        </w:rPr>
        <w:t xml:space="preserve"> PostgreSQL), </w:t>
      </w:r>
      <w:proofErr w:type="spellStart"/>
      <w:r>
        <w:rPr>
          <w:color w:val="000000"/>
          <w:sz w:val="28"/>
          <w:szCs w:val="28"/>
        </w:rPr>
        <w:t>потребуватиме</w:t>
      </w:r>
      <w:proofErr w:type="spellEnd"/>
      <w:r>
        <w:rPr>
          <w:color w:val="000000"/>
          <w:sz w:val="28"/>
          <w:szCs w:val="28"/>
        </w:rPr>
        <w:t xml:space="preserve"> </w:t>
      </w:r>
      <w:proofErr w:type="spellStart"/>
      <w:r>
        <w:rPr>
          <w:color w:val="000000"/>
          <w:sz w:val="28"/>
          <w:szCs w:val="28"/>
        </w:rPr>
        <w:t>модифікацій</w:t>
      </w:r>
      <w:proofErr w:type="spellEnd"/>
      <w:r>
        <w:rPr>
          <w:color w:val="000000"/>
          <w:sz w:val="28"/>
          <w:szCs w:val="28"/>
        </w:rPr>
        <w:t xml:space="preserve"> у </w:t>
      </w:r>
      <w:proofErr w:type="spellStart"/>
      <w:r>
        <w:rPr>
          <w:color w:val="000000"/>
          <w:sz w:val="28"/>
          <w:szCs w:val="28"/>
        </w:rPr>
        <w:t>частині</w:t>
      </w:r>
      <w:proofErr w:type="spellEnd"/>
      <w:r>
        <w:rPr>
          <w:color w:val="000000"/>
          <w:sz w:val="28"/>
          <w:szCs w:val="28"/>
        </w:rPr>
        <w:t xml:space="preserve"> </w:t>
      </w:r>
      <w:proofErr w:type="spellStart"/>
      <w:r>
        <w:rPr>
          <w:color w:val="000000"/>
          <w:sz w:val="28"/>
          <w:szCs w:val="28"/>
        </w:rPr>
        <w:t>обробки</w:t>
      </w:r>
      <w:proofErr w:type="spellEnd"/>
      <w:r>
        <w:rPr>
          <w:color w:val="000000"/>
          <w:sz w:val="28"/>
          <w:szCs w:val="28"/>
        </w:rPr>
        <w:t xml:space="preserve"> </w:t>
      </w:r>
      <w:proofErr w:type="spellStart"/>
      <w:r>
        <w:rPr>
          <w:color w:val="000000"/>
          <w:sz w:val="28"/>
          <w:szCs w:val="28"/>
        </w:rPr>
        <w:t>запитів</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ініціалізації</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w:t>
      </w:r>
    </w:p>
    <w:p w14:paraId="6826BD89" w14:textId="77777777" w:rsidR="00892B5F" w:rsidRDefault="00892B5F" w:rsidP="00892B5F">
      <w:pPr>
        <w:pStyle w:val="af"/>
        <w:spacing w:before="240" w:beforeAutospacing="0" w:after="240" w:afterAutospacing="0"/>
      </w:pPr>
      <w:proofErr w:type="spellStart"/>
      <w:r>
        <w:rPr>
          <w:color w:val="000000"/>
          <w:sz w:val="28"/>
          <w:szCs w:val="28"/>
        </w:rPr>
        <w:lastRenderedPageBreak/>
        <w:t>По-третє</w:t>
      </w:r>
      <w:proofErr w:type="spellEnd"/>
      <w:r>
        <w:rPr>
          <w:color w:val="000000"/>
          <w:sz w:val="28"/>
          <w:szCs w:val="28"/>
        </w:rPr>
        <w:t xml:space="preserve">, </w:t>
      </w:r>
      <w:proofErr w:type="spellStart"/>
      <w:r>
        <w:rPr>
          <w:color w:val="000000"/>
          <w:sz w:val="28"/>
          <w:szCs w:val="28"/>
        </w:rPr>
        <w:t>вихідною</w:t>
      </w:r>
      <w:proofErr w:type="spellEnd"/>
      <w:r>
        <w:rPr>
          <w:color w:val="000000"/>
          <w:sz w:val="28"/>
          <w:szCs w:val="28"/>
        </w:rPr>
        <w:t xml:space="preserve"> </w:t>
      </w:r>
      <w:proofErr w:type="spellStart"/>
      <w:r>
        <w:rPr>
          <w:color w:val="000000"/>
          <w:sz w:val="28"/>
          <w:szCs w:val="28"/>
        </w:rPr>
        <w:t>передумовою</w:t>
      </w:r>
      <w:proofErr w:type="spellEnd"/>
      <w:r>
        <w:rPr>
          <w:color w:val="000000"/>
          <w:sz w:val="28"/>
          <w:szCs w:val="28"/>
        </w:rPr>
        <w:t xml:space="preserve"> є </w:t>
      </w:r>
      <w:proofErr w:type="spellStart"/>
      <w:r>
        <w:rPr>
          <w:color w:val="000000"/>
          <w:sz w:val="28"/>
          <w:szCs w:val="28"/>
        </w:rPr>
        <w:t>використання</w:t>
      </w:r>
      <w:proofErr w:type="spellEnd"/>
      <w:r>
        <w:rPr>
          <w:color w:val="000000"/>
          <w:sz w:val="28"/>
          <w:szCs w:val="28"/>
        </w:rPr>
        <w:t xml:space="preserve"> </w:t>
      </w:r>
      <w:proofErr w:type="spellStart"/>
      <w:r>
        <w:rPr>
          <w:color w:val="000000"/>
          <w:sz w:val="28"/>
          <w:szCs w:val="28"/>
        </w:rPr>
        <w:t>тільки</w:t>
      </w:r>
      <w:proofErr w:type="spellEnd"/>
      <w:r>
        <w:rPr>
          <w:color w:val="000000"/>
          <w:sz w:val="28"/>
          <w:szCs w:val="28"/>
        </w:rPr>
        <w:t xml:space="preserve"> </w:t>
      </w:r>
      <w:proofErr w:type="spellStart"/>
      <w:r>
        <w:rPr>
          <w:color w:val="000000"/>
          <w:sz w:val="28"/>
          <w:szCs w:val="28"/>
        </w:rPr>
        <w:t>власного</w:t>
      </w:r>
      <w:proofErr w:type="spellEnd"/>
      <w:r>
        <w:rPr>
          <w:color w:val="000000"/>
          <w:sz w:val="28"/>
          <w:szCs w:val="28"/>
        </w:rPr>
        <w:t xml:space="preserve"> API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сторонніх</w:t>
      </w:r>
      <w:proofErr w:type="spellEnd"/>
      <w:r>
        <w:rPr>
          <w:color w:val="000000"/>
          <w:sz w:val="28"/>
          <w:szCs w:val="28"/>
        </w:rPr>
        <w:t xml:space="preserve"> </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інтеграцій</w:t>
      </w:r>
      <w:proofErr w:type="spellEnd"/>
      <w:r>
        <w:rPr>
          <w:color w:val="000000"/>
          <w:sz w:val="28"/>
          <w:szCs w:val="28"/>
        </w:rPr>
        <w:t xml:space="preserve">. </w:t>
      </w:r>
      <w:proofErr w:type="spellStart"/>
      <w:r>
        <w:rPr>
          <w:color w:val="000000"/>
          <w:sz w:val="28"/>
          <w:szCs w:val="28"/>
        </w:rPr>
        <w:t>Наприклад</w:t>
      </w:r>
      <w:proofErr w:type="spellEnd"/>
      <w:r>
        <w:rPr>
          <w:color w:val="000000"/>
          <w:sz w:val="28"/>
          <w:szCs w:val="28"/>
        </w:rPr>
        <w:t xml:space="preserve">, </w:t>
      </w:r>
      <w:proofErr w:type="spellStart"/>
      <w:r>
        <w:rPr>
          <w:color w:val="000000"/>
          <w:sz w:val="28"/>
          <w:szCs w:val="28"/>
        </w:rPr>
        <w:t>поштові</w:t>
      </w:r>
      <w:proofErr w:type="spellEnd"/>
      <w:r>
        <w:rPr>
          <w:color w:val="000000"/>
          <w:sz w:val="28"/>
          <w:szCs w:val="28"/>
        </w:rPr>
        <w:t xml:space="preserve"> </w:t>
      </w:r>
      <w:proofErr w:type="spellStart"/>
      <w:r>
        <w:rPr>
          <w:color w:val="000000"/>
          <w:sz w:val="28"/>
          <w:szCs w:val="28"/>
        </w:rPr>
        <w:t>повідомлення</w:t>
      </w:r>
      <w:proofErr w:type="spellEnd"/>
      <w:r>
        <w:rPr>
          <w:color w:val="000000"/>
          <w:sz w:val="28"/>
          <w:szCs w:val="28"/>
        </w:rPr>
        <w:t xml:space="preserve"> </w:t>
      </w:r>
      <w:proofErr w:type="spellStart"/>
      <w:r>
        <w:rPr>
          <w:color w:val="000000"/>
          <w:sz w:val="28"/>
          <w:szCs w:val="28"/>
        </w:rPr>
        <w:t>формуються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надсилаються</w:t>
      </w:r>
      <w:proofErr w:type="spellEnd"/>
      <w:r>
        <w:rPr>
          <w:color w:val="000000"/>
          <w:sz w:val="28"/>
          <w:szCs w:val="28"/>
        </w:rPr>
        <w:t xml:space="preserve"> </w:t>
      </w:r>
      <w:proofErr w:type="spellStart"/>
      <w:r>
        <w:rPr>
          <w:color w:val="000000"/>
          <w:sz w:val="28"/>
          <w:szCs w:val="28"/>
        </w:rPr>
        <w:t>із</w:t>
      </w:r>
      <w:proofErr w:type="spellEnd"/>
      <w:r>
        <w:rPr>
          <w:color w:val="000000"/>
          <w:sz w:val="28"/>
          <w:szCs w:val="28"/>
        </w:rPr>
        <w:t xml:space="preserve"> </w:t>
      </w:r>
      <w:proofErr w:type="spellStart"/>
      <w:r>
        <w:rPr>
          <w:color w:val="000000"/>
          <w:sz w:val="28"/>
          <w:szCs w:val="28"/>
        </w:rPr>
        <w:t>сервера</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допомогою</w:t>
      </w:r>
      <w:proofErr w:type="spellEnd"/>
      <w:r>
        <w:rPr>
          <w:color w:val="000000"/>
          <w:sz w:val="28"/>
          <w:szCs w:val="28"/>
        </w:rPr>
        <w:t xml:space="preserve"> </w:t>
      </w:r>
      <w:proofErr w:type="spellStart"/>
      <w:r>
        <w:rPr>
          <w:color w:val="000000"/>
          <w:sz w:val="28"/>
          <w:szCs w:val="28"/>
        </w:rPr>
        <w:t>стандартної</w:t>
      </w:r>
      <w:proofErr w:type="spellEnd"/>
      <w:r>
        <w:rPr>
          <w:color w:val="000000"/>
          <w:sz w:val="28"/>
          <w:szCs w:val="28"/>
        </w:rPr>
        <w:t xml:space="preserve"> </w:t>
      </w:r>
      <w:proofErr w:type="spellStart"/>
      <w:r>
        <w:rPr>
          <w:color w:val="000000"/>
          <w:sz w:val="28"/>
          <w:szCs w:val="28"/>
        </w:rPr>
        <w:t>бібліотеки</w:t>
      </w:r>
      <w:proofErr w:type="spellEnd"/>
      <w:r>
        <w:rPr>
          <w:color w:val="000000"/>
          <w:sz w:val="28"/>
          <w:szCs w:val="28"/>
        </w:rPr>
        <w:t xml:space="preserve">, а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сторонніх</w:t>
      </w:r>
      <w:proofErr w:type="spellEnd"/>
      <w:r>
        <w:rPr>
          <w:color w:val="000000"/>
          <w:sz w:val="28"/>
          <w:szCs w:val="28"/>
        </w:rPr>
        <w:t xml:space="preserve"> </w:t>
      </w:r>
      <w:proofErr w:type="spellStart"/>
      <w:r>
        <w:rPr>
          <w:color w:val="000000"/>
          <w:sz w:val="28"/>
          <w:szCs w:val="28"/>
        </w:rPr>
        <w:t>поштових</w:t>
      </w:r>
      <w:proofErr w:type="spellEnd"/>
      <w:r>
        <w:rPr>
          <w:color w:val="000000"/>
          <w:sz w:val="28"/>
          <w:szCs w:val="28"/>
        </w:rPr>
        <w:t xml:space="preserve"> </w:t>
      </w:r>
      <w:proofErr w:type="spellStart"/>
      <w:r>
        <w:rPr>
          <w:color w:val="000000"/>
          <w:sz w:val="28"/>
          <w:szCs w:val="28"/>
        </w:rPr>
        <w:t>сервісів</w:t>
      </w:r>
      <w:proofErr w:type="spellEnd"/>
      <w:r>
        <w:rPr>
          <w:color w:val="000000"/>
          <w:sz w:val="28"/>
          <w:szCs w:val="28"/>
        </w:rPr>
        <w:t xml:space="preserve"> (</w:t>
      </w:r>
      <w:proofErr w:type="spellStart"/>
      <w:r>
        <w:rPr>
          <w:color w:val="000000"/>
          <w:sz w:val="28"/>
          <w:szCs w:val="28"/>
        </w:rPr>
        <w:t>Mailgun</w:t>
      </w:r>
      <w:proofErr w:type="spellEnd"/>
      <w:r>
        <w:rPr>
          <w:color w:val="000000"/>
          <w:sz w:val="28"/>
          <w:szCs w:val="28"/>
        </w:rPr>
        <w:t xml:space="preserve">, SendGrid </w:t>
      </w:r>
      <w:proofErr w:type="spellStart"/>
      <w:r>
        <w:rPr>
          <w:color w:val="000000"/>
          <w:sz w:val="28"/>
          <w:szCs w:val="28"/>
        </w:rPr>
        <w:t>тощо</w:t>
      </w:r>
      <w:proofErr w:type="spellEnd"/>
      <w:r>
        <w:rPr>
          <w:color w:val="000000"/>
          <w:sz w:val="28"/>
          <w:szCs w:val="28"/>
        </w:rPr>
        <w:t xml:space="preserve">). У </w:t>
      </w:r>
      <w:proofErr w:type="spellStart"/>
      <w:r>
        <w:rPr>
          <w:color w:val="000000"/>
          <w:sz w:val="28"/>
          <w:szCs w:val="28"/>
        </w:rPr>
        <w:t>разі</w:t>
      </w:r>
      <w:proofErr w:type="spellEnd"/>
      <w:r>
        <w:rPr>
          <w:color w:val="000000"/>
          <w:sz w:val="28"/>
          <w:szCs w:val="28"/>
        </w:rPr>
        <w:t xml:space="preserve"> </w:t>
      </w:r>
      <w:proofErr w:type="spellStart"/>
      <w:r>
        <w:rPr>
          <w:color w:val="000000"/>
          <w:sz w:val="28"/>
          <w:szCs w:val="28"/>
        </w:rPr>
        <w:t>потреби</w:t>
      </w:r>
      <w:proofErr w:type="spellEnd"/>
      <w:r>
        <w:rPr>
          <w:color w:val="000000"/>
          <w:sz w:val="28"/>
          <w:szCs w:val="28"/>
        </w:rPr>
        <w:t xml:space="preserve"> </w:t>
      </w:r>
      <w:proofErr w:type="spellStart"/>
      <w:r>
        <w:rPr>
          <w:color w:val="000000"/>
          <w:sz w:val="28"/>
          <w:szCs w:val="28"/>
        </w:rPr>
        <w:t>інтеграції</w:t>
      </w:r>
      <w:proofErr w:type="spellEnd"/>
      <w:r>
        <w:rPr>
          <w:color w:val="000000"/>
          <w:sz w:val="28"/>
          <w:szCs w:val="28"/>
        </w:rPr>
        <w:t xml:space="preserve"> з </w:t>
      </w:r>
      <w:proofErr w:type="spellStart"/>
      <w:r>
        <w:rPr>
          <w:color w:val="000000"/>
          <w:sz w:val="28"/>
          <w:szCs w:val="28"/>
        </w:rPr>
        <w:t>зовнішніми</w:t>
      </w:r>
      <w:proofErr w:type="spellEnd"/>
      <w:r>
        <w:rPr>
          <w:color w:val="000000"/>
          <w:sz w:val="28"/>
          <w:szCs w:val="28"/>
        </w:rPr>
        <w:t xml:space="preserve"> </w:t>
      </w:r>
      <w:proofErr w:type="spellStart"/>
      <w:r>
        <w:rPr>
          <w:color w:val="000000"/>
          <w:sz w:val="28"/>
          <w:szCs w:val="28"/>
        </w:rPr>
        <w:t>сервісами</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значно</w:t>
      </w:r>
      <w:proofErr w:type="spellEnd"/>
      <w:r>
        <w:rPr>
          <w:color w:val="000000"/>
          <w:sz w:val="28"/>
          <w:szCs w:val="28"/>
        </w:rPr>
        <w:t xml:space="preserve"> </w:t>
      </w:r>
      <w:proofErr w:type="spellStart"/>
      <w:r>
        <w:rPr>
          <w:color w:val="000000"/>
          <w:sz w:val="28"/>
          <w:szCs w:val="28"/>
        </w:rPr>
        <w:t>зміняться</w:t>
      </w:r>
      <w:proofErr w:type="spellEnd"/>
      <w:r>
        <w:rPr>
          <w:color w:val="000000"/>
          <w:sz w:val="28"/>
          <w:szCs w:val="28"/>
        </w:rPr>
        <w:t>.</w:t>
      </w:r>
    </w:p>
    <w:p w14:paraId="3142110E" w14:textId="77777777" w:rsidR="00892B5F" w:rsidRDefault="00892B5F" w:rsidP="00892B5F">
      <w:pPr>
        <w:pStyle w:val="af"/>
        <w:spacing w:before="240" w:beforeAutospacing="0" w:after="240" w:afterAutospacing="0"/>
      </w:pP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очікується</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кількість</w:t>
      </w:r>
      <w:proofErr w:type="spellEnd"/>
      <w:r>
        <w:rPr>
          <w:color w:val="000000"/>
          <w:sz w:val="28"/>
          <w:szCs w:val="28"/>
        </w:rPr>
        <w:t xml:space="preserve"> </w:t>
      </w:r>
      <w:proofErr w:type="spellStart"/>
      <w:r>
        <w:rPr>
          <w:color w:val="000000"/>
          <w:sz w:val="28"/>
          <w:szCs w:val="28"/>
        </w:rPr>
        <w:t>одночасних</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буде</w:t>
      </w:r>
      <w:proofErr w:type="spellEnd"/>
      <w:r>
        <w:rPr>
          <w:color w:val="000000"/>
          <w:sz w:val="28"/>
          <w:szCs w:val="28"/>
        </w:rPr>
        <w:t xml:space="preserve"> </w:t>
      </w:r>
      <w:proofErr w:type="spellStart"/>
      <w:r>
        <w:rPr>
          <w:color w:val="000000"/>
          <w:sz w:val="28"/>
          <w:szCs w:val="28"/>
        </w:rPr>
        <w:t>відносно</w:t>
      </w:r>
      <w:proofErr w:type="spellEnd"/>
      <w:r>
        <w:rPr>
          <w:color w:val="000000"/>
          <w:sz w:val="28"/>
          <w:szCs w:val="28"/>
        </w:rPr>
        <w:t xml:space="preserve"> </w:t>
      </w:r>
      <w:proofErr w:type="spellStart"/>
      <w:r>
        <w:rPr>
          <w:color w:val="000000"/>
          <w:sz w:val="28"/>
          <w:szCs w:val="28"/>
        </w:rPr>
        <w:t>невеликою</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дозволяє</w:t>
      </w:r>
      <w:proofErr w:type="spellEnd"/>
      <w:r>
        <w:rPr>
          <w:color w:val="000000"/>
          <w:sz w:val="28"/>
          <w:szCs w:val="28"/>
        </w:rPr>
        <w:t xml:space="preserve"> </w:t>
      </w:r>
      <w:proofErr w:type="spellStart"/>
      <w:r>
        <w:rPr>
          <w:color w:val="000000"/>
          <w:sz w:val="28"/>
          <w:szCs w:val="28"/>
        </w:rPr>
        <w:t>уникнути</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повноцінного</w:t>
      </w:r>
      <w:proofErr w:type="spellEnd"/>
      <w:r>
        <w:rPr>
          <w:color w:val="000000"/>
          <w:sz w:val="28"/>
          <w:szCs w:val="28"/>
        </w:rPr>
        <w:t xml:space="preserve"> </w:t>
      </w:r>
      <w:proofErr w:type="spellStart"/>
      <w:r>
        <w:rPr>
          <w:color w:val="000000"/>
          <w:sz w:val="28"/>
          <w:szCs w:val="28"/>
        </w:rPr>
        <w:t>механізму</w:t>
      </w:r>
      <w:proofErr w:type="spellEnd"/>
      <w:r>
        <w:rPr>
          <w:color w:val="000000"/>
          <w:sz w:val="28"/>
          <w:szCs w:val="28"/>
        </w:rPr>
        <w:t xml:space="preserve"> </w:t>
      </w:r>
      <w:proofErr w:type="spellStart"/>
      <w:r>
        <w:rPr>
          <w:color w:val="000000"/>
          <w:sz w:val="28"/>
          <w:szCs w:val="28"/>
        </w:rPr>
        <w:t>масштабування</w:t>
      </w:r>
      <w:proofErr w:type="spellEnd"/>
      <w:r>
        <w:rPr>
          <w:color w:val="000000"/>
          <w:sz w:val="28"/>
          <w:szCs w:val="28"/>
        </w:rPr>
        <w:t xml:space="preserve"> </w:t>
      </w:r>
      <w:proofErr w:type="spellStart"/>
      <w:r>
        <w:rPr>
          <w:color w:val="000000"/>
          <w:sz w:val="28"/>
          <w:szCs w:val="28"/>
        </w:rPr>
        <w:t>чи</w:t>
      </w:r>
      <w:proofErr w:type="spellEnd"/>
      <w:r>
        <w:rPr>
          <w:color w:val="000000"/>
          <w:sz w:val="28"/>
          <w:szCs w:val="28"/>
        </w:rPr>
        <w:t xml:space="preserve"> </w:t>
      </w:r>
      <w:proofErr w:type="spellStart"/>
      <w:r>
        <w:rPr>
          <w:color w:val="000000"/>
          <w:sz w:val="28"/>
          <w:szCs w:val="28"/>
        </w:rPr>
        <w:t>балансування</w:t>
      </w:r>
      <w:proofErr w:type="spellEnd"/>
      <w:r>
        <w:rPr>
          <w:color w:val="000000"/>
          <w:sz w:val="28"/>
          <w:szCs w:val="28"/>
        </w:rPr>
        <w:t xml:space="preserve"> </w:t>
      </w:r>
      <w:proofErr w:type="spellStart"/>
      <w:r>
        <w:rPr>
          <w:color w:val="000000"/>
          <w:sz w:val="28"/>
          <w:szCs w:val="28"/>
        </w:rPr>
        <w:t>навантаження</w:t>
      </w:r>
      <w:proofErr w:type="spellEnd"/>
      <w:r>
        <w:rPr>
          <w:color w:val="000000"/>
          <w:sz w:val="28"/>
          <w:szCs w:val="28"/>
        </w:rPr>
        <w:t xml:space="preserve">. У </w:t>
      </w:r>
      <w:proofErr w:type="spellStart"/>
      <w:r>
        <w:rPr>
          <w:color w:val="000000"/>
          <w:sz w:val="28"/>
          <w:szCs w:val="28"/>
        </w:rPr>
        <w:t>разі</w:t>
      </w:r>
      <w:proofErr w:type="spellEnd"/>
      <w:r>
        <w:rPr>
          <w:color w:val="000000"/>
          <w:sz w:val="28"/>
          <w:szCs w:val="28"/>
        </w:rPr>
        <w:t xml:space="preserve"> </w:t>
      </w:r>
      <w:proofErr w:type="spellStart"/>
      <w:r>
        <w:rPr>
          <w:color w:val="000000"/>
          <w:sz w:val="28"/>
          <w:szCs w:val="28"/>
        </w:rPr>
        <w:t>зростання</w:t>
      </w:r>
      <w:proofErr w:type="spellEnd"/>
      <w:r>
        <w:rPr>
          <w:color w:val="000000"/>
          <w:sz w:val="28"/>
          <w:szCs w:val="28"/>
        </w:rPr>
        <w:t xml:space="preserve"> </w:t>
      </w:r>
      <w:proofErr w:type="spellStart"/>
      <w:r>
        <w:rPr>
          <w:color w:val="000000"/>
          <w:sz w:val="28"/>
          <w:szCs w:val="28"/>
        </w:rPr>
        <w:t>популярності</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й </w:t>
      </w:r>
      <w:proofErr w:type="spellStart"/>
      <w:r>
        <w:rPr>
          <w:color w:val="000000"/>
          <w:sz w:val="28"/>
          <w:szCs w:val="28"/>
        </w:rPr>
        <w:t>потреби</w:t>
      </w:r>
      <w:proofErr w:type="spellEnd"/>
      <w:r>
        <w:rPr>
          <w:color w:val="000000"/>
          <w:sz w:val="28"/>
          <w:szCs w:val="28"/>
        </w:rPr>
        <w:t xml:space="preserve"> </w:t>
      </w:r>
      <w:proofErr w:type="spellStart"/>
      <w:r>
        <w:rPr>
          <w:color w:val="000000"/>
          <w:sz w:val="28"/>
          <w:szCs w:val="28"/>
        </w:rPr>
        <w:t>обробляти</w:t>
      </w:r>
      <w:proofErr w:type="spellEnd"/>
      <w:r>
        <w:rPr>
          <w:color w:val="000000"/>
          <w:sz w:val="28"/>
          <w:szCs w:val="28"/>
        </w:rPr>
        <w:t xml:space="preserve"> </w:t>
      </w:r>
      <w:proofErr w:type="spellStart"/>
      <w:r>
        <w:rPr>
          <w:color w:val="000000"/>
          <w:sz w:val="28"/>
          <w:szCs w:val="28"/>
        </w:rPr>
        <w:t>запити</w:t>
      </w:r>
      <w:proofErr w:type="spellEnd"/>
      <w:r>
        <w:rPr>
          <w:color w:val="000000"/>
          <w:sz w:val="28"/>
          <w:szCs w:val="28"/>
        </w:rPr>
        <w:t xml:space="preserve"> </w:t>
      </w:r>
      <w:proofErr w:type="spellStart"/>
      <w:r>
        <w:rPr>
          <w:color w:val="000000"/>
          <w:sz w:val="28"/>
          <w:szCs w:val="28"/>
        </w:rPr>
        <w:t>великої</w:t>
      </w:r>
      <w:proofErr w:type="spellEnd"/>
      <w:r>
        <w:rPr>
          <w:color w:val="000000"/>
          <w:sz w:val="28"/>
          <w:szCs w:val="28"/>
        </w:rPr>
        <w:t xml:space="preserve"> </w:t>
      </w:r>
      <w:proofErr w:type="spellStart"/>
      <w:r>
        <w:rPr>
          <w:color w:val="000000"/>
          <w:sz w:val="28"/>
          <w:szCs w:val="28"/>
        </w:rPr>
        <w:t>кількості</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архітектура</w:t>
      </w:r>
      <w:proofErr w:type="spellEnd"/>
      <w:r>
        <w:rPr>
          <w:color w:val="000000"/>
          <w:sz w:val="28"/>
          <w:szCs w:val="28"/>
        </w:rPr>
        <w:t xml:space="preserve"> </w:t>
      </w:r>
      <w:proofErr w:type="spellStart"/>
      <w:r>
        <w:rPr>
          <w:color w:val="000000"/>
          <w:sz w:val="28"/>
          <w:szCs w:val="28"/>
        </w:rPr>
        <w:t>серверної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w:t>
      </w:r>
      <w:proofErr w:type="spellStart"/>
      <w:r>
        <w:rPr>
          <w:color w:val="000000"/>
          <w:sz w:val="28"/>
          <w:szCs w:val="28"/>
        </w:rPr>
        <w:t>потребуватиме</w:t>
      </w:r>
      <w:proofErr w:type="spellEnd"/>
      <w:r>
        <w:rPr>
          <w:color w:val="000000"/>
          <w:sz w:val="28"/>
          <w:szCs w:val="28"/>
        </w:rPr>
        <w:t xml:space="preserve"> </w:t>
      </w:r>
      <w:proofErr w:type="spellStart"/>
      <w:r>
        <w:rPr>
          <w:color w:val="000000"/>
          <w:sz w:val="28"/>
          <w:szCs w:val="28"/>
        </w:rPr>
        <w:t>перегляду</w:t>
      </w:r>
      <w:proofErr w:type="spellEnd"/>
      <w:r>
        <w:rPr>
          <w:color w:val="000000"/>
          <w:sz w:val="28"/>
          <w:szCs w:val="28"/>
        </w:rPr>
        <w:t>.</w:t>
      </w:r>
    </w:p>
    <w:p w14:paraId="4E950939" w14:textId="77777777" w:rsidR="00892B5F" w:rsidRDefault="00892B5F" w:rsidP="00892B5F">
      <w:pPr>
        <w:pStyle w:val="af"/>
        <w:spacing w:before="240" w:beforeAutospacing="0" w:after="240" w:afterAutospacing="0"/>
      </w:pPr>
      <w:proofErr w:type="spellStart"/>
      <w:r>
        <w:rPr>
          <w:color w:val="000000"/>
          <w:sz w:val="28"/>
          <w:szCs w:val="28"/>
        </w:rPr>
        <w:t>Крім</w:t>
      </w:r>
      <w:proofErr w:type="spellEnd"/>
      <w:r>
        <w:rPr>
          <w:color w:val="000000"/>
          <w:sz w:val="28"/>
          <w:szCs w:val="28"/>
        </w:rPr>
        <w:t xml:space="preserve"> </w:t>
      </w:r>
      <w:proofErr w:type="spellStart"/>
      <w:r>
        <w:rPr>
          <w:color w:val="000000"/>
          <w:sz w:val="28"/>
          <w:szCs w:val="28"/>
        </w:rPr>
        <w:t>того</w:t>
      </w:r>
      <w:proofErr w:type="spellEnd"/>
      <w:r>
        <w:rPr>
          <w:color w:val="000000"/>
          <w:sz w:val="28"/>
          <w:szCs w:val="28"/>
        </w:rPr>
        <w:t xml:space="preserve">, </w:t>
      </w:r>
      <w:proofErr w:type="spellStart"/>
      <w:r>
        <w:rPr>
          <w:color w:val="000000"/>
          <w:sz w:val="28"/>
          <w:szCs w:val="28"/>
        </w:rPr>
        <w:t>передбачено</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адміністрування</w:t>
      </w:r>
      <w:proofErr w:type="spellEnd"/>
      <w:r>
        <w:rPr>
          <w:color w:val="000000"/>
          <w:sz w:val="28"/>
          <w:szCs w:val="28"/>
        </w:rPr>
        <w:t xml:space="preserve"> </w:t>
      </w:r>
      <w:proofErr w:type="spellStart"/>
      <w:r>
        <w:rPr>
          <w:color w:val="000000"/>
          <w:sz w:val="28"/>
          <w:szCs w:val="28"/>
        </w:rPr>
        <w:t>застосунку</w:t>
      </w:r>
      <w:proofErr w:type="spellEnd"/>
      <w:r>
        <w:rPr>
          <w:color w:val="000000"/>
          <w:sz w:val="28"/>
          <w:szCs w:val="28"/>
        </w:rPr>
        <w:t xml:space="preserve"> </w:t>
      </w:r>
      <w:proofErr w:type="spellStart"/>
      <w:r>
        <w:rPr>
          <w:color w:val="000000"/>
          <w:sz w:val="28"/>
          <w:szCs w:val="28"/>
        </w:rPr>
        <w:t>здійснюється</w:t>
      </w:r>
      <w:proofErr w:type="spellEnd"/>
      <w:r>
        <w:rPr>
          <w:color w:val="000000"/>
          <w:sz w:val="28"/>
          <w:szCs w:val="28"/>
        </w:rPr>
        <w:t xml:space="preserve"> </w:t>
      </w:r>
      <w:proofErr w:type="spellStart"/>
      <w:r>
        <w:rPr>
          <w:color w:val="000000"/>
          <w:sz w:val="28"/>
          <w:szCs w:val="28"/>
        </w:rPr>
        <w:t>технічно</w:t>
      </w:r>
      <w:proofErr w:type="spellEnd"/>
      <w:r>
        <w:rPr>
          <w:color w:val="000000"/>
          <w:sz w:val="28"/>
          <w:szCs w:val="28"/>
        </w:rPr>
        <w:t xml:space="preserve"> </w:t>
      </w:r>
      <w:proofErr w:type="spellStart"/>
      <w:r>
        <w:rPr>
          <w:color w:val="000000"/>
          <w:sz w:val="28"/>
          <w:szCs w:val="28"/>
        </w:rPr>
        <w:t>підготовленими</w:t>
      </w:r>
      <w:proofErr w:type="spellEnd"/>
      <w:r>
        <w:rPr>
          <w:color w:val="000000"/>
          <w:sz w:val="28"/>
          <w:szCs w:val="28"/>
        </w:rPr>
        <w:t xml:space="preserve"> </w:t>
      </w:r>
      <w:proofErr w:type="spellStart"/>
      <w:r>
        <w:rPr>
          <w:color w:val="000000"/>
          <w:sz w:val="28"/>
          <w:szCs w:val="28"/>
        </w:rPr>
        <w:t>користувачами</w:t>
      </w:r>
      <w:proofErr w:type="spellEnd"/>
      <w:r>
        <w:rPr>
          <w:color w:val="000000"/>
          <w:sz w:val="28"/>
          <w:szCs w:val="28"/>
        </w:rPr>
        <w:t xml:space="preserve">, </w:t>
      </w:r>
      <w:proofErr w:type="spellStart"/>
      <w:r>
        <w:rPr>
          <w:color w:val="000000"/>
          <w:sz w:val="28"/>
          <w:szCs w:val="28"/>
        </w:rPr>
        <w:t>що</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прямий</w:t>
      </w:r>
      <w:proofErr w:type="spellEnd"/>
      <w:r>
        <w:rPr>
          <w:color w:val="000000"/>
          <w:sz w:val="28"/>
          <w:szCs w:val="28"/>
        </w:rPr>
        <w:t xml:space="preserve"> </w:t>
      </w: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серверної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панелі</w:t>
      </w:r>
      <w:proofErr w:type="spellEnd"/>
      <w:r>
        <w:rPr>
          <w:color w:val="000000"/>
          <w:sz w:val="28"/>
          <w:szCs w:val="28"/>
        </w:rPr>
        <w:t xml:space="preserve"> </w:t>
      </w:r>
      <w:proofErr w:type="spellStart"/>
      <w:r>
        <w:rPr>
          <w:color w:val="000000"/>
          <w:sz w:val="28"/>
          <w:szCs w:val="28"/>
        </w:rPr>
        <w:t>адміністратора</w:t>
      </w:r>
      <w:proofErr w:type="spellEnd"/>
      <w:r>
        <w:rPr>
          <w:color w:val="000000"/>
          <w:sz w:val="28"/>
          <w:szCs w:val="28"/>
        </w:rPr>
        <w:t xml:space="preserve">. </w:t>
      </w:r>
      <w:proofErr w:type="spellStart"/>
      <w:r>
        <w:rPr>
          <w:color w:val="000000"/>
          <w:sz w:val="28"/>
          <w:szCs w:val="28"/>
        </w:rPr>
        <w:t>Автоматизоване</w:t>
      </w:r>
      <w:proofErr w:type="spellEnd"/>
      <w:r>
        <w:rPr>
          <w:color w:val="000000"/>
          <w:sz w:val="28"/>
          <w:szCs w:val="28"/>
        </w:rPr>
        <w:t xml:space="preserve"> </w:t>
      </w:r>
      <w:proofErr w:type="spellStart"/>
      <w:r>
        <w:rPr>
          <w:color w:val="000000"/>
          <w:sz w:val="28"/>
          <w:szCs w:val="28"/>
        </w:rPr>
        <w:t>резервне</w:t>
      </w:r>
      <w:proofErr w:type="spellEnd"/>
      <w:r>
        <w:rPr>
          <w:color w:val="000000"/>
          <w:sz w:val="28"/>
          <w:szCs w:val="28"/>
        </w:rPr>
        <w:t xml:space="preserve"> </w:t>
      </w:r>
      <w:proofErr w:type="spellStart"/>
      <w:r>
        <w:rPr>
          <w:color w:val="000000"/>
          <w:sz w:val="28"/>
          <w:szCs w:val="28"/>
        </w:rPr>
        <w:t>копіювання</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розподілена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керування</w:t>
      </w:r>
      <w:proofErr w:type="spellEnd"/>
      <w:r>
        <w:rPr>
          <w:color w:val="000000"/>
          <w:sz w:val="28"/>
          <w:szCs w:val="28"/>
        </w:rPr>
        <w:t xml:space="preserve"> </w:t>
      </w:r>
      <w:proofErr w:type="spellStart"/>
      <w:r>
        <w:rPr>
          <w:color w:val="000000"/>
          <w:sz w:val="28"/>
          <w:szCs w:val="28"/>
        </w:rPr>
        <w:t>ролями</w:t>
      </w:r>
      <w:proofErr w:type="spellEnd"/>
      <w:r>
        <w:rPr>
          <w:color w:val="000000"/>
          <w:sz w:val="28"/>
          <w:szCs w:val="28"/>
        </w:rPr>
        <w:t xml:space="preserve"> </w:t>
      </w:r>
      <w:proofErr w:type="spellStart"/>
      <w:r>
        <w:rPr>
          <w:color w:val="000000"/>
          <w:sz w:val="28"/>
          <w:szCs w:val="28"/>
        </w:rPr>
        <w:t>наразі</w:t>
      </w:r>
      <w:proofErr w:type="spellEnd"/>
      <w:r>
        <w:rPr>
          <w:color w:val="000000"/>
          <w:sz w:val="28"/>
          <w:szCs w:val="28"/>
        </w:rPr>
        <w:t xml:space="preserve"> </w:t>
      </w:r>
      <w:proofErr w:type="spellStart"/>
      <w:r>
        <w:rPr>
          <w:color w:val="000000"/>
          <w:sz w:val="28"/>
          <w:szCs w:val="28"/>
        </w:rPr>
        <w:t>не</w:t>
      </w:r>
      <w:proofErr w:type="spellEnd"/>
      <w:r>
        <w:rPr>
          <w:color w:val="000000"/>
          <w:sz w:val="28"/>
          <w:szCs w:val="28"/>
        </w:rPr>
        <w:t xml:space="preserve"> </w:t>
      </w:r>
      <w:proofErr w:type="spellStart"/>
      <w:r>
        <w:rPr>
          <w:color w:val="000000"/>
          <w:sz w:val="28"/>
          <w:szCs w:val="28"/>
        </w:rPr>
        <w:t>впроваджені</w:t>
      </w:r>
      <w:proofErr w:type="spellEnd"/>
      <w:r>
        <w:rPr>
          <w:color w:val="000000"/>
          <w:sz w:val="28"/>
          <w:szCs w:val="28"/>
        </w:rPr>
        <w:t>.</w:t>
      </w:r>
    </w:p>
    <w:p w14:paraId="468F9FF5" w14:textId="77777777" w:rsidR="00892B5F" w:rsidRDefault="00892B5F" w:rsidP="00892B5F">
      <w:pPr>
        <w:pStyle w:val="af"/>
        <w:spacing w:before="240" w:beforeAutospacing="0" w:after="240" w:afterAutospacing="0"/>
      </w:pPr>
      <w:proofErr w:type="spellStart"/>
      <w:r>
        <w:rPr>
          <w:color w:val="000000"/>
          <w:sz w:val="28"/>
          <w:szCs w:val="28"/>
        </w:rPr>
        <w:t>Таким</w:t>
      </w:r>
      <w:proofErr w:type="spellEnd"/>
      <w:r>
        <w:rPr>
          <w:color w:val="000000"/>
          <w:sz w:val="28"/>
          <w:szCs w:val="28"/>
        </w:rPr>
        <w:t xml:space="preserve"> </w:t>
      </w:r>
      <w:proofErr w:type="spellStart"/>
      <w:r>
        <w:rPr>
          <w:color w:val="000000"/>
          <w:sz w:val="28"/>
          <w:szCs w:val="28"/>
        </w:rPr>
        <w:t>чином</w:t>
      </w:r>
      <w:proofErr w:type="spellEnd"/>
      <w:r>
        <w:rPr>
          <w:color w:val="000000"/>
          <w:sz w:val="28"/>
          <w:szCs w:val="28"/>
        </w:rPr>
        <w:t xml:space="preserve">, </w:t>
      </w:r>
      <w:proofErr w:type="spellStart"/>
      <w:r>
        <w:rPr>
          <w:color w:val="000000"/>
          <w:sz w:val="28"/>
          <w:szCs w:val="28"/>
        </w:rPr>
        <w:t>зазначені</w:t>
      </w:r>
      <w:proofErr w:type="spellEnd"/>
      <w:r>
        <w:rPr>
          <w:color w:val="000000"/>
          <w:sz w:val="28"/>
          <w:szCs w:val="28"/>
        </w:rPr>
        <w:t xml:space="preserve"> </w:t>
      </w:r>
      <w:proofErr w:type="spellStart"/>
      <w:r>
        <w:rPr>
          <w:color w:val="000000"/>
          <w:sz w:val="28"/>
          <w:szCs w:val="28"/>
        </w:rPr>
        <w:t>припущення</w:t>
      </w:r>
      <w:proofErr w:type="spellEnd"/>
      <w:r>
        <w:rPr>
          <w:color w:val="000000"/>
          <w:sz w:val="28"/>
          <w:szCs w:val="28"/>
        </w:rPr>
        <w:t xml:space="preserve"> і </w:t>
      </w:r>
      <w:proofErr w:type="spellStart"/>
      <w:r>
        <w:rPr>
          <w:color w:val="000000"/>
          <w:sz w:val="28"/>
          <w:szCs w:val="28"/>
        </w:rPr>
        <w:t>залежності</w:t>
      </w:r>
      <w:proofErr w:type="spellEnd"/>
      <w:r>
        <w:rPr>
          <w:color w:val="000000"/>
          <w:sz w:val="28"/>
          <w:szCs w:val="28"/>
        </w:rPr>
        <w:t xml:space="preserve"> </w:t>
      </w:r>
      <w:proofErr w:type="spellStart"/>
      <w:r>
        <w:rPr>
          <w:color w:val="000000"/>
          <w:sz w:val="28"/>
          <w:szCs w:val="28"/>
        </w:rPr>
        <w:t>окреслюють</w:t>
      </w:r>
      <w:proofErr w:type="spellEnd"/>
      <w:r>
        <w:rPr>
          <w:color w:val="000000"/>
          <w:sz w:val="28"/>
          <w:szCs w:val="28"/>
        </w:rPr>
        <w:t xml:space="preserve"> </w:t>
      </w:r>
      <w:proofErr w:type="spellStart"/>
      <w:r>
        <w:rPr>
          <w:color w:val="000000"/>
          <w:sz w:val="28"/>
          <w:szCs w:val="28"/>
        </w:rPr>
        <w:t>межі</w:t>
      </w:r>
      <w:proofErr w:type="spellEnd"/>
      <w:r>
        <w:rPr>
          <w:color w:val="000000"/>
          <w:sz w:val="28"/>
          <w:szCs w:val="28"/>
        </w:rPr>
        <w:t xml:space="preserve">, у </w:t>
      </w:r>
      <w:proofErr w:type="spellStart"/>
      <w:r>
        <w:rPr>
          <w:color w:val="000000"/>
          <w:sz w:val="28"/>
          <w:szCs w:val="28"/>
        </w:rPr>
        <w:t>яких</w:t>
      </w:r>
      <w:proofErr w:type="spellEnd"/>
      <w:r>
        <w:rPr>
          <w:color w:val="000000"/>
          <w:sz w:val="28"/>
          <w:szCs w:val="28"/>
        </w:rPr>
        <w:t xml:space="preserve"> </w:t>
      </w:r>
      <w:proofErr w:type="spellStart"/>
      <w:r>
        <w:rPr>
          <w:color w:val="000000"/>
          <w:sz w:val="28"/>
          <w:szCs w:val="28"/>
        </w:rPr>
        <w:t>проєкт</w:t>
      </w:r>
      <w:proofErr w:type="spellEnd"/>
      <w:r>
        <w:rPr>
          <w:color w:val="000000"/>
          <w:sz w:val="28"/>
          <w:szCs w:val="28"/>
        </w:rPr>
        <w:t xml:space="preserve"> </w:t>
      </w:r>
      <w:proofErr w:type="spellStart"/>
      <w:r>
        <w:rPr>
          <w:color w:val="000000"/>
          <w:sz w:val="28"/>
          <w:szCs w:val="28"/>
        </w:rPr>
        <w:t>функціонує</w:t>
      </w:r>
      <w:proofErr w:type="spellEnd"/>
      <w:r>
        <w:rPr>
          <w:color w:val="000000"/>
          <w:sz w:val="28"/>
          <w:szCs w:val="28"/>
        </w:rPr>
        <w:t xml:space="preserve"> </w:t>
      </w:r>
      <w:proofErr w:type="spellStart"/>
      <w:r>
        <w:rPr>
          <w:color w:val="000000"/>
          <w:sz w:val="28"/>
          <w:szCs w:val="28"/>
        </w:rPr>
        <w:t>стабільно</w:t>
      </w:r>
      <w:proofErr w:type="spellEnd"/>
      <w:r>
        <w:rPr>
          <w:color w:val="000000"/>
          <w:sz w:val="28"/>
          <w:szCs w:val="28"/>
        </w:rPr>
        <w:t xml:space="preserve">, і </w:t>
      </w:r>
      <w:proofErr w:type="spellStart"/>
      <w:r>
        <w:rPr>
          <w:color w:val="000000"/>
          <w:sz w:val="28"/>
          <w:szCs w:val="28"/>
        </w:rPr>
        <w:t>визначають</w:t>
      </w:r>
      <w:proofErr w:type="spellEnd"/>
      <w:r>
        <w:rPr>
          <w:color w:val="000000"/>
          <w:sz w:val="28"/>
          <w:szCs w:val="28"/>
        </w:rPr>
        <w:t xml:space="preserve"> </w:t>
      </w:r>
      <w:proofErr w:type="spellStart"/>
      <w:r>
        <w:rPr>
          <w:color w:val="000000"/>
          <w:sz w:val="28"/>
          <w:szCs w:val="28"/>
        </w:rPr>
        <w:t>потенційні</w:t>
      </w:r>
      <w:proofErr w:type="spellEnd"/>
      <w:r>
        <w:rPr>
          <w:color w:val="000000"/>
          <w:sz w:val="28"/>
          <w:szCs w:val="28"/>
        </w:rPr>
        <w:t xml:space="preserve"> </w:t>
      </w:r>
      <w:proofErr w:type="spellStart"/>
      <w:r>
        <w:rPr>
          <w:color w:val="000000"/>
          <w:sz w:val="28"/>
          <w:szCs w:val="28"/>
        </w:rPr>
        <w:t>точки</w:t>
      </w:r>
      <w:proofErr w:type="spellEnd"/>
      <w:r>
        <w:rPr>
          <w:color w:val="000000"/>
          <w:sz w:val="28"/>
          <w:szCs w:val="28"/>
        </w:rPr>
        <w:t xml:space="preserve"> </w:t>
      </w:r>
      <w:proofErr w:type="spellStart"/>
      <w:r>
        <w:rPr>
          <w:color w:val="000000"/>
          <w:sz w:val="28"/>
          <w:szCs w:val="28"/>
        </w:rPr>
        <w:t>адаптації</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у </w:t>
      </w:r>
      <w:proofErr w:type="spellStart"/>
      <w:r>
        <w:rPr>
          <w:color w:val="000000"/>
          <w:sz w:val="28"/>
          <w:szCs w:val="28"/>
        </w:rPr>
        <w:t>разі</w:t>
      </w:r>
      <w:proofErr w:type="spellEnd"/>
      <w:r>
        <w:rPr>
          <w:color w:val="000000"/>
          <w:sz w:val="28"/>
          <w:szCs w:val="28"/>
        </w:rPr>
        <w:t xml:space="preserve"> </w:t>
      </w:r>
      <w:proofErr w:type="spellStart"/>
      <w:r>
        <w:rPr>
          <w:color w:val="000000"/>
          <w:sz w:val="28"/>
          <w:szCs w:val="28"/>
        </w:rPr>
        <w:t>зміни</w:t>
      </w:r>
      <w:proofErr w:type="spellEnd"/>
      <w:r>
        <w:rPr>
          <w:color w:val="000000"/>
          <w:sz w:val="28"/>
          <w:szCs w:val="28"/>
        </w:rPr>
        <w:t xml:space="preserve"> </w:t>
      </w:r>
      <w:proofErr w:type="spellStart"/>
      <w:r>
        <w:rPr>
          <w:color w:val="000000"/>
          <w:sz w:val="28"/>
          <w:szCs w:val="28"/>
        </w:rPr>
        <w:t>зовнішніх</w:t>
      </w:r>
      <w:proofErr w:type="spellEnd"/>
      <w:r>
        <w:rPr>
          <w:color w:val="000000"/>
          <w:sz w:val="28"/>
          <w:szCs w:val="28"/>
        </w:rPr>
        <w:t xml:space="preserve"> </w:t>
      </w:r>
      <w:proofErr w:type="spellStart"/>
      <w:r>
        <w:rPr>
          <w:color w:val="000000"/>
          <w:sz w:val="28"/>
          <w:szCs w:val="28"/>
        </w:rPr>
        <w:t>умов</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очікувань</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p>
    <w:p w14:paraId="0EF84217" w14:textId="77777777" w:rsidR="00892B5F" w:rsidRDefault="00892B5F" w:rsidP="00892B5F">
      <w:pPr>
        <w:pStyle w:val="af"/>
        <w:spacing w:before="280" w:beforeAutospacing="0" w:after="0" w:afterAutospacing="0"/>
      </w:pPr>
      <w:r>
        <w:rPr>
          <w:color w:val="000000"/>
          <w:sz w:val="28"/>
          <w:szCs w:val="28"/>
        </w:rPr>
        <w:t xml:space="preserve">2.6 </w:t>
      </w:r>
      <w:proofErr w:type="spellStart"/>
      <w:r>
        <w:rPr>
          <w:color w:val="000000"/>
          <w:sz w:val="28"/>
          <w:szCs w:val="28"/>
        </w:rPr>
        <w:t>Розподіл</w:t>
      </w:r>
      <w:proofErr w:type="spellEnd"/>
      <w:r>
        <w:rPr>
          <w:color w:val="000000"/>
          <w:sz w:val="28"/>
          <w:szCs w:val="28"/>
        </w:rPr>
        <w:t xml:space="preserve"> </w:t>
      </w:r>
      <w:proofErr w:type="spellStart"/>
      <w:r>
        <w:rPr>
          <w:color w:val="000000"/>
          <w:sz w:val="28"/>
          <w:szCs w:val="28"/>
        </w:rPr>
        <w:t>вимог</w:t>
      </w:r>
      <w:proofErr w:type="spellEnd"/>
    </w:p>
    <w:p w14:paraId="650C15CA" w14:textId="77777777" w:rsidR="00892B5F" w:rsidRDefault="00892B5F" w:rsidP="00892B5F">
      <w:pPr>
        <w:pStyle w:val="af"/>
        <w:spacing w:before="240" w:beforeAutospacing="0" w:after="240" w:afterAutospacing="0"/>
      </w:pPr>
      <w:r>
        <w:rPr>
          <w:color w:val="000000"/>
          <w:sz w:val="28"/>
          <w:szCs w:val="28"/>
        </w:rPr>
        <w:t xml:space="preserve">У </w:t>
      </w:r>
      <w:proofErr w:type="spellStart"/>
      <w:r>
        <w:rPr>
          <w:color w:val="000000"/>
          <w:sz w:val="28"/>
          <w:szCs w:val="28"/>
        </w:rPr>
        <w:t>межах</w:t>
      </w:r>
      <w:proofErr w:type="spellEnd"/>
      <w:r>
        <w:rPr>
          <w:color w:val="000000"/>
          <w:sz w:val="28"/>
          <w:szCs w:val="28"/>
        </w:rPr>
        <w:t xml:space="preserve"> </w:t>
      </w:r>
      <w:proofErr w:type="spellStart"/>
      <w:r>
        <w:rPr>
          <w:color w:val="000000"/>
          <w:sz w:val="28"/>
          <w:szCs w:val="28"/>
        </w:rPr>
        <w:t>першої</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WebApp </w:t>
      </w:r>
      <w:proofErr w:type="spellStart"/>
      <w:r>
        <w:rPr>
          <w:color w:val="000000"/>
          <w:sz w:val="28"/>
          <w:szCs w:val="28"/>
        </w:rPr>
        <w:t>було</w:t>
      </w:r>
      <w:proofErr w:type="spellEnd"/>
      <w:r>
        <w:rPr>
          <w:color w:val="000000"/>
          <w:sz w:val="28"/>
          <w:szCs w:val="28"/>
        </w:rPr>
        <w:t xml:space="preserve"> </w:t>
      </w:r>
      <w:proofErr w:type="spellStart"/>
      <w:r>
        <w:rPr>
          <w:color w:val="000000"/>
          <w:sz w:val="28"/>
          <w:szCs w:val="28"/>
        </w:rPr>
        <w:t>зосереджено</w:t>
      </w:r>
      <w:proofErr w:type="spellEnd"/>
      <w:r>
        <w:rPr>
          <w:color w:val="000000"/>
          <w:sz w:val="28"/>
          <w:szCs w:val="28"/>
        </w:rPr>
        <w:t xml:space="preserve"> </w:t>
      </w:r>
      <w:proofErr w:type="spellStart"/>
      <w:r>
        <w:rPr>
          <w:color w:val="000000"/>
          <w:sz w:val="28"/>
          <w:szCs w:val="28"/>
        </w:rPr>
        <w:t>увагу</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основного</w:t>
      </w:r>
      <w:proofErr w:type="spellEnd"/>
      <w:r>
        <w:rPr>
          <w:color w:val="000000"/>
          <w:sz w:val="28"/>
          <w:szCs w:val="28"/>
        </w:rPr>
        <w:t xml:space="preserve"> </w:t>
      </w:r>
      <w:proofErr w:type="spellStart"/>
      <w:r>
        <w:rPr>
          <w:color w:val="000000"/>
          <w:sz w:val="28"/>
          <w:szCs w:val="28"/>
        </w:rPr>
        <w:t>функціоналу</w:t>
      </w:r>
      <w:proofErr w:type="spellEnd"/>
      <w:r>
        <w:rPr>
          <w:color w:val="000000"/>
          <w:sz w:val="28"/>
          <w:szCs w:val="28"/>
        </w:rPr>
        <w:t xml:space="preserve">, </w:t>
      </w:r>
      <w:proofErr w:type="spellStart"/>
      <w:r>
        <w:rPr>
          <w:color w:val="000000"/>
          <w:sz w:val="28"/>
          <w:szCs w:val="28"/>
        </w:rPr>
        <w:t>необхідного</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повноцінної</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із</w:t>
      </w:r>
      <w:proofErr w:type="spellEnd"/>
      <w:r>
        <w:rPr>
          <w:color w:val="000000"/>
          <w:sz w:val="28"/>
          <w:szCs w:val="28"/>
        </w:rPr>
        <w:t xml:space="preserve"> </w:t>
      </w:r>
      <w:proofErr w:type="spellStart"/>
      <w:r>
        <w:rPr>
          <w:color w:val="000000"/>
          <w:sz w:val="28"/>
          <w:szCs w:val="28"/>
        </w:rPr>
        <w:t>системою</w:t>
      </w:r>
      <w:proofErr w:type="spellEnd"/>
      <w:r>
        <w:rPr>
          <w:color w:val="000000"/>
          <w:sz w:val="28"/>
          <w:szCs w:val="28"/>
        </w:rPr>
        <w:t xml:space="preserve">. </w:t>
      </w:r>
      <w:proofErr w:type="spellStart"/>
      <w:r>
        <w:rPr>
          <w:color w:val="000000"/>
          <w:sz w:val="28"/>
          <w:szCs w:val="28"/>
        </w:rPr>
        <w:t>Проте</w:t>
      </w:r>
      <w:proofErr w:type="spellEnd"/>
      <w:r>
        <w:rPr>
          <w:color w:val="000000"/>
          <w:sz w:val="28"/>
          <w:szCs w:val="28"/>
        </w:rPr>
        <w:t xml:space="preserve">, </w:t>
      </w:r>
      <w:proofErr w:type="spellStart"/>
      <w:r>
        <w:rPr>
          <w:color w:val="000000"/>
          <w:sz w:val="28"/>
          <w:szCs w:val="28"/>
        </w:rPr>
        <w:t>враховуючи</w:t>
      </w:r>
      <w:proofErr w:type="spellEnd"/>
      <w:r>
        <w:rPr>
          <w:color w:val="000000"/>
          <w:sz w:val="28"/>
          <w:szCs w:val="28"/>
        </w:rPr>
        <w:t xml:space="preserve"> </w:t>
      </w:r>
      <w:proofErr w:type="spellStart"/>
      <w:r>
        <w:rPr>
          <w:color w:val="000000"/>
          <w:sz w:val="28"/>
          <w:szCs w:val="28"/>
        </w:rPr>
        <w:t>обмеження</w:t>
      </w:r>
      <w:proofErr w:type="spellEnd"/>
      <w:r>
        <w:rPr>
          <w:color w:val="000000"/>
          <w:sz w:val="28"/>
          <w:szCs w:val="28"/>
        </w:rPr>
        <w:t xml:space="preserve"> у </w:t>
      </w:r>
      <w:proofErr w:type="spellStart"/>
      <w:r>
        <w:rPr>
          <w:color w:val="000000"/>
          <w:sz w:val="28"/>
          <w:szCs w:val="28"/>
        </w:rPr>
        <w:t>часі</w:t>
      </w:r>
      <w:proofErr w:type="spellEnd"/>
      <w:r>
        <w:rPr>
          <w:color w:val="000000"/>
          <w:sz w:val="28"/>
          <w:szCs w:val="28"/>
        </w:rPr>
        <w:t xml:space="preserve">, </w:t>
      </w:r>
      <w:proofErr w:type="spellStart"/>
      <w:r>
        <w:rPr>
          <w:color w:val="000000"/>
          <w:sz w:val="28"/>
          <w:szCs w:val="28"/>
        </w:rPr>
        <w:t>ресурсах</w:t>
      </w:r>
      <w:proofErr w:type="spellEnd"/>
      <w:r>
        <w:rPr>
          <w:color w:val="000000"/>
          <w:sz w:val="28"/>
          <w:szCs w:val="28"/>
        </w:rPr>
        <w:t xml:space="preserve"> і </w:t>
      </w:r>
      <w:proofErr w:type="spellStart"/>
      <w:r>
        <w:rPr>
          <w:color w:val="000000"/>
          <w:sz w:val="28"/>
          <w:szCs w:val="28"/>
        </w:rPr>
        <w:t>складності</w:t>
      </w:r>
      <w:proofErr w:type="spellEnd"/>
      <w:r>
        <w:rPr>
          <w:color w:val="000000"/>
          <w:sz w:val="28"/>
          <w:szCs w:val="28"/>
        </w:rPr>
        <w:t xml:space="preserve"> </w:t>
      </w:r>
      <w:proofErr w:type="spellStart"/>
      <w:r>
        <w:rPr>
          <w:color w:val="000000"/>
          <w:sz w:val="28"/>
          <w:szCs w:val="28"/>
        </w:rPr>
        <w:t>окремих</w:t>
      </w:r>
      <w:proofErr w:type="spellEnd"/>
      <w:r>
        <w:rPr>
          <w:color w:val="000000"/>
          <w:sz w:val="28"/>
          <w:szCs w:val="28"/>
        </w:rPr>
        <w:t xml:space="preserve"> </w:t>
      </w:r>
      <w:proofErr w:type="spellStart"/>
      <w:r>
        <w:rPr>
          <w:color w:val="000000"/>
          <w:sz w:val="28"/>
          <w:szCs w:val="28"/>
        </w:rPr>
        <w:t>компонентів</w:t>
      </w:r>
      <w:proofErr w:type="spellEnd"/>
      <w:r>
        <w:rPr>
          <w:color w:val="000000"/>
          <w:sz w:val="28"/>
          <w:szCs w:val="28"/>
        </w:rPr>
        <w:t xml:space="preserve">, </w:t>
      </w:r>
      <w:proofErr w:type="spellStart"/>
      <w:r>
        <w:rPr>
          <w:color w:val="000000"/>
          <w:sz w:val="28"/>
          <w:szCs w:val="28"/>
        </w:rPr>
        <w:t>частина</w:t>
      </w:r>
      <w:proofErr w:type="spellEnd"/>
      <w:r>
        <w:rPr>
          <w:color w:val="000000"/>
          <w:sz w:val="28"/>
          <w:szCs w:val="28"/>
        </w:rPr>
        <w:t xml:space="preserve"> </w:t>
      </w:r>
      <w:proofErr w:type="spellStart"/>
      <w:r>
        <w:rPr>
          <w:color w:val="000000"/>
          <w:sz w:val="28"/>
          <w:szCs w:val="28"/>
        </w:rPr>
        <w:t>вимог</w:t>
      </w:r>
      <w:proofErr w:type="spellEnd"/>
      <w:r>
        <w:rPr>
          <w:color w:val="000000"/>
          <w:sz w:val="28"/>
          <w:szCs w:val="28"/>
        </w:rPr>
        <w:t xml:space="preserve"> </w:t>
      </w:r>
      <w:proofErr w:type="spellStart"/>
      <w:r>
        <w:rPr>
          <w:color w:val="000000"/>
          <w:sz w:val="28"/>
          <w:szCs w:val="28"/>
        </w:rPr>
        <w:t>була</w:t>
      </w:r>
      <w:proofErr w:type="spellEnd"/>
      <w:r>
        <w:rPr>
          <w:color w:val="000000"/>
          <w:sz w:val="28"/>
          <w:szCs w:val="28"/>
        </w:rPr>
        <w:t xml:space="preserve"> </w:t>
      </w:r>
      <w:proofErr w:type="spellStart"/>
      <w:r>
        <w:rPr>
          <w:color w:val="000000"/>
          <w:sz w:val="28"/>
          <w:szCs w:val="28"/>
        </w:rPr>
        <w:t>перенесена</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наступні</w:t>
      </w:r>
      <w:proofErr w:type="spellEnd"/>
      <w:r>
        <w:rPr>
          <w:color w:val="000000"/>
          <w:sz w:val="28"/>
          <w:szCs w:val="28"/>
        </w:rPr>
        <w:t xml:space="preserve"> </w:t>
      </w:r>
      <w:proofErr w:type="spellStart"/>
      <w:r>
        <w:rPr>
          <w:color w:val="000000"/>
          <w:sz w:val="28"/>
          <w:szCs w:val="28"/>
        </w:rPr>
        <w:t>ітерації</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розглядається</w:t>
      </w:r>
      <w:proofErr w:type="spellEnd"/>
      <w:r>
        <w:rPr>
          <w:color w:val="000000"/>
          <w:sz w:val="28"/>
          <w:szCs w:val="28"/>
        </w:rPr>
        <w:t xml:space="preserve"> </w:t>
      </w:r>
      <w:proofErr w:type="spellStart"/>
      <w:r>
        <w:rPr>
          <w:color w:val="000000"/>
          <w:sz w:val="28"/>
          <w:szCs w:val="28"/>
        </w:rPr>
        <w:t>як</w:t>
      </w:r>
      <w:proofErr w:type="spellEnd"/>
      <w:r>
        <w:rPr>
          <w:color w:val="000000"/>
          <w:sz w:val="28"/>
          <w:szCs w:val="28"/>
        </w:rPr>
        <w:t xml:space="preserve"> </w:t>
      </w:r>
      <w:proofErr w:type="spellStart"/>
      <w:r>
        <w:rPr>
          <w:color w:val="000000"/>
          <w:sz w:val="28"/>
          <w:szCs w:val="28"/>
        </w:rPr>
        <w:t>потенційне</w:t>
      </w:r>
      <w:proofErr w:type="spellEnd"/>
      <w:r>
        <w:rPr>
          <w:color w:val="000000"/>
          <w:sz w:val="28"/>
          <w:szCs w:val="28"/>
        </w:rPr>
        <w:t xml:space="preserve"> </w:t>
      </w:r>
      <w:proofErr w:type="spellStart"/>
      <w:r>
        <w:rPr>
          <w:color w:val="000000"/>
          <w:sz w:val="28"/>
          <w:szCs w:val="28"/>
        </w:rPr>
        <w:t>розширення</w:t>
      </w:r>
      <w:proofErr w:type="spellEnd"/>
      <w:r>
        <w:rPr>
          <w:color w:val="000000"/>
          <w:sz w:val="28"/>
          <w:szCs w:val="28"/>
        </w:rPr>
        <w:t xml:space="preserve"> у </w:t>
      </w:r>
      <w:proofErr w:type="spellStart"/>
      <w:r>
        <w:rPr>
          <w:color w:val="000000"/>
          <w:sz w:val="28"/>
          <w:szCs w:val="28"/>
        </w:rPr>
        <w:t>майбутніх</w:t>
      </w:r>
      <w:proofErr w:type="spellEnd"/>
      <w:r>
        <w:rPr>
          <w:color w:val="000000"/>
          <w:sz w:val="28"/>
          <w:szCs w:val="28"/>
        </w:rPr>
        <w:t xml:space="preserve"> </w:t>
      </w:r>
      <w:proofErr w:type="spellStart"/>
      <w:r>
        <w:rPr>
          <w:color w:val="000000"/>
          <w:sz w:val="28"/>
          <w:szCs w:val="28"/>
        </w:rPr>
        <w:t>версіях</w:t>
      </w:r>
      <w:proofErr w:type="spellEnd"/>
      <w:r>
        <w:rPr>
          <w:color w:val="000000"/>
          <w:sz w:val="28"/>
          <w:szCs w:val="28"/>
        </w:rPr>
        <w:t>.</w:t>
      </w:r>
    </w:p>
    <w:p w14:paraId="1BACD162" w14:textId="77777777" w:rsidR="00892B5F" w:rsidRDefault="00892B5F" w:rsidP="00892B5F">
      <w:pPr>
        <w:pStyle w:val="af"/>
        <w:spacing w:before="240" w:beforeAutospacing="0" w:after="240" w:afterAutospacing="0"/>
      </w:pPr>
      <w:proofErr w:type="spellStart"/>
      <w:r>
        <w:rPr>
          <w:color w:val="000000"/>
          <w:sz w:val="28"/>
          <w:szCs w:val="28"/>
        </w:rPr>
        <w:t>Функціонал</w:t>
      </w:r>
      <w:proofErr w:type="spellEnd"/>
      <w:r>
        <w:rPr>
          <w:color w:val="000000"/>
          <w:sz w:val="28"/>
          <w:szCs w:val="28"/>
        </w:rPr>
        <w:t xml:space="preserve">, </w:t>
      </w:r>
      <w:proofErr w:type="spellStart"/>
      <w:r>
        <w:rPr>
          <w:color w:val="000000"/>
          <w:sz w:val="28"/>
          <w:szCs w:val="28"/>
        </w:rPr>
        <w:t>реалізований</w:t>
      </w:r>
      <w:proofErr w:type="spellEnd"/>
      <w:r>
        <w:rPr>
          <w:color w:val="000000"/>
          <w:sz w:val="28"/>
          <w:szCs w:val="28"/>
        </w:rPr>
        <w:t xml:space="preserve"> у </w:t>
      </w:r>
      <w:proofErr w:type="spellStart"/>
      <w:r>
        <w:rPr>
          <w:color w:val="000000"/>
          <w:sz w:val="28"/>
          <w:szCs w:val="28"/>
        </w:rPr>
        <w:t>поточній</w:t>
      </w:r>
      <w:proofErr w:type="spellEnd"/>
      <w:r>
        <w:rPr>
          <w:color w:val="000000"/>
          <w:sz w:val="28"/>
          <w:szCs w:val="28"/>
        </w:rPr>
        <w:t xml:space="preserve"> </w:t>
      </w:r>
      <w:proofErr w:type="spellStart"/>
      <w:r>
        <w:rPr>
          <w:color w:val="000000"/>
          <w:sz w:val="28"/>
          <w:szCs w:val="28"/>
        </w:rPr>
        <w:t>версії</w:t>
      </w:r>
      <w:proofErr w:type="spellEnd"/>
      <w:r>
        <w:rPr>
          <w:color w:val="000000"/>
          <w:sz w:val="28"/>
          <w:szCs w:val="28"/>
        </w:rPr>
        <w:t>:</w:t>
      </w:r>
    </w:p>
    <w:p w14:paraId="4FE95EC3" w14:textId="77777777" w:rsidR="00892B5F" w:rsidRDefault="00892B5F" w:rsidP="00892B5F">
      <w:pPr>
        <w:pStyle w:val="af"/>
        <w:numPr>
          <w:ilvl w:val="0"/>
          <w:numId w:val="18"/>
        </w:numPr>
        <w:spacing w:before="240" w:beforeAutospacing="0" w:after="0" w:afterAutospacing="0"/>
        <w:textAlignment w:val="baseline"/>
        <w:rPr>
          <w:color w:val="000000"/>
          <w:sz w:val="28"/>
          <w:szCs w:val="28"/>
        </w:rPr>
      </w:pPr>
      <w:proofErr w:type="spellStart"/>
      <w:r>
        <w:rPr>
          <w:color w:val="000000"/>
          <w:sz w:val="28"/>
          <w:szCs w:val="28"/>
        </w:rPr>
        <w:t>Реєстрація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авторизація</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w:t>
      </w:r>
    </w:p>
    <w:p w14:paraId="46E54797" w14:textId="77777777" w:rsidR="00892B5F" w:rsidRDefault="00892B5F" w:rsidP="00892B5F">
      <w:pPr>
        <w:pStyle w:val="af"/>
        <w:numPr>
          <w:ilvl w:val="0"/>
          <w:numId w:val="18"/>
        </w:numPr>
        <w:spacing w:before="0" w:beforeAutospacing="0" w:after="0" w:afterAutospacing="0"/>
        <w:textAlignment w:val="baseline"/>
        <w:rPr>
          <w:color w:val="000000"/>
          <w:sz w:val="28"/>
          <w:szCs w:val="28"/>
        </w:rPr>
      </w:pP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гру</w:t>
      </w:r>
      <w:proofErr w:type="spellEnd"/>
      <w:r>
        <w:rPr>
          <w:color w:val="000000"/>
          <w:sz w:val="28"/>
          <w:szCs w:val="28"/>
        </w:rPr>
        <w:t>;</w:t>
      </w:r>
    </w:p>
    <w:p w14:paraId="64F84325" w14:textId="77777777" w:rsidR="00892B5F" w:rsidRDefault="00892B5F" w:rsidP="00892B5F">
      <w:pPr>
        <w:pStyle w:val="af"/>
        <w:numPr>
          <w:ilvl w:val="0"/>
          <w:numId w:val="18"/>
        </w:numPr>
        <w:spacing w:before="0" w:beforeAutospacing="0" w:after="0" w:afterAutospacing="0"/>
        <w:textAlignment w:val="baseline"/>
        <w:rPr>
          <w:color w:val="000000"/>
          <w:sz w:val="28"/>
          <w:szCs w:val="28"/>
        </w:rPr>
      </w:pP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2334D3BC" w14:textId="77777777" w:rsidR="00892B5F" w:rsidRDefault="00892B5F" w:rsidP="00892B5F">
      <w:pPr>
        <w:pStyle w:val="af"/>
        <w:numPr>
          <w:ilvl w:val="0"/>
          <w:numId w:val="18"/>
        </w:numPr>
        <w:spacing w:before="0" w:beforeAutospacing="0" w:after="0" w:afterAutospacing="0"/>
        <w:textAlignment w:val="baseline"/>
        <w:rPr>
          <w:color w:val="000000"/>
          <w:sz w:val="28"/>
          <w:szCs w:val="28"/>
        </w:rPr>
      </w:pPr>
      <w:proofErr w:type="spellStart"/>
      <w:r>
        <w:rPr>
          <w:color w:val="000000"/>
          <w:sz w:val="28"/>
          <w:szCs w:val="28"/>
        </w:rPr>
        <w:t>Оцінювання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лайки</w:t>
      </w:r>
      <w:proofErr w:type="spellEnd"/>
      <w:r>
        <w:rPr>
          <w:color w:val="000000"/>
          <w:sz w:val="28"/>
          <w:szCs w:val="28"/>
        </w:rPr>
        <w:t>/</w:t>
      </w:r>
      <w:proofErr w:type="spellStart"/>
      <w:r>
        <w:rPr>
          <w:color w:val="000000"/>
          <w:sz w:val="28"/>
          <w:szCs w:val="28"/>
        </w:rPr>
        <w:t>дизлайки</w:t>
      </w:r>
      <w:proofErr w:type="spellEnd"/>
      <w:r>
        <w:rPr>
          <w:color w:val="000000"/>
          <w:sz w:val="28"/>
          <w:szCs w:val="28"/>
        </w:rPr>
        <w:t>);</w:t>
      </w:r>
    </w:p>
    <w:p w14:paraId="3CAB9F5A" w14:textId="77777777" w:rsidR="00892B5F" w:rsidRDefault="00892B5F" w:rsidP="00892B5F">
      <w:pPr>
        <w:pStyle w:val="af"/>
        <w:numPr>
          <w:ilvl w:val="0"/>
          <w:numId w:val="18"/>
        </w:numPr>
        <w:spacing w:before="0" w:beforeAutospacing="0" w:after="0" w:afterAutospacing="0"/>
        <w:textAlignment w:val="baseline"/>
        <w:rPr>
          <w:color w:val="000000"/>
          <w:sz w:val="28"/>
          <w:szCs w:val="28"/>
        </w:rPr>
      </w:pP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email </w:t>
      </w:r>
      <w:proofErr w:type="spellStart"/>
      <w:r>
        <w:rPr>
          <w:color w:val="000000"/>
          <w:sz w:val="28"/>
          <w:szCs w:val="28"/>
        </w:rPr>
        <w:t>користувачам</w:t>
      </w:r>
      <w:proofErr w:type="spellEnd"/>
      <w:r>
        <w:rPr>
          <w:color w:val="000000"/>
          <w:sz w:val="28"/>
          <w:szCs w:val="28"/>
        </w:rPr>
        <w:t>;</w:t>
      </w:r>
    </w:p>
    <w:p w14:paraId="1F0D012F" w14:textId="77777777" w:rsidR="00892B5F" w:rsidRDefault="00892B5F" w:rsidP="00892B5F">
      <w:pPr>
        <w:pStyle w:val="af"/>
        <w:numPr>
          <w:ilvl w:val="0"/>
          <w:numId w:val="18"/>
        </w:numPr>
        <w:spacing w:before="0" w:beforeAutospacing="0" w:after="240" w:afterAutospacing="0"/>
        <w:textAlignment w:val="baseline"/>
        <w:rPr>
          <w:color w:val="000000"/>
          <w:sz w:val="28"/>
          <w:szCs w:val="28"/>
        </w:rPr>
      </w:pPr>
      <w:proofErr w:type="spellStart"/>
      <w:r>
        <w:rPr>
          <w:color w:val="000000"/>
          <w:sz w:val="28"/>
          <w:szCs w:val="28"/>
        </w:rPr>
        <w:t>Панель</w:t>
      </w:r>
      <w:proofErr w:type="spellEnd"/>
      <w:r>
        <w:rPr>
          <w:color w:val="000000"/>
          <w:sz w:val="28"/>
          <w:szCs w:val="28"/>
        </w:rPr>
        <w:t xml:space="preserve"> </w:t>
      </w:r>
      <w:proofErr w:type="spellStart"/>
      <w:r>
        <w:rPr>
          <w:color w:val="000000"/>
          <w:sz w:val="28"/>
          <w:szCs w:val="28"/>
        </w:rPr>
        <w:t>адміністратора</w:t>
      </w:r>
      <w:proofErr w:type="spellEnd"/>
      <w:r>
        <w:rPr>
          <w:color w:val="000000"/>
          <w:sz w:val="28"/>
          <w:szCs w:val="28"/>
        </w:rPr>
        <w:t xml:space="preserve"> з </w:t>
      </w:r>
      <w:proofErr w:type="spellStart"/>
      <w:r>
        <w:rPr>
          <w:color w:val="000000"/>
          <w:sz w:val="28"/>
          <w:szCs w:val="28"/>
        </w:rPr>
        <w:t>можливістю</w:t>
      </w:r>
      <w:proofErr w:type="spellEnd"/>
      <w:r>
        <w:rPr>
          <w:color w:val="000000"/>
          <w:sz w:val="28"/>
          <w:szCs w:val="28"/>
        </w:rPr>
        <w:t xml:space="preserve"> </w:t>
      </w:r>
      <w:proofErr w:type="spellStart"/>
      <w:r>
        <w:rPr>
          <w:color w:val="000000"/>
          <w:sz w:val="28"/>
          <w:szCs w:val="28"/>
        </w:rPr>
        <w:t>керування</w:t>
      </w:r>
      <w:proofErr w:type="spellEnd"/>
      <w:r>
        <w:rPr>
          <w:color w:val="000000"/>
          <w:sz w:val="28"/>
          <w:szCs w:val="28"/>
        </w:rPr>
        <w:t xml:space="preserve"> </w:t>
      </w:r>
      <w:proofErr w:type="spellStart"/>
      <w:r>
        <w:rPr>
          <w:color w:val="000000"/>
          <w:sz w:val="28"/>
          <w:szCs w:val="28"/>
        </w:rPr>
        <w:t>новинами</w:t>
      </w:r>
      <w:proofErr w:type="spellEnd"/>
      <w:r>
        <w:rPr>
          <w:color w:val="000000"/>
          <w:sz w:val="28"/>
          <w:szCs w:val="28"/>
        </w:rPr>
        <w:t xml:space="preserve">, </w:t>
      </w:r>
      <w:proofErr w:type="spellStart"/>
      <w:r>
        <w:rPr>
          <w:color w:val="000000"/>
          <w:sz w:val="28"/>
          <w:szCs w:val="28"/>
        </w:rPr>
        <w:t>відгуками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користувачами</w:t>
      </w:r>
      <w:proofErr w:type="spellEnd"/>
      <w:r>
        <w:rPr>
          <w:color w:val="000000"/>
          <w:sz w:val="28"/>
          <w:szCs w:val="28"/>
        </w:rPr>
        <w:t>.</w:t>
      </w:r>
      <w:r>
        <w:rPr>
          <w:color w:val="000000"/>
          <w:sz w:val="28"/>
          <w:szCs w:val="28"/>
        </w:rPr>
        <w:br/>
      </w:r>
      <w:r>
        <w:rPr>
          <w:color w:val="000000"/>
          <w:sz w:val="28"/>
          <w:szCs w:val="28"/>
        </w:rPr>
        <w:br/>
      </w:r>
    </w:p>
    <w:p w14:paraId="50F33879" w14:textId="77777777" w:rsidR="00892B5F" w:rsidRDefault="00892B5F" w:rsidP="00892B5F">
      <w:pPr>
        <w:pStyle w:val="af"/>
        <w:spacing w:before="240" w:beforeAutospacing="0" w:after="240" w:afterAutospacing="0"/>
      </w:pPr>
      <w:proofErr w:type="spellStart"/>
      <w:r>
        <w:rPr>
          <w:color w:val="000000"/>
          <w:sz w:val="28"/>
          <w:szCs w:val="28"/>
        </w:rPr>
        <w:t>Функціонал</w:t>
      </w:r>
      <w:proofErr w:type="spellEnd"/>
      <w:r>
        <w:rPr>
          <w:color w:val="000000"/>
          <w:sz w:val="28"/>
          <w:szCs w:val="28"/>
        </w:rPr>
        <w:t xml:space="preserve">, </w:t>
      </w:r>
      <w:proofErr w:type="spellStart"/>
      <w:r>
        <w:rPr>
          <w:color w:val="000000"/>
          <w:sz w:val="28"/>
          <w:szCs w:val="28"/>
        </w:rPr>
        <w:t>перенесений</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наступних</w:t>
      </w:r>
      <w:proofErr w:type="spellEnd"/>
      <w:r>
        <w:rPr>
          <w:color w:val="000000"/>
          <w:sz w:val="28"/>
          <w:szCs w:val="28"/>
        </w:rPr>
        <w:t xml:space="preserve"> </w:t>
      </w:r>
      <w:proofErr w:type="spellStart"/>
      <w:r>
        <w:rPr>
          <w:color w:val="000000"/>
          <w:sz w:val="28"/>
          <w:szCs w:val="28"/>
        </w:rPr>
        <w:t>версій</w:t>
      </w:r>
      <w:proofErr w:type="spellEnd"/>
      <w:r>
        <w:rPr>
          <w:color w:val="000000"/>
          <w:sz w:val="28"/>
          <w:szCs w:val="28"/>
        </w:rPr>
        <w:t>:</w:t>
      </w:r>
    </w:p>
    <w:p w14:paraId="1DCA4FFA" w14:textId="77777777" w:rsidR="00892B5F" w:rsidRDefault="00892B5F" w:rsidP="00892B5F">
      <w:pPr>
        <w:pStyle w:val="af"/>
        <w:numPr>
          <w:ilvl w:val="0"/>
          <w:numId w:val="19"/>
        </w:numPr>
        <w:spacing w:before="240" w:beforeAutospacing="0" w:after="0" w:afterAutospacing="0"/>
        <w:textAlignment w:val="baseline"/>
        <w:rPr>
          <w:rFonts w:ascii="Arial" w:hAnsi="Arial" w:cs="Arial"/>
          <w:color w:val="000000"/>
          <w:sz w:val="28"/>
          <w:szCs w:val="28"/>
        </w:rPr>
      </w:pPr>
      <w:proofErr w:type="spellStart"/>
      <w:r>
        <w:rPr>
          <w:color w:val="000000"/>
          <w:sz w:val="28"/>
          <w:szCs w:val="28"/>
        </w:rPr>
        <w:t>Підтримка</w:t>
      </w:r>
      <w:proofErr w:type="spellEnd"/>
      <w:r>
        <w:rPr>
          <w:color w:val="000000"/>
          <w:sz w:val="28"/>
          <w:szCs w:val="28"/>
        </w:rPr>
        <w:t xml:space="preserve"> </w:t>
      </w:r>
      <w:proofErr w:type="spellStart"/>
      <w:r>
        <w:rPr>
          <w:color w:val="000000"/>
          <w:sz w:val="28"/>
          <w:szCs w:val="28"/>
        </w:rPr>
        <w:t>багатомовності</w:t>
      </w:r>
      <w:proofErr w:type="spellEnd"/>
      <w:r>
        <w:rPr>
          <w:color w:val="000000"/>
          <w:sz w:val="28"/>
          <w:szCs w:val="28"/>
        </w:rPr>
        <w:t xml:space="preserve"> в </w:t>
      </w:r>
      <w:proofErr w:type="spellStart"/>
      <w:r>
        <w:rPr>
          <w:color w:val="000000"/>
          <w:sz w:val="28"/>
          <w:szCs w:val="28"/>
        </w:rPr>
        <w:t>усьому</w:t>
      </w:r>
      <w:proofErr w:type="spellEnd"/>
      <w:r>
        <w:rPr>
          <w:color w:val="000000"/>
          <w:sz w:val="28"/>
          <w:szCs w:val="28"/>
        </w:rPr>
        <w:t xml:space="preserve"> </w:t>
      </w:r>
      <w:proofErr w:type="spellStart"/>
      <w:r>
        <w:rPr>
          <w:color w:val="000000"/>
          <w:sz w:val="28"/>
          <w:szCs w:val="28"/>
        </w:rPr>
        <w:t>інтерфейсі</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даному</w:t>
      </w:r>
      <w:proofErr w:type="spellEnd"/>
      <w:r>
        <w:rPr>
          <w:color w:val="000000"/>
          <w:sz w:val="28"/>
          <w:szCs w:val="28"/>
        </w:rPr>
        <w:t xml:space="preserve"> </w:t>
      </w:r>
      <w:proofErr w:type="spellStart"/>
      <w:r>
        <w:rPr>
          <w:color w:val="000000"/>
          <w:sz w:val="28"/>
          <w:szCs w:val="28"/>
        </w:rPr>
        <w:t>етапі</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часткову</w:t>
      </w:r>
      <w:proofErr w:type="spellEnd"/>
      <w:r>
        <w:rPr>
          <w:color w:val="000000"/>
          <w:sz w:val="28"/>
          <w:szCs w:val="28"/>
        </w:rPr>
        <w:t xml:space="preserve"> </w:t>
      </w:r>
      <w:proofErr w:type="spellStart"/>
      <w:r>
        <w:rPr>
          <w:color w:val="000000"/>
          <w:sz w:val="28"/>
          <w:szCs w:val="28"/>
        </w:rPr>
        <w:t>локалізацію</w:t>
      </w:r>
      <w:proofErr w:type="spellEnd"/>
      <w:r>
        <w:rPr>
          <w:color w:val="000000"/>
          <w:sz w:val="28"/>
          <w:szCs w:val="28"/>
        </w:rPr>
        <w:t xml:space="preserve">, </w:t>
      </w:r>
      <w:proofErr w:type="spellStart"/>
      <w:r>
        <w:rPr>
          <w:color w:val="000000"/>
          <w:sz w:val="28"/>
          <w:szCs w:val="28"/>
        </w:rPr>
        <w:t>однак</w:t>
      </w:r>
      <w:proofErr w:type="spellEnd"/>
      <w:r>
        <w:rPr>
          <w:color w:val="000000"/>
          <w:sz w:val="28"/>
          <w:szCs w:val="28"/>
        </w:rPr>
        <w:t xml:space="preserve"> </w:t>
      </w:r>
      <w:proofErr w:type="spellStart"/>
      <w:r>
        <w:rPr>
          <w:color w:val="000000"/>
          <w:sz w:val="28"/>
          <w:szCs w:val="28"/>
        </w:rPr>
        <w:t>повне</w:t>
      </w:r>
      <w:proofErr w:type="spellEnd"/>
      <w:r>
        <w:rPr>
          <w:color w:val="000000"/>
          <w:sz w:val="28"/>
          <w:szCs w:val="28"/>
        </w:rPr>
        <w:t xml:space="preserve"> </w:t>
      </w:r>
      <w:proofErr w:type="spellStart"/>
      <w:r>
        <w:rPr>
          <w:color w:val="000000"/>
          <w:sz w:val="28"/>
          <w:szCs w:val="28"/>
        </w:rPr>
        <w:t>охоплення</w:t>
      </w:r>
      <w:proofErr w:type="spellEnd"/>
      <w:r>
        <w:rPr>
          <w:color w:val="000000"/>
          <w:sz w:val="28"/>
          <w:szCs w:val="28"/>
        </w:rPr>
        <w:t xml:space="preserve"> </w:t>
      </w:r>
      <w:proofErr w:type="spellStart"/>
      <w:r>
        <w:rPr>
          <w:color w:val="000000"/>
          <w:sz w:val="28"/>
          <w:szCs w:val="28"/>
        </w:rPr>
        <w:t>інтерфейсу</w:t>
      </w:r>
      <w:proofErr w:type="spellEnd"/>
      <w:r>
        <w:rPr>
          <w:color w:val="000000"/>
          <w:sz w:val="28"/>
          <w:szCs w:val="28"/>
        </w:rPr>
        <w:t xml:space="preserve"> </w:t>
      </w:r>
      <w:proofErr w:type="spellStart"/>
      <w:r>
        <w:rPr>
          <w:color w:val="000000"/>
          <w:sz w:val="28"/>
          <w:szCs w:val="28"/>
        </w:rPr>
        <w:t>ще</w:t>
      </w:r>
      <w:proofErr w:type="spellEnd"/>
      <w:r>
        <w:rPr>
          <w:color w:val="000000"/>
          <w:sz w:val="28"/>
          <w:szCs w:val="28"/>
        </w:rPr>
        <w:t xml:space="preserve"> </w:t>
      </w:r>
      <w:proofErr w:type="spellStart"/>
      <w:r>
        <w:rPr>
          <w:color w:val="000000"/>
          <w:sz w:val="28"/>
          <w:szCs w:val="28"/>
        </w:rPr>
        <w:t>потребує</w:t>
      </w:r>
      <w:proofErr w:type="spellEnd"/>
      <w:r>
        <w:rPr>
          <w:color w:val="000000"/>
          <w:sz w:val="28"/>
          <w:szCs w:val="28"/>
        </w:rPr>
        <w:t xml:space="preserve"> </w:t>
      </w:r>
      <w:proofErr w:type="spellStart"/>
      <w:r>
        <w:rPr>
          <w:color w:val="000000"/>
          <w:sz w:val="28"/>
          <w:szCs w:val="28"/>
        </w:rPr>
        <w:t>часу</w:t>
      </w:r>
      <w:proofErr w:type="spellEnd"/>
      <w:r>
        <w:rPr>
          <w:color w:val="000000"/>
          <w:sz w:val="28"/>
          <w:szCs w:val="28"/>
        </w:rPr>
        <w:t xml:space="preserve">. </w:t>
      </w:r>
      <w:proofErr w:type="spellStart"/>
      <w:r>
        <w:rPr>
          <w:color w:val="000000"/>
          <w:sz w:val="28"/>
          <w:szCs w:val="28"/>
        </w:rPr>
        <w:t>Планується</w:t>
      </w:r>
      <w:proofErr w:type="spellEnd"/>
      <w:r>
        <w:rPr>
          <w:color w:val="000000"/>
          <w:sz w:val="28"/>
          <w:szCs w:val="28"/>
        </w:rPr>
        <w:t xml:space="preserve"> </w:t>
      </w:r>
      <w:proofErr w:type="spellStart"/>
      <w:r>
        <w:rPr>
          <w:color w:val="000000"/>
          <w:sz w:val="28"/>
          <w:szCs w:val="28"/>
        </w:rPr>
        <w:t>включення</w:t>
      </w:r>
      <w:proofErr w:type="spellEnd"/>
      <w:r>
        <w:rPr>
          <w:color w:val="000000"/>
          <w:sz w:val="28"/>
          <w:szCs w:val="28"/>
        </w:rPr>
        <w:t xml:space="preserve"> </w:t>
      </w:r>
      <w:proofErr w:type="spellStart"/>
      <w:r>
        <w:rPr>
          <w:color w:val="000000"/>
          <w:sz w:val="28"/>
          <w:szCs w:val="28"/>
        </w:rPr>
        <w:t>розширеної</w:t>
      </w:r>
      <w:proofErr w:type="spellEnd"/>
      <w:r>
        <w:rPr>
          <w:color w:val="000000"/>
          <w:sz w:val="28"/>
          <w:szCs w:val="28"/>
        </w:rPr>
        <w:t xml:space="preserve"> </w:t>
      </w:r>
      <w:proofErr w:type="spellStart"/>
      <w:r>
        <w:rPr>
          <w:color w:val="000000"/>
          <w:sz w:val="28"/>
          <w:szCs w:val="28"/>
        </w:rPr>
        <w:t>підтримки</w:t>
      </w:r>
      <w:proofErr w:type="spellEnd"/>
      <w:r>
        <w:rPr>
          <w:color w:val="000000"/>
          <w:sz w:val="28"/>
          <w:szCs w:val="28"/>
        </w:rPr>
        <w:t xml:space="preserve"> </w:t>
      </w:r>
      <w:proofErr w:type="spellStart"/>
      <w:r>
        <w:rPr>
          <w:color w:val="000000"/>
          <w:sz w:val="28"/>
          <w:szCs w:val="28"/>
        </w:rPr>
        <w:t>української</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англійської</w:t>
      </w:r>
      <w:proofErr w:type="spellEnd"/>
      <w:r>
        <w:rPr>
          <w:color w:val="000000"/>
          <w:sz w:val="28"/>
          <w:szCs w:val="28"/>
        </w:rPr>
        <w:t xml:space="preserve"> </w:t>
      </w:r>
      <w:proofErr w:type="spellStart"/>
      <w:r>
        <w:rPr>
          <w:color w:val="000000"/>
          <w:sz w:val="28"/>
          <w:szCs w:val="28"/>
        </w:rPr>
        <w:t>мов</w:t>
      </w:r>
      <w:proofErr w:type="spellEnd"/>
      <w:r>
        <w:rPr>
          <w:color w:val="000000"/>
          <w:sz w:val="28"/>
          <w:szCs w:val="28"/>
        </w:rPr>
        <w:t xml:space="preserve"> у </w:t>
      </w:r>
      <w:proofErr w:type="spellStart"/>
      <w:r>
        <w:rPr>
          <w:color w:val="000000"/>
          <w:sz w:val="28"/>
          <w:szCs w:val="28"/>
        </w:rPr>
        <w:t>майбутніх</w:t>
      </w:r>
      <w:proofErr w:type="spellEnd"/>
      <w:r>
        <w:rPr>
          <w:color w:val="000000"/>
          <w:sz w:val="28"/>
          <w:szCs w:val="28"/>
        </w:rPr>
        <w:t xml:space="preserve"> </w:t>
      </w:r>
      <w:proofErr w:type="spellStart"/>
      <w:r>
        <w:rPr>
          <w:color w:val="000000"/>
          <w:sz w:val="28"/>
          <w:szCs w:val="28"/>
        </w:rPr>
        <w:t>релізах</w:t>
      </w:r>
      <w:proofErr w:type="spellEnd"/>
      <w:r>
        <w:rPr>
          <w:color w:val="000000"/>
          <w:sz w:val="28"/>
          <w:szCs w:val="28"/>
        </w:rPr>
        <w:t>.</w:t>
      </w:r>
      <w:r>
        <w:rPr>
          <w:color w:val="000000"/>
          <w:sz w:val="28"/>
          <w:szCs w:val="28"/>
        </w:rPr>
        <w:br/>
      </w:r>
      <w:r>
        <w:rPr>
          <w:color w:val="000000"/>
          <w:sz w:val="28"/>
          <w:szCs w:val="28"/>
        </w:rPr>
        <w:lastRenderedPageBreak/>
        <w:br/>
      </w:r>
    </w:p>
    <w:p w14:paraId="756AF160" w14:textId="77777777" w:rsidR="00892B5F" w:rsidRDefault="00892B5F" w:rsidP="00892B5F">
      <w:pPr>
        <w:pStyle w:val="af"/>
        <w:numPr>
          <w:ilvl w:val="0"/>
          <w:numId w:val="19"/>
        </w:numPr>
        <w:spacing w:before="0" w:beforeAutospacing="0" w:after="0" w:afterAutospacing="0"/>
        <w:textAlignment w:val="baseline"/>
        <w:rPr>
          <w:rFonts w:ascii="Arial" w:hAnsi="Arial" w:cs="Arial"/>
          <w:color w:val="000000"/>
          <w:sz w:val="28"/>
          <w:szCs w:val="28"/>
        </w:rPr>
      </w:pP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повідомлень</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сповіщень</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Вона</w:t>
      </w:r>
      <w:proofErr w:type="spellEnd"/>
      <w:r>
        <w:rPr>
          <w:color w:val="000000"/>
          <w:sz w:val="28"/>
          <w:szCs w:val="28"/>
        </w:rPr>
        <w:t xml:space="preserve"> </w:t>
      </w:r>
      <w:proofErr w:type="spellStart"/>
      <w:r>
        <w:rPr>
          <w:color w:val="000000"/>
          <w:sz w:val="28"/>
          <w:szCs w:val="28"/>
        </w:rPr>
        <w:t>дозволила</w:t>
      </w:r>
      <w:proofErr w:type="spellEnd"/>
      <w:r>
        <w:rPr>
          <w:color w:val="000000"/>
          <w:sz w:val="28"/>
          <w:szCs w:val="28"/>
        </w:rPr>
        <w:t xml:space="preserve"> б </w:t>
      </w:r>
      <w:proofErr w:type="spellStart"/>
      <w:r>
        <w:rPr>
          <w:color w:val="000000"/>
          <w:sz w:val="28"/>
          <w:szCs w:val="28"/>
        </w:rPr>
        <w:t>інформувати</w:t>
      </w:r>
      <w:proofErr w:type="spellEnd"/>
      <w:r>
        <w:rPr>
          <w:color w:val="000000"/>
          <w:sz w:val="28"/>
          <w:szCs w:val="28"/>
        </w:rPr>
        <w:t xml:space="preserve"> </w:t>
      </w:r>
      <w:proofErr w:type="spellStart"/>
      <w:r>
        <w:rPr>
          <w:color w:val="000000"/>
          <w:sz w:val="28"/>
          <w:szCs w:val="28"/>
        </w:rPr>
        <w:t>про</w:t>
      </w:r>
      <w:proofErr w:type="spellEnd"/>
      <w:r>
        <w:rPr>
          <w:color w:val="000000"/>
          <w:sz w:val="28"/>
          <w:szCs w:val="28"/>
        </w:rPr>
        <w:t xml:space="preserve"> </w:t>
      </w:r>
      <w:proofErr w:type="spellStart"/>
      <w:r>
        <w:rPr>
          <w:color w:val="000000"/>
          <w:sz w:val="28"/>
          <w:szCs w:val="28"/>
        </w:rPr>
        <w:t>зміну</w:t>
      </w:r>
      <w:proofErr w:type="spellEnd"/>
      <w:r>
        <w:rPr>
          <w:color w:val="000000"/>
          <w:sz w:val="28"/>
          <w:szCs w:val="28"/>
        </w:rPr>
        <w:t xml:space="preserve"> </w:t>
      </w:r>
      <w:proofErr w:type="spellStart"/>
      <w:r>
        <w:rPr>
          <w:color w:val="000000"/>
          <w:sz w:val="28"/>
          <w:szCs w:val="28"/>
        </w:rPr>
        <w:t>статусу</w:t>
      </w:r>
      <w:proofErr w:type="spellEnd"/>
      <w:r>
        <w:rPr>
          <w:color w:val="000000"/>
          <w:sz w:val="28"/>
          <w:szCs w:val="28"/>
        </w:rPr>
        <w:t xml:space="preserve"> </w:t>
      </w:r>
      <w:proofErr w:type="spellStart"/>
      <w:r>
        <w:rPr>
          <w:color w:val="000000"/>
          <w:sz w:val="28"/>
          <w:szCs w:val="28"/>
        </w:rPr>
        <w:t>відгуку</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новини</w:t>
      </w:r>
      <w:proofErr w:type="spellEnd"/>
      <w:r>
        <w:rPr>
          <w:color w:val="000000"/>
          <w:sz w:val="28"/>
          <w:szCs w:val="28"/>
        </w:rPr>
        <w:t xml:space="preserve">. </w:t>
      </w: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функціонал</w:t>
      </w:r>
      <w:proofErr w:type="spellEnd"/>
      <w:r>
        <w:rPr>
          <w:color w:val="000000"/>
          <w:sz w:val="28"/>
          <w:szCs w:val="28"/>
        </w:rPr>
        <w:t xml:space="preserve"> </w:t>
      </w:r>
      <w:proofErr w:type="spellStart"/>
      <w:r>
        <w:rPr>
          <w:color w:val="000000"/>
          <w:sz w:val="28"/>
          <w:szCs w:val="28"/>
        </w:rPr>
        <w:t>наразі</w:t>
      </w:r>
      <w:proofErr w:type="spellEnd"/>
      <w:r>
        <w:rPr>
          <w:color w:val="000000"/>
          <w:sz w:val="28"/>
          <w:szCs w:val="28"/>
        </w:rPr>
        <w:t xml:space="preserve"> </w:t>
      </w:r>
      <w:proofErr w:type="spellStart"/>
      <w:r>
        <w:rPr>
          <w:color w:val="000000"/>
          <w:sz w:val="28"/>
          <w:szCs w:val="28"/>
        </w:rPr>
        <w:t>відкладений</w:t>
      </w:r>
      <w:proofErr w:type="spellEnd"/>
      <w:r>
        <w:rPr>
          <w:color w:val="000000"/>
          <w:sz w:val="28"/>
          <w:szCs w:val="28"/>
        </w:rPr>
        <w:t xml:space="preserv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складність</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асинхронної</w:t>
      </w:r>
      <w:proofErr w:type="spellEnd"/>
      <w:r>
        <w:rPr>
          <w:color w:val="000000"/>
          <w:sz w:val="28"/>
          <w:szCs w:val="28"/>
        </w:rPr>
        <w:t xml:space="preserve"> </w:t>
      </w:r>
      <w:proofErr w:type="spellStart"/>
      <w:r>
        <w:rPr>
          <w:color w:val="000000"/>
          <w:sz w:val="28"/>
          <w:szCs w:val="28"/>
        </w:rPr>
        <w:t>логіки</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стороні</w:t>
      </w:r>
      <w:proofErr w:type="spellEnd"/>
      <w:r>
        <w:rPr>
          <w:color w:val="000000"/>
          <w:sz w:val="28"/>
          <w:szCs w:val="28"/>
        </w:rPr>
        <w:t xml:space="preserve"> </w:t>
      </w:r>
      <w:proofErr w:type="spellStart"/>
      <w:r>
        <w:rPr>
          <w:color w:val="000000"/>
          <w:sz w:val="28"/>
          <w:szCs w:val="28"/>
        </w:rPr>
        <w:t>сервера</w:t>
      </w:r>
      <w:proofErr w:type="spellEnd"/>
      <w:r>
        <w:rPr>
          <w:color w:val="000000"/>
          <w:sz w:val="28"/>
          <w:szCs w:val="28"/>
        </w:rPr>
        <w:t>.</w:t>
      </w:r>
      <w:r>
        <w:rPr>
          <w:color w:val="000000"/>
          <w:sz w:val="28"/>
          <w:szCs w:val="28"/>
        </w:rPr>
        <w:br/>
      </w:r>
      <w:r>
        <w:rPr>
          <w:color w:val="000000"/>
          <w:sz w:val="28"/>
          <w:szCs w:val="28"/>
        </w:rPr>
        <w:br/>
      </w:r>
    </w:p>
    <w:p w14:paraId="22BADBA0" w14:textId="77777777" w:rsidR="00892B5F" w:rsidRDefault="00892B5F" w:rsidP="00892B5F">
      <w:pPr>
        <w:pStyle w:val="af"/>
        <w:numPr>
          <w:ilvl w:val="0"/>
          <w:numId w:val="19"/>
        </w:numPr>
        <w:spacing w:before="0" w:beforeAutospacing="0" w:after="0" w:afterAutospacing="0"/>
        <w:textAlignment w:val="baseline"/>
        <w:rPr>
          <w:rFonts w:ascii="Arial" w:hAnsi="Arial" w:cs="Arial"/>
          <w:color w:val="000000"/>
          <w:sz w:val="28"/>
          <w:szCs w:val="28"/>
        </w:rPr>
      </w:pPr>
      <w:proofErr w:type="spellStart"/>
      <w:r>
        <w:rPr>
          <w:color w:val="000000"/>
          <w:sz w:val="28"/>
          <w:szCs w:val="28"/>
        </w:rPr>
        <w:t>Розширена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фільтрів</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сьогодні</w:t>
      </w:r>
      <w:proofErr w:type="spellEnd"/>
      <w:r>
        <w:rPr>
          <w:color w:val="000000"/>
          <w:sz w:val="28"/>
          <w:szCs w:val="28"/>
        </w:rPr>
        <w:t xml:space="preserve"> </w:t>
      </w:r>
      <w:proofErr w:type="spellStart"/>
      <w:r>
        <w:rPr>
          <w:color w:val="000000"/>
          <w:sz w:val="28"/>
          <w:szCs w:val="28"/>
        </w:rPr>
        <w:t>реалізовано</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пагінацію</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базове</w:t>
      </w:r>
      <w:proofErr w:type="spellEnd"/>
      <w:r>
        <w:rPr>
          <w:color w:val="000000"/>
          <w:sz w:val="28"/>
          <w:szCs w:val="28"/>
        </w:rPr>
        <w:t xml:space="preserve"> </w:t>
      </w:r>
      <w:proofErr w:type="spellStart"/>
      <w:r>
        <w:rPr>
          <w:color w:val="000000"/>
          <w:sz w:val="28"/>
          <w:szCs w:val="28"/>
        </w:rPr>
        <w:t>сортування</w:t>
      </w:r>
      <w:proofErr w:type="spellEnd"/>
      <w:r>
        <w:rPr>
          <w:color w:val="000000"/>
          <w:sz w:val="28"/>
          <w:szCs w:val="28"/>
        </w:rPr>
        <w:t xml:space="preserve">. </w:t>
      </w:r>
      <w:proofErr w:type="spellStart"/>
      <w:r>
        <w:rPr>
          <w:color w:val="000000"/>
          <w:sz w:val="28"/>
          <w:szCs w:val="28"/>
        </w:rPr>
        <w:t>Фільтрація</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рейтингом</w:t>
      </w:r>
      <w:proofErr w:type="spellEnd"/>
      <w:r>
        <w:rPr>
          <w:color w:val="000000"/>
          <w:sz w:val="28"/>
          <w:szCs w:val="28"/>
        </w:rPr>
        <w:t xml:space="preserve">, </w:t>
      </w:r>
      <w:proofErr w:type="spellStart"/>
      <w:r>
        <w:rPr>
          <w:color w:val="000000"/>
          <w:sz w:val="28"/>
          <w:szCs w:val="28"/>
        </w:rPr>
        <w:t>датою</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наявністю</w:t>
      </w:r>
      <w:proofErr w:type="spellEnd"/>
      <w:r>
        <w:rPr>
          <w:color w:val="000000"/>
          <w:sz w:val="28"/>
          <w:szCs w:val="28"/>
        </w:rPr>
        <w:t xml:space="preserve"> </w:t>
      </w:r>
      <w:proofErr w:type="spellStart"/>
      <w:r>
        <w:rPr>
          <w:color w:val="000000"/>
          <w:sz w:val="28"/>
          <w:szCs w:val="28"/>
        </w:rPr>
        <w:t>реакцій</w:t>
      </w:r>
      <w:proofErr w:type="spellEnd"/>
      <w:r>
        <w:rPr>
          <w:color w:val="000000"/>
          <w:sz w:val="28"/>
          <w:szCs w:val="28"/>
        </w:rPr>
        <w:t xml:space="preserve"> </w:t>
      </w:r>
      <w:proofErr w:type="spellStart"/>
      <w:r>
        <w:rPr>
          <w:color w:val="000000"/>
          <w:sz w:val="28"/>
          <w:szCs w:val="28"/>
        </w:rPr>
        <w:t>буде</w:t>
      </w:r>
      <w:proofErr w:type="spellEnd"/>
      <w:r>
        <w:rPr>
          <w:color w:val="000000"/>
          <w:sz w:val="28"/>
          <w:szCs w:val="28"/>
        </w:rPr>
        <w:t xml:space="preserve"> </w:t>
      </w:r>
      <w:proofErr w:type="spellStart"/>
      <w:r>
        <w:rPr>
          <w:color w:val="000000"/>
          <w:sz w:val="28"/>
          <w:szCs w:val="28"/>
        </w:rPr>
        <w:t>додана</w:t>
      </w:r>
      <w:proofErr w:type="spellEnd"/>
      <w:r>
        <w:rPr>
          <w:color w:val="000000"/>
          <w:sz w:val="28"/>
          <w:szCs w:val="28"/>
        </w:rPr>
        <w:t xml:space="preserve"> в </w:t>
      </w:r>
      <w:proofErr w:type="spellStart"/>
      <w:r>
        <w:rPr>
          <w:color w:val="000000"/>
          <w:sz w:val="28"/>
          <w:szCs w:val="28"/>
        </w:rPr>
        <w:t>наступному</w:t>
      </w:r>
      <w:proofErr w:type="spellEnd"/>
      <w:r>
        <w:rPr>
          <w:color w:val="000000"/>
          <w:sz w:val="28"/>
          <w:szCs w:val="28"/>
        </w:rPr>
        <w:t xml:space="preserve"> </w:t>
      </w:r>
      <w:proofErr w:type="spellStart"/>
      <w:r>
        <w:rPr>
          <w:color w:val="000000"/>
          <w:sz w:val="28"/>
          <w:szCs w:val="28"/>
        </w:rPr>
        <w:t>оновленні</w:t>
      </w:r>
      <w:proofErr w:type="spellEnd"/>
      <w:r>
        <w:rPr>
          <w:color w:val="000000"/>
          <w:sz w:val="28"/>
          <w:szCs w:val="28"/>
        </w:rPr>
        <w:t>.</w:t>
      </w:r>
      <w:r>
        <w:rPr>
          <w:color w:val="000000"/>
          <w:sz w:val="28"/>
          <w:szCs w:val="28"/>
        </w:rPr>
        <w:br/>
      </w:r>
      <w:r>
        <w:rPr>
          <w:color w:val="000000"/>
          <w:sz w:val="28"/>
          <w:szCs w:val="28"/>
        </w:rPr>
        <w:br/>
      </w:r>
    </w:p>
    <w:p w14:paraId="75884464" w14:textId="77777777" w:rsidR="00892B5F" w:rsidRDefault="00892B5F" w:rsidP="00892B5F">
      <w:pPr>
        <w:pStyle w:val="af"/>
        <w:numPr>
          <w:ilvl w:val="0"/>
          <w:numId w:val="19"/>
        </w:numPr>
        <w:spacing w:before="0" w:beforeAutospacing="0" w:after="240" w:afterAutospacing="0"/>
        <w:textAlignment w:val="baseline"/>
        <w:rPr>
          <w:rFonts w:ascii="Arial" w:hAnsi="Arial" w:cs="Arial"/>
          <w:color w:val="000000"/>
          <w:sz w:val="28"/>
          <w:szCs w:val="28"/>
        </w:rPr>
      </w:pPr>
      <w:proofErr w:type="spellStart"/>
      <w:r>
        <w:rPr>
          <w:color w:val="000000"/>
          <w:sz w:val="28"/>
          <w:szCs w:val="28"/>
        </w:rPr>
        <w:t>Візуальна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аналітики</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статистики</w:t>
      </w:r>
      <w:proofErr w:type="spellEnd"/>
      <w:r>
        <w:rPr>
          <w:color w:val="000000"/>
          <w:sz w:val="28"/>
          <w:szCs w:val="28"/>
        </w:rPr>
        <w:t xml:space="preserve"> в </w:t>
      </w:r>
      <w:proofErr w:type="spellStart"/>
      <w:r>
        <w:rPr>
          <w:color w:val="000000"/>
          <w:sz w:val="28"/>
          <w:szCs w:val="28"/>
        </w:rPr>
        <w:t>адмінпанелі</w:t>
      </w:r>
      <w:proofErr w:type="spellEnd"/>
      <w:r>
        <w:rPr>
          <w:color w:val="000000"/>
          <w:sz w:val="28"/>
          <w:szCs w:val="28"/>
        </w:rPr>
        <w:t xml:space="preserve">. </w:t>
      </w: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бачити</w:t>
      </w:r>
      <w:proofErr w:type="spellEnd"/>
      <w:r>
        <w:rPr>
          <w:color w:val="000000"/>
          <w:sz w:val="28"/>
          <w:szCs w:val="28"/>
        </w:rPr>
        <w:t xml:space="preserve"> </w:t>
      </w:r>
      <w:proofErr w:type="spellStart"/>
      <w:r>
        <w:rPr>
          <w:color w:val="000000"/>
          <w:sz w:val="28"/>
          <w:szCs w:val="28"/>
        </w:rPr>
        <w:t>кількість</w:t>
      </w:r>
      <w:proofErr w:type="spellEnd"/>
      <w:r>
        <w:rPr>
          <w:color w:val="000000"/>
          <w:sz w:val="28"/>
          <w:szCs w:val="28"/>
        </w:rPr>
        <w:t xml:space="preserve"> </w:t>
      </w:r>
      <w:proofErr w:type="spellStart"/>
      <w:r>
        <w:rPr>
          <w:color w:val="000000"/>
          <w:sz w:val="28"/>
          <w:szCs w:val="28"/>
        </w:rPr>
        <w:t>зареєстрованих</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середній</w:t>
      </w:r>
      <w:proofErr w:type="spellEnd"/>
      <w:r>
        <w:rPr>
          <w:color w:val="000000"/>
          <w:sz w:val="28"/>
          <w:szCs w:val="28"/>
        </w:rPr>
        <w:t xml:space="preserve"> </w:t>
      </w:r>
      <w:proofErr w:type="spellStart"/>
      <w:r>
        <w:rPr>
          <w:color w:val="000000"/>
          <w:sz w:val="28"/>
          <w:szCs w:val="28"/>
        </w:rPr>
        <w:t>рейтинг</w:t>
      </w:r>
      <w:proofErr w:type="spellEnd"/>
      <w:r>
        <w:rPr>
          <w:color w:val="000000"/>
          <w:sz w:val="28"/>
          <w:szCs w:val="28"/>
        </w:rPr>
        <w:t xml:space="preserve">, </w:t>
      </w:r>
      <w:proofErr w:type="spellStart"/>
      <w:r>
        <w:rPr>
          <w:color w:val="000000"/>
          <w:sz w:val="28"/>
          <w:szCs w:val="28"/>
        </w:rPr>
        <w:t>активність</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тощо</w:t>
      </w:r>
      <w:proofErr w:type="spellEnd"/>
      <w:r>
        <w:rPr>
          <w:color w:val="000000"/>
          <w:sz w:val="28"/>
          <w:szCs w:val="28"/>
        </w:rPr>
        <w:t xml:space="preserve"> </w:t>
      </w:r>
      <w:proofErr w:type="spellStart"/>
      <w:r>
        <w:rPr>
          <w:color w:val="000000"/>
          <w:sz w:val="28"/>
          <w:szCs w:val="28"/>
        </w:rPr>
        <w:t>запланована</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майбутніх</w:t>
      </w:r>
      <w:proofErr w:type="spellEnd"/>
      <w:r>
        <w:rPr>
          <w:color w:val="000000"/>
          <w:sz w:val="28"/>
          <w:szCs w:val="28"/>
        </w:rPr>
        <w:t xml:space="preserve"> </w:t>
      </w:r>
      <w:proofErr w:type="spellStart"/>
      <w:r>
        <w:rPr>
          <w:color w:val="000000"/>
          <w:sz w:val="28"/>
          <w:szCs w:val="28"/>
        </w:rPr>
        <w:t>версій</w:t>
      </w:r>
      <w:proofErr w:type="spellEnd"/>
      <w:r>
        <w:rPr>
          <w:color w:val="000000"/>
          <w:sz w:val="28"/>
          <w:szCs w:val="28"/>
        </w:rPr>
        <w:t>.</w:t>
      </w:r>
      <w:r>
        <w:rPr>
          <w:color w:val="000000"/>
          <w:sz w:val="28"/>
          <w:szCs w:val="28"/>
        </w:rPr>
        <w:br/>
      </w:r>
      <w:r>
        <w:rPr>
          <w:color w:val="000000"/>
          <w:sz w:val="28"/>
          <w:szCs w:val="28"/>
        </w:rPr>
        <w:br/>
      </w:r>
    </w:p>
    <w:p w14:paraId="07B4A42C" w14:textId="77777777" w:rsidR="00892B5F" w:rsidRDefault="00892B5F" w:rsidP="00892B5F">
      <w:pPr>
        <w:pStyle w:val="af"/>
        <w:spacing w:before="240" w:beforeAutospacing="0" w:after="240" w:afterAutospacing="0"/>
      </w:pP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розподіл</w:t>
      </w:r>
      <w:proofErr w:type="spellEnd"/>
      <w:r>
        <w:rPr>
          <w:color w:val="000000"/>
          <w:sz w:val="28"/>
          <w:szCs w:val="28"/>
        </w:rPr>
        <w:t xml:space="preserve"> </w:t>
      </w:r>
      <w:proofErr w:type="spellStart"/>
      <w:r>
        <w:rPr>
          <w:color w:val="000000"/>
          <w:sz w:val="28"/>
          <w:szCs w:val="28"/>
        </w:rPr>
        <w:t>дає</w:t>
      </w:r>
      <w:proofErr w:type="spellEnd"/>
      <w:r>
        <w:rPr>
          <w:color w:val="000000"/>
          <w:sz w:val="28"/>
          <w:szCs w:val="28"/>
        </w:rPr>
        <w:t xml:space="preserve"> </w:t>
      </w:r>
      <w:proofErr w:type="spellStart"/>
      <w:r>
        <w:rPr>
          <w:color w:val="000000"/>
          <w:sz w:val="28"/>
          <w:szCs w:val="28"/>
        </w:rPr>
        <w:t>змогу</w:t>
      </w:r>
      <w:proofErr w:type="spellEnd"/>
      <w:r>
        <w:rPr>
          <w:color w:val="000000"/>
          <w:sz w:val="28"/>
          <w:szCs w:val="28"/>
        </w:rPr>
        <w:t xml:space="preserve"> </w:t>
      </w:r>
      <w:proofErr w:type="spellStart"/>
      <w:r>
        <w:rPr>
          <w:color w:val="000000"/>
          <w:sz w:val="28"/>
          <w:szCs w:val="28"/>
        </w:rPr>
        <w:t>ефективно</w:t>
      </w:r>
      <w:proofErr w:type="spellEnd"/>
      <w:r>
        <w:rPr>
          <w:color w:val="000000"/>
          <w:sz w:val="28"/>
          <w:szCs w:val="28"/>
        </w:rPr>
        <w:t xml:space="preserve"> </w:t>
      </w:r>
      <w:proofErr w:type="spellStart"/>
      <w:r>
        <w:rPr>
          <w:color w:val="000000"/>
          <w:sz w:val="28"/>
          <w:szCs w:val="28"/>
        </w:rPr>
        <w:t>планувати</w:t>
      </w:r>
      <w:proofErr w:type="spellEnd"/>
      <w:r>
        <w:rPr>
          <w:color w:val="000000"/>
          <w:sz w:val="28"/>
          <w:szCs w:val="28"/>
        </w:rPr>
        <w:t xml:space="preserve"> </w:t>
      </w:r>
      <w:proofErr w:type="spellStart"/>
      <w:r>
        <w:rPr>
          <w:color w:val="000000"/>
          <w:sz w:val="28"/>
          <w:szCs w:val="28"/>
        </w:rPr>
        <w:t>подальшу</w:t>
      </w:r>
      <w:proofErr w:type="spellEnd"/>
      <w:r>
        <w:rPr>
          <w:color w:val="000000"/>
          <w:sz w:val="28"/>
          <w:szCs w:val="28"/>
        </w:rPr>
        <w:t xml:space="preserve"> </w:t>
      </w:r>
      <w:proofErr w:type="spellStart"/>
      <w:r>
        <w:rPr>
          <w:color w:val="000000"/>
          <w:sz w:val="28"/>
          <w:szCs w:val="28"/>
        </w:rPr>
        <w:t>розробку</w:t>
      </w:r>
      <w:proofErr w:type="spellEnd"/>
      <w:r>
        <w:rPr>
          <w:color w:val="000000"/>
          <w:sz w:val="28"/>
          <w:szCs w:val="28"/>
        </w:rPr>
        <w:t xml:space="preserve">, а </w:t>
      </w:r>
      <w:proofErr w:type="spellStart"/>
      <w:r>
        <w:rPr>
          <w:color w:val="000000"/>
          <w:sz w:val="28"/>
          <w:szCs w:val="28"/>
        </w:rPr>
        <w:t>також</w:t>
      </w:r>
      <w:proofErr w:type="spellEnd"/>
      <w:r>
        <w:rPr>
          <w:color w:val="000000"/>
          <w:sz w:val="28"/>
          <w:szCs w:val="28"/>
        </w:rPr>
        <w:t xml:space="preserve"> </w:t>
      </w:r>
      <w:proofErr w:type="spellStart"/>
      <w:r>
        <w:rPr>
          <w:color w:val="000000"/>
          <w:sz w:val="28"/>
          <w:szCs w:val="28"/>
        </w:rPr>
        <w:t>адаптувати</w:t>
      </w:r>
      <w:proofErr w:type="spellEnd"/>
      <w:r>
        <w:rPr>
          <w:color w:val="000000"/>
          <w:sz w:val="28"/>
          <w:szCs w:val="28"/>
        </w:rPr>
        <w:t xml:space="preserve"> </w:t>
      </w:r>
      <w:proofErr w:type="spellStart"/>
      <w:r>
        <w:rPr>
          <w:color w:val="000000"/>
          <w:sz w:val="28"/>
          <w:szCs w:val="28"/>
        </w:rPr>
        <w:t>застосунок</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зростаючих</w:t>
      </w:r>
      <w:proofErr w:type="spellEnd"/>
      <w:r>
        <w:rPr>
          <w:color w:val="000000"/>
          <w:sz w:val="28"/>
          <w:szCs w:val="28"/>
        </w:rPr>
        <w:t xml:space="preserve"> </w:t>
      </w:r>
      <w:proofErr w:type="spellStart"/>
      <w:r>
        <w:rPr>
          <w:color w:val="000000"/>
          <w:sz w:val="28"/>
          <w:szCs w:val="28"/>
        </w:rPr>
        <w:t>потреб</w:t>
      </w:r>
      <w:proofErr w:type="spellEnd"/>
      <w:r>
        <w:rPr>
          <w:color w:val="000000"/>
          <w:sz w:val="28"/>
          <w:szCs w:val="28"/>
        </w:rPr>
        <w:t xml:space="preserve"> </w:t>
      </w:r>
      <w:proofErr w:type="spellStart"/>
      <w:r>
        <w:rPr>
          <w:color w:val="000000"/>
          <w:sz w:val="28"/>
          <w:szCs w:val="28"/>
        </w:rPr>
        <w:t>цільової</w:t>
      </w:r>
      <w:proofErr w:type="spellEnd"/>
      <w:r>
        <w:rPr>
          <w:color w:val="000000"/>
          <w:sz w:val="28"/>
          <w:szCs w:val="28"/>
        </w:rPr>
        <w:t xml:space="preserve"> </w:t>
      </w:r>
      <w:proofErr w:type="spellStart"/>
      <w:r>
        <w:rPr>
          <w:color w:val="000000"/>
          <w:sz w:val="28"/>
          <w:szCs w:val="28"/>
        </w:rPr>
        <w:t>аудиторії</w:t>
      </w:r>
      <w:proofErr w:type="spellEnd"/>
      <w:r>
        <w:rPr>
          <w:color w:val="000000"/>
          <w:sz w:val="28"/>
          <w:szCs w:val="28"/>
        </w:rPr>
        <w:t xml:space="preserve">. </w:t>
      </w:r>
      <w:proofErr w:type="spellStart"/>
      <w:r>
        <w:rPr>
          <w:color w:val="000000"/>
          <w:sz w:val="28"/>
          <w:szCs w:val="28"/>
        </w:rPr>
        <w:t>Кожен</w:t>
      </w:r>
      <w:proofErr w:type="spellEnd"/>
      <w:r>
        <w:rPr>
          <w:color w:val="000000"/>
          <w:sz w:val="28"/>
          <w:szCs w:val="28"/>
        </w:rPr>
        <w:t xml:space="preserve"> з </w:t>
      </w:r>
      <w:proofErr w:type="spellStart"/>
      <w:r>
        <w:rPr>
          <w:color w:val="000000"/>
          <w:sz w:val="28"/>
          <w:szCs w:val="28"/>
        </w:rPr>
        <w:t>відкладених</w:t>
      </w:r>
      <w:proofErr w:type="spellEnd"/>
      <w:r>
        <w:rPr>
          <w:color w:val="000000"/>
          <w:sz w:val="28"/>
          <w:szCs w:val="28"/>
        </w:rPr>
        <w:t xml:space="preserve"> </w:t>
      </w:r>
      <w:proofErr w:type="spellStart"/>
      <w:r>
        <w:rPr>
          <w:color w:val="000000"/>
          <w:sz w:val="28"/>
          <w:szCs w:val="28"/>
        </w:rPr>
        <w:t>компонентів</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розглянутий</w:t>
      </w:r>
      <w:proofErr w:type="spellEnd"/>
      <w:r>
        <w:rPr>
          <w:color w:val="000000"/>
          <w:sz w:val="28"/>
          <w:szCs w:val="28"/>
        </w:rPr>
        <w:t xml:space="preserve"> </w:t>
      </w:r>
      <w:proofErr w:type="spellStart"/>
      <w:r>
        <w:rPr>
          <w:color w:val="000000"/>
          <w:sz w:val="28"/>
          <w:szCs w:val="28"/>
        </w:rPr>
        <w:t>окремо</w:t>
      </w:r>
      <w:proofErr w:type="spellEnd"/>
      <w:r>
        <w:rPr>
          <w:color w:val="000000"/>
          <w:sz w:val="28"/>
          <w:szCs w:val="28"/>
        </w:rPr>
        <w:t xml:space="preserve"> </w:t>
      </w:r>
      <w:proofErr w:type="spellStart"/>
      <w:r>
        <w:rPr>
          <w:color w:val="000000"/>
          <w:sz w:val="28"/>
          <w:szCs w:val="28"/>
        </w:rPr>
        <w:t>під</w:t>
      </w:r>
      <w:proofErr w:type="spellEnd"/>
      <w:r>
        <w:rPr>
          <w:color w:val="000000"/>
          <w:sz w:val="28"/>
          <w:szCs w:val="28"/>
        </w:rPr>
        <w:t xml:space="preserve"> </w:t>
      </w:r>
      <w:proofErr w:type="spellStart"/>
      <w:r>
        <w:rPr>
          <w:color w:val="000000"/>
          <w:sz w:val="28"/>
          <w:szCs w:val="28"/>
        </w:rPr>
        <w:t>час</w:t>
      </w:r>
      <w:proofErr w:type="spellEnd"/>
      <w:r>
        <w:rPr>
          <w:color w:val="000000"/>
          <w:sz w:val="28"/>
          <w:szCs w:val="28"/>
        </w:rPr>
        <w:t xml:space="preserve"> </w:t>
      </w:r>
      <w:proofErr w:type="spellStart"/>
      <w:r>
        <w:rPr>
          <w:color w:val="000000"/>
          <w:sz w:val="28"/>
          <w:szCs w:val="28"/>
        </w:rPr>
        <w:t>наступного</w:t>
      </w:r>
      <w:proofErr w:type="spellEnd"/>
      <w:r>
        <w:rPr>
          <w:color w:val="000000"/>
          <w:sz w:val="28"/>
          <w:szCs w:val="28"/>
        </w:rPr>
        <w:t xml:space="preserve"> </w:t>
      </w:r>
      <w:proofErr w:type="spellStart"/>
      <w:r>
        <w:rPr>
          <w:color w:val="000000"/>
          <w:sz w:val="28"/>
          <w:szCs w:val="28"/>
        </w:rPr>
        <w:t>життєвого</w:t>
      </w:r>
      <w:proofErr w:type="spellEnd"/>
      <w:r>
        <w:rPr>
          <w:color w:val="000000"/>
          <w:sz w:val="28"/>
          <w:szCs w:val="28"/>
        </w:rPr>
        <w:t xml:space="preserve"> </w:t>
      </w:r>
      <w:proofErr w:type="spellStart"/>
      <w:r>
        <w:rPr>
          <w:color w:val="000000"/>
          <w:sz w:val="28"/>
          <w:szCs w:val="28"/>
        </w:rPr>
        <w:t>циклу</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з </w:t>
      </w:r>
      <w:proofErr w:type="spellStart"/>
      <w:r>
        <w:rPr>
          <w:color w:val="000000"/>
          <w:sz w:val="28"/>
          <w:szCs w:val="28"/>
        </w:rPr>
        <w:t>урахуванням</w:t>
      </w:r>
      <w:proofErr w:type="spellEnd"/>
      <w:r>
        <w:rPr>
          <w:color w:val="000000"/>
          <w:sz w:val="28"/>
          <w:szCs w:val="28"/>
        </w:rPr>
        <w:t xml:space="preserve"> </w:t>
      </w:r>
      <w:proofErr w:type="spellStart"/>
      <w:r>
        <w:rPr>
          <w:color w:val="000000"/>
          <w:sz w:val="28"/>
          <w:szCs w:val="28"/>
        </w:rPr>
        <w:t>технічної</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часової</w:t>
      </w:r>
      <w:proofErr w:type="spellEnd"/>
      <w:r>
        <w:rPr>
          <w:color w:val="000000"/>
          <w:sz w:val="28"/>
          <w:szCs w:val="28"/>
        </w:rPr>
        <w:t xml:space="preserve"> </w:t>
      </w:r>
      <w:proofErr w:type="spellStart"/>
      <w:r>
        <w:rPr>
          <w:color w:val="000000"/>
          <w:sz w:val="28"/>
          <w:szCs w:val="28"/>
        </w:rPr>
        <w:t>доцільності</w:t>
      </w:r>
      <w:proofErr w:type="spellEnd"/>
      <w:r>
        <w:rPr>
          <w:color w:val="000000"/>
          <w:sz w:val="28"/>
          <w:szCs w:val="28"/>
        </w:rPr>
        <w:t>.</w:t>
      </w:r>
    </w:p>
    <w:p w14:paraId="380AD891" w14:textId="77777777" w:rsidR="00892B5F" w:rsidRDefault="00892B5F" w:rsidP="00892B5F">
      <w:pPr>
        <w:pStyle w:val="af"/>
        <w:spacing w:before="280" w:beforeAutospacing="0" w:after="0" w:afterAutospacing="0"/>
      </w:pPr>
      <w:r>
        <w:rPr>
          <w:color w:val="000000"/>
          <w:sz w:val="28"/>
          <w:szCs w:val="28"/>
        </w:rPr>
        <w:t xml:space="preserve">3. </w:t>
      </w:r>
      <w:proofErr w:type="spellStart"/>
      <w:r>
        <w:rPr>
          <w:color w:val="000000"/>
          <w:sz w:val="28"/>
          <w:szCs w:val="28"/>
        </w:rPr>
        <w:t>Конкретні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(Specific Requirements)</w:t>
      </w:r>
    </w:p>
    <w:p w14:paraId="13230F71" w14:textId="77777777" w:rsidR="00892B5F" w:rsidRDefault="00892B5F" w:rsidP="00892B5F">
      <w:pPr>
        <w:pStyle w:val="af"/>
        <w:spacing w:before="240" w:beforeAutospacing="0" w:after="240" w:afterAutospacing="0"/>
      </w:pPr>
      <w:proofErr w:type="spellStart"/>
      <w:r>
        <w:rPr>
          <w:color w:val="000000"/>
          <w:sz w:val="28"/>
          <w:szCs w:val="28"/>
        </w:rPr>
        <w:t>Цей</w:t>
      </w:r>
      <w:proofErr w:type="spellEnd"/>
      <w:r>
        <w:rPr>
          <w:color w:val="000000"/>
          <w:sz w:val="28"/>
          <w:szCs w:val="28"/>
        </w:rPr>
        <w:t xml:space="preserve"> </w:t>
      </w:r>
      <w:proofErr w:type="spellStart"/>
      <w:r>
        <w:rPr>
          <w:color w:val="000000"/>
          <w:sz w:val="28"/>
          <w:szCs w:val="28"/>
        </w:rPr>
        <w:t>розділ</w:t>
      </w:r>
      <w:proofErr w:type="spellEnd"/>
      <w:r>
        <w:rPr>
          <w:color w:val="000000"/>
          <w:sz w:val="28"/>
          <w:szCs w:val="28"/>
        </w:rPr>
        <w:t xml:space="preserve"> </w:t>
      </w:r>
      <w:proofErr w:type="spellStart"/>
      <w:r>
        <w:rPr>
          <w:color w:val="000000"/>
          <w:sz w:val="28"/>
          <w:szCs w:val="28"/>
        </w:rPr>
        <w:t>містить</w:t>
      </w:r>
      <w:proofErr w:type="spellEnd"/>
      <w:r>
        <w:rPr>
          <w:color w:val="000000"/>
          <w:sz w:val="28"/>
          <w:szCs w:val="28"/>
        </w:rPr>
        <w:t xml:space="preserve"> </w:t>
      </w:r>
      <w:proofErr w:type="spellStart"/>
      <w:r>
        <w:rPr>
          <w:color w:val="000000"/>
          <w:sz w:val="28"/>
          <w:szCs w:val="28"/>
        </w:rPr>
        <w:t>деталізовані</w:t>
      </w:r>
      <w:proofErr w:type="spellEnd"/>
      <w:r>
        <w:rPr>
          <w:color w:val="000000"/>
          <w:sz w:val="28"/>
          <w:szCs w:val="28"/>
        </w:rPr>
        <w:t xml:space="preserve"> </w:t>
      </w:r>
      <w:proofErr w:type="spellStart"/>
      <w:r>
        <w:rPr>
          <w:color w:val="000000"/>
          <w:sz w:val="28"/>
          <w:szCs w:val="28"/>
        </w:rPr>
        <w:t>функціональні</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нефункціональні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вебзастосунку</w:t>
      </w:r>
      <w:proofErr w:type="spellEnd"/>
      <w:r>
        <w:rPr>
          <w:color w:val="000000"/>
          <w:sz w:val="28"/>
          <w:szCs w:val="28"/>
        </w:rPr>
        <w:t xml:space="preserve"> Brick Prince. </w:t>
      </w:r>
      <w:proofErr w:type="spellStart"/>
      <w:r>
        <w:rPr>
          <w:color w:val="000000"/>
          <w:sz w:val="28"/>
          <w:szCs w:val="28"/>
        </w:rPr>
        <w:t>Усі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формулюються</w:t>
      </w:r>
      <w:proofErr w:type="spellEnd"/>
      <w:r>
        <w:rPr>
          <w:color w:val="000000"/>
          <w:sz w:val="28"/>
          <w:szCs w:val="28"/>
        </w:rPr>
        <w:t xml:space="preserve"> у </w:t>
      </w:r>
      <w:proofErr w:type="spellStart"/>
      <w:r>
        <w:rPr>
          <w:color w:val="000000"/>
          <w:sz w:val="28"/>
          <w:szCs w:val="28"/>
        </w:rPr>
        <w:t>формі</w:t>
      </w:r>
      <w:proofErr w:type="spellEnd"/>
      <w:r>
        <w:rPr>
          <w:color w:val="000000"/>
          <w:sz w:val="28"/>
          <w:szCs w:val="28"/>
        </w:rPr>
        <w:t xml:space="preserve">, </w:t>
      </w:r>
      <w:proofErr w:type="spellStart"/>
      <w:r>
        <w:rPr>
          <w:color w:val="000000"/>
          <w:sz w:val="28"/>
          <w:szCs w:val="28"/>
        </w:rPr>
        <w:t>придатній</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тестування</w:t>
      </w:r>
      <w:proofErr w:type="spellEnd"/>
      <w:r>
        <w:rPr>
          <w:color w:val="000000"/>
          <w:sz w:val="28"/>
          <w:szCs w:val="28"/>
        </w:rPr>
        <w:t xml:space="preserve">, </w:t>
      </w:r>
      <w:proofErr w:type="spellStart"/>
      <w:r>
        <w:rPr>
          <w:color w:val="000000"/>
          <w:sz w:val="28"/>
          <w:szCs w:val="28"/>
        </w:rPr>
        <w:t>відстеження</w:t>
      </w:r>
      <w:proofErr w:type="spellEnd"/>
      <w:r>
        <w:rPr>
          <w:color w:val="000000"/>
          <w:sz w:val="28"/>
          <w:szCs w:val="28"/>
        </w:rPr>
        <w:t xml:space="preserve">, </w:t>
      </w:r>
      <w:proofErr w:type="spellStart"/>
      <w:r>
        <w:rPr>
          <w:color w:val="000000"/>
          <w:sz w:val="28"/>
          <w:szCs w:val="28"/>
        </w:rPr>
        <w:t>реалізації</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перевірки</w:t>
      </w:r>
      <w:proofErr w:type="spellEnd"/>
      <w:r>
        <w:rPr>
          <w:color w:val="000000"/>
          <w:sz w:val="28"/>
          <w:szCs w:val="28"/>
        </w:rPr>
        <w:t>.</w:t>
      </w:r>
    </w:p>
    <w:p w14:paraId="43141095" w14:textId="77777777" w:rsidR="00892B5F" w:rsidRDefault="00892B5F" w:rsidP="00892B5F">
      <w:pPr>
        <w:pStyle w:val="af"/>
        <w:spacing w:before="240" w:beforeAutospacing="0" w:after="40" w:afterAutospacing="0"/>
      </w:pPr>
      <w:r>
        <w:rPr>
          <w:color w:val="000000"/>
          <w:sz w:val="28"/>
          <w:szCs w:val="28"/>
        </w:rPr>
        <w:t xml:space="preserve">3.1 </w:t>
      </w:r>
      <w:proofErr w:type="spellStart"/>
      <w:r>
        <w:rPr>
          <w:color w:val="000000"/>
          <w:sz w:val="28"/>
          <w:szCs w:val="28"/>
        </w:rPr>
        <w:t>Зовнішні</w:t>
      </w:r>
      <w:proofErr w:type="spellEnd"/>
      <w:r>
        <w:rPr>
          <w:color w:val="000000"/>
          <w:sz w:val="28"/>
          <w:szCs w:val="28"/>
        </w:rPr>
        <w:t xml:space="preserve"> </w:t>
      </w:r>
      <w:proofErr w:type="spellStart"/>
      <w:r>
        <w:rPr>
          <w:color w:val="000000"/>
          <w:sz w:val="28"/>
          <w:szCs w:val="28"/>
        </w:rPr>
        <w:t>інтерфейси</w:t>
      </w:r>
      <w:proofErr w:type="spellEnd"/>
      <w:r>
        <w:rPr>
          <w:color w:val="000000"/>
          <w:sz w:val="28"/>
          <w:szCs w:val="28"/>
        </w:rPr>
        <w:t xml:space="preserve"> (External Interfaces)</w:t>
      </w:r>
    </w:p>
    <w:p w14:paraId="73CCF63F" w14:textId="77777777" w:rsidR="00892B5F" w:rsidRDefault="00892B5F" w:rsidP="00892B5F">
      <w:pPr>
        <w:pStyle w:val="af"/>
        <w:spacing w:before="240" w:beforeAutospacing="0" w:after="240" w:afterAutospacing="0"/>
      </w:pPr>
      <w:r>
        <w:rPr>
          <w:color w:val="000000"/>
          <w:sz w:val="28"/>
          <w:szCs w:val="28"/>
        </w:rPr>
        <w:t xml:space="preserve">3.1.1 </w:t>
      </w:r>
      <w:proofErr w:type="spellStart"/>
      <w:r>
        <w:rPr>
          <w:color w:val="000000"/>
          <w:sz w:val="28"/>
          <w:szCs w:val="28"/>
        </w:rPr>
        <w:t>Інтерфейс</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w:t>
      </w:r>
    </w:p>
    <w:p w14:paraId="190FD217" w14:textId="77777777" w:rsidR="00892B5F" w:rsidRDefault="00892B5F" w:rsidP="00892B5F">
      <w:pPr>
        <w:pStyle w:val="af"/>
        <w:numPr>
          <w:ilvl w:val="0"/>
          <w:numId w:val="20"/>
        </w:numPr>
        <w:spacing w:before="240" w:beforeAutospacing="0" w:after="0" w:afterAutospacing="0"/>
        <w:textAlignment w:val="baseline"/>
        <w:rPr>
          <w:color w:val="000000"/>
          <w:sz w:val="28"/>
          <w:szCs w:val="28"/>
        </w:rPr>
      </w:pPr>
      <w:proofErr w:type="spellStart"/>
      <w:r>
        <w:rPr>
          <w:color w:val="000000"/>
          <w:sz w:val="28"/>
          <w:szCs w:val="28"/>
        </w:rPr>
        <w:t>Сторінки</w:t>
      </w:r>
      <w:proofErr w:type="spellEnd"/>
      <w:r>
        <w:rPr>
          <w:color w:val="000000"/>
          <w:sz w:val="28"/>
          <w:szCs w:val="28"/>
        </w:rPr>
        <w:t xml:space="preserve"> </w:t>
      </w:r>
      <w:proofErr w:type="spellStart"/>
      <w:r>
        <w:rPr>
          <w:color w:val="000000"/>
          <w:sz w:val="28"/>
          <w:szCs w:val="28"/>
        </w:rPr>
        <w:t>входу</w:t>
      </w:r>
      <w:proofErr w:type="spellEnd"/>
      <w:r>
        <w:rPr>
          <w:color w:val="000000"/>
          <w:sz w:val="28"/>
          <w:szCs w:val="28"/>
        </w:rPr>
        <w:t xml:space="preserve">, </w:t>
      </w:r>
      <w:proofErr w:type="spellStart"/>
      <w:r>
        <w:rPr>
          <w:color w:val="000000"/>
          <w:sz w:val="28"/>
          <w:szCs w:val="28"/>
        </w:rPr>
        <w:t>реєстрації</w:t>
      </w:r>
      <w:proofErr w:type="spellEnd"/>
      <w:r>
        <w:rPr>
          <w:color w:val="000000"/>
          <w:sz w:val="28"/>
          <w:szCs w:val="28"/>
        </w:rPr>
        <w:t xml:space="preserve">, </w:t>
      </w:r>
      <w:proofErr w:type="spellStart"/>
      <w:r>
        <w:rPr>
          <w:color w:val="000000"/>
          <w:sz w:val="28"/>
          <w:szCs w:val="28"/>
        </w:rPr>
        <w:t>профілю</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адмінпанелі</w:t>
      </w:r>
      <w:proofErr w:type="spellEnd"/>
      <w:r>
        <w:rPr>
          <w:color w:val="000000"/>
          <w:sz w:val="28"/>
          <w:szCs w:val="28"/>
        </w:rPr>
        <w:t>.</w:t>
      </w:r>
    </w:p>
    <w:p w14:paraId="0EFB71EF" w14:textId="77777777" w:rsidR="00892B5F" w:rsidRDefault="00892B5F" w:rsidP="00892B5F">
      <w:pPr>
        <w:pStyle w:val="af"/>
        <w:numPr>
          <w:ilvl w:val="0"/>
          <w:numId w:val="20"/>
        </w:numPr>
        <w:spacing w:before="0" w:beforeAutospacing="0" w:after="0" w:afterAutospacing="0"/>
        <w:textAlignment w:val="baseline"/>
        <w:rPr>
          <w:color w:val="000000"/>
          <w:sz w:val="28"/>
          <w:szCs w:val="28"/>
        </w:rPr>
      </w:pPr>
      <w:proofErr w:type="spellStart"/>
      <w:r>
        <w:rPr>
          <w:color w:val="000000"/>
          <w:sz w:val="28"/>
          <w:szCs w:val="28"/>
        </w:rPr>
        <w:t>Формати</w:t>
      </w:r>
      <w:proofErr w:type="spellEnd"/>
      <w:r>
        <w:rPr>
          <w:color w:val="000000"/>
          <w:sz w:val="28"/>
          <w:szCs w:val="28"/>
        </w:rPr>
        <w:t xml:space="preserve"> </w:t>
      </w:r>
      <w:proofErr w:type="spellStart"/>
      <w:r>
        <w:rPr>
          <w:color w:val="000000"/>
          <w:sz w:val="28"/>
          <w:szCs w:val="28"/>
        </w:rPr>
        <w:t>вводу</w:t>
      </w:r>
      <w:proofErr w:type="spellEnd"/>
      <w:r>
        <w:rPr>
          <w:color w:val="000000"/>
          <w:sz w:val="28"/>
          <w:szCs w:val="28"/>
        </w:rPr>
        <w:t xml:space="preserve">: </w:t>
      </w:r>
      <w:proofErr w:type="spellStart"/>
      <w:r>
        <w:rPr>
          <w:color w:val="000000"/>
          <w:sz w:val="28"/>
          <w:szCs w:val="28"/>
        </w:rPr>
        <w:t>текстові</w:t>
      </w:r>
      <w:proofErr w:type="spellEnd"/>
      <w:r>
        <w:rPr>
          <w:color w:val="000000"/>
          <w:sz w:val="28"/>
          <w:szCs w:val="28"/>
        </w:rPr>
        <w:t xml:space="preserve"> </w:t>
      </w:r>
      <w:proofErr w:type="spellStart"/>
      <w:r>
        <w:rPr>
          <w:color w:val="000000"/>
          <w:sz w:val="28"/>
          <w:szCs w:val="28"/>
        </w:rPr>
        <w:t>поля</w:t>
      </w:r>
      <w:proofErr w:type="spellEnd"/>
      <w:r>
        <w:rPr>
          <w:color w:val="000000"/>
          <w:sz w:val="28"/>
          <w:szCs w:val="28"/>
        </w:rPr>
        <w:t xml:space="preserve">, </w:t>
      </w:r>
      <w:proofErr w:type="spellStart"/>
      <w:r>
        <w:rPr>
          <w:color w:val="000000"/>
          <w:sz w:val="28"/>
          <w:szCs w:val="28"/>
        </w:rPr>
        <w:t>паролі</w:t>
      </w:r>
      <w:proofErr w:type="spellEnd"/>
      <w:r>
        <w:rPr>
          <w:color w:val="000000"/>
          <w:sz w:val="28"/>
          <w:szCs w:val="28"/>
        </w:rPr>
        <w:t xml:space="preserve">, </w:t>
      </w:r>
      <w:proofErr w:type="spellStart"/>
      <w:r>
        <w:rPr>
          <w:color w:val="000000"/>
          <w:sz w:val="28"/>
          <w:szCs w:val="28"/>
        </w:rPr>
        <w:t>числові</w:t>
      </w:r>
      <w:proofErr w:type="spellEnd"/>
      <w:r>
        <w:rPr>
          <w:color w:val="000000"/>
          <w:sz w:val="28"/>
          <w:szCs w:val="28"/>
        </w:rPr>
        <w:t xml:space="preserve"> </w:t>
      </w:r>
      <w:proofErr w:type="spellStart"/>
      <w:r>
        <w:rPr>
          <w:color w:val="000000"/>
          <w:sz w:val="28"/>
          <w:szCs w:val="28"/>
        </w:rPr>
        <w:t>значення</w:t>
      </w:r>
      <w:proofErr w:type="spellEnd"/>
      <w:r>
        <w:rPr>
          <w:color w:val="000000"/>
          <w:sz w:val="28"/>
          <w:szCs w:val="28"/>
        </w:rPr>
        <w:t>.</w:t>
      </w:r>
    </w:p>
    <w:p w14:paraId="5F4E8C6E" w14:textId="77777777" w:rsidR="00892B5F" w:rsidRDefault="00892B5F" w:rsidP="00892B5F">
      <w:pPr>
        <w:pStyle w:val="af"/>
        <w:numPr>
          <w:ilvl w:val="0"/>
          <w:numId w:val="20"/>
        </w:numPr>
        <w:spacing w:before="0" w:beforeAutospacing="0" w:after="240" w:afterAutospacing="0"/>
        <w:textAlignment w:val="baseline"/>
        <w:rPr>
          <w:color w:val="000000"/>
          <w:sz w:val="28"/>
          <w:szCs w:val="28"/>
        </w:rPr>
      </w:pPr>
      <w:proofErr w:type="spellStart"/>
      <w:r>
        <w:rPr>
          <w:color w:val="000000"/>
          <w:sz w:val="28"/>
          <w:szCs w:val="28"/>
        </w:rPr>
        <w:t>Формати</w:t>
      </w:r>
      <w:proofErr w:type="spellEnd"/>
      <w:r>
        <w:rPr>
          <w:color w:val="000000"/>
          <w:sz w:val="28"/>
          <w:szCs w:val="28"/>
        </w:rPr>
        <w:t xml:space="preserve"> </w:t>
      </w:r>
      <w:proofErr w:type="spellStart"/>
      <w:r>
        <w:rPr>
          <w:color w:val="000000"/>
          <w:sz w:val="28"/>
          <w:szCs w:val="28"/>
        </w:rPr>
        <w:t>виводу</w:t>
      </w:r>
      <w:proofErr w:type="spellEnd"/>
      <w:r>
        <w:rPr>
          <w:color w:val="000000"/>
          <w:sz w:val="28"/>
          <w:szCs w:val="28"/>
        </w:rPr>
        <w:t>: HTML-</w:t>
      </w:r>
      <w:proofErr w:type="spellStart"/>
      <w:r>
        <w:rPr>
          <w:color w:val="000000"/>
          <w:sz w:val="28"/>
          <w:szCs w:val="28"/>
        </w:rPr>
        <w:t>сторінки</w:t>
      </w:r>
      <w:proofErr w:type="spellEnd"/>
      <w:r>
        <w:rPr>
          <w:color w:val="000000"/>
          <w:sz w:val="28"/>
          <w:szCs w:val="28"/>
        </w:rPr>
        <w:t xml:space="preserve">, </w:t>
      </w:r>
      <w:proofErr w:type="spellStart"/>
      <w:r>
        <w:rPr>
          <w:color w:val="000000"/>
          <w:sz w:val="28"/>
          <w:szCs w:val="28"/>
        </w:rPr>
        <w:t>таблиці</w:t>
      </w:r>
      <w:proofErr w:type="spellEnd"/>
      <w:r>
        <w:rPr>
          <w:color w:val="000000"/>
          <w:sz w:val="28"/>
          <w:szCs w:val="28"/>
        </w:rPr>
        <w:t xml:space="preserve">, </w:t>
      </w:r>
      <w:proofErr w:type="spellStart"/>
      <w:r>
        <w:rPr>
          <w:color w:val="000000"/>
          <w:sz w:val="28"/>
          <w:szCs w:val="28"/>
        </w:rPr>
        <w:t>картки</w:t>
      </w:r>
      <w:proofErr w:type="spellEnd"/>
      <w:r>
        <w:rPr>
          <w:color w:val="000000"/>
          <w:sz w:val="28"/>
          <w:szCs w:val="28"/>
        </w:rPr>
        <w:t xml:space="preserve">, </w:t>
      </w:r>
      <w:proofErr w:type="spellStart"/>
      <w:r>
        <w:rPr>
          <w:color w:val="000000"/>
          <w:sz w:val="28"/>
          <w:szCs w:val="28"/>
        </w:rPr>
        <w:t>модальні</w:t>
      </w:r>
      <w:proofErr w:type="spellEnd"/>
      <w:r>
        <w:rPr>
          <w:color w:val="000000"/>
          <w:sz w:val="28"/>
          <w:szCs w:val="28"/>
        </w:rPr>
        <w:t xml:space="preserve"> </w:t>
      </w:r>
      <w:proofErr w:type="spellStart"/>
      <w:r>
        <w:rPr>
          <w:color w:val="000000"/>
          <w:sz w:val="28"/>
          <w:szCs w:val="28"/>
        </w:rPr>
        <w:t>вікна</w:t>
      </w:r>
      <w:proofErr w:type="spellEnd"/>
      <w:r>
        <w:rPr>
          <w:color w:val="000000"/>
          <w:sz w:val="28"/>
          <w:szCs w:val="28"/>
        </w:rPr>
        <w:t>.</w:t>
      </w:r>
    </w:p>
    <w:p w14:paraId="636E310D" w14:textId="77777777" w:rsidR="00892B5F" w:rsidRDefault="00892B5F" w:rsidP="00892B5F">
      <w:pPr>
        <w:pStyle w:val="af"/>
        <w:spacing w:before="240" w:beforeAutospacing="0" w:after="240" w:afterAutospacing="0"/>
      </w:pPr>
      <w:r>
        <w:rPr>
          <w:color w:val="000000"/>
          <w:sz w:val="28"/>
          <w:szCs w:val="28"/>
        </w:rPr>
        <w:t xml:space="preserve">3.1.2 </w:t>
      </w:r>
      <w:proofErr w:type="spellStart"/>
      <w:r>
        <w:rPr>
          <w:color w:val="000000"/>
          <w:sz w:val="28"/>
          <w:szCs w:val="28"/>
        </w:rPr>
        <w:t>Інтерфейси</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w:t>
      </w:r>
    </w:p>
    <w:p w14:paraId="155C9871" w14:textId="0930F281" w:rsidR="00892B5F" w:rsidRDefault="00892B5F" w:rsidP="00892B5F">
      <w:pPr>
        <w:pStyle w:val="af"/>
        <w:numPr>
          <w:ilvl w:val="0"/>
          <w:numId w:val="21"/>
        </w:numPr>
        <w:spacing w:before="240" w:beforeAutospacing="0" w:after="0" w:afterAutospacing="0"/>
        <w:textAlignment w:val="baseline"/>
        <w:rPr>
          <w:color w:val="000000"/>
          <w:sz w:val="28"/>
          <w:szCs w:val="28"/>
        </w:rPr>
      </w:pPr>
      <w:r>
        <w:rPr>
          <w:color w:val="000000"/>
          <w:sz w:val="28"/>
          <w:szCs w:val="28"/>
        </w:rPr>
        <w:t xml:space="preserve">SQLite </w:t>
      </w:r>
      <w:proofErr w:type="spellStart"/>
      <w:r>
        <w:rPr>
          <w:color w:val="000000"/>
          <w:sz w:val="28"/>
          <w:szCs w:val="28"/>
        </w:rPr>
        <w:t>через</w:t>
      </w:r>
      <w:proofErr w:type="spellEnd"/>
      <w:r>
        <w:rPr>
          <w:color w:val="000000"/>
          <w:sz w:val="28"/>
          <w:szCs w:val="28"/>
        </w:rPr>
        <w:t xml:space="preserve"> </w:t>
      </w:r>
      <w:proofErr w:type="spellStart"/>
      <w:r>
        <w:rPr>
          <w:color w:val="000000"/>
          <w:sz w:val="28"/>
          <w:szCs w:val="28"/>
        </w:rPr>
        <w:t>SQLAlchemy</w:t>
      </w:r>
      <w:proofErr w:type="spellEnd"/>
    </w:p>
    <w:p w14:paraId="1C50DCED" w14:textId="77777777" w:rsidR="00892B5F" w:rsidRDefault="00892B5F" w:rsidP="00892B5F">
      <w:pPr>
        <w:pStyle w:val="af"/>
        <w:numPr>
          <w:ilvl w:val="0"/>
          <w:numId w:val="21"/>
        </w:numPr>
        <w:spacing w:before="0" w:beforeAutospacing="0" w:after="240" w:afterAutospacing="0"/>
        <w:textAlignment w:val="baseline"/>
        <w:rPr>
          <w:color w:val="000000"/>
          <w:sz w:val="28"/>
          <w:szCs w:val="28"/>
        </w:rPr>
      </w:pPr>
      <w:proofErr w:type="spellStart"/>
      <w:r>
        <w:rPr>
          <w:color w:val="000000"/>
          <w:sz w:val="28"/>
          <w:szCs w:val="28"/>
        </w:rPr>
        <w:t>Формати</w:t>
      </w:r>
      <w:proofErr w:type="spellEnd"/>
      <w:r>
        <w:rPr>
          <w:color w:val="000000"/>
          <w:sz w:val="28"/>
          <w:szCs w:val="28"/>
        </w:rPr>
        <w:t>: JSON-</w:t>
      </w:r>
      <w:proofErr w:type="spellStart"/>
      <w:r>
        <w:rPr>
          <w:color w:val="000000"/>
          <w:sz w:val="28"/>
          <w:szCs w:val="28"/>
        </w:rPr>
        <w:t>відповіді</w:t>
      </w:r>
      <w:proofErr w:type="spellEnd"/>
      <w:r>
        <w:rPr>
          <w:color w:val="000000"/>
          <w:sz w:val="28"/>
          <w:szCs w:val="28"/>
        </w:rPr>
        <w:t xml:space="preserve"> API, SQL-</w:t>
      </w:r>
      <w:proofErr w:type="spellStart"/>
      <w:r>
        <w:rPr>
          <w:color w:val="000000"/>
          <w:sz w:val="28"/>
          <w:szCs w:val="28"/>
        </w:rPr>
        <w:t>запити</w:t>
      </w:r>
      <w:proofErr w:type="spellEnd"/>
      <w:r>
        <w:rPr>
          <w:color w:val="000000"/>
          <w:sz w:val="28"/>
          <w:szCs w:val="28"/>
        </w:rPr>
        <w:t>.</w:t>
      </w:r>
    </w:p>
    <w:p w14:paraId="65383A93" w14:textId="77777777" w:rsidR="00892B5F" w:rsidRDefault="00892B5F" w:rsidP="00892B5F">
      <w:pPr>
        <w:pStyle w:val="af"/>
        <w:spacing w:before="240" w:beforeAutospacing="0" w:after="240" w:afterAutospacing="0"/>
      </w:pPr>
      <w:r>
        <w:rPr>
          <w:color w:val="000000"/>
          <w:sz w:val="28"/>
          <w:szCs w:val="28"/>
        </w:rPr>
        <w:t xml:space="preserve">3.1.3 </w:t>
      </w:r>
      <w:proofErr w:type="spellStart"/>
      <w:r>
        <w:rPr>
          <w:color w:val="000000"/>
          <w:sz w:val="28"/>
          <w:szCs w:val="28"/>
        </w:rPr>
        <w:t>Інтерфейси</w:t>
      </w:r>
      <w:proofErr w:type="spellEnd"/>
      <w:r>
        <w:rPr>
          <w:color w:val="000000"/>
          <w:sz w:val="28"/>
          <w:szCs w:val="28"/>
        </w:rPr>
        <w:t xml:space="preserve"> </w:t>
      </w:r>
      <w:proofErr w:type="spellStart"/>
      <w:r>
        <w:rPr>
          <w:color w:val="000000"/>
          <w:sz w:val="28"/>
          <w:szCs w:val="28"/>
        </w:rPr>
        <w:t>адміністратора</w:t>
      </w:r>
      <w:proofErr w:type="spellEnd"/>
      <w:r>
        <w:rPr>
          <w:color w:val="000000"/>
          <w:sz w:val="28"/>
          <w:szCs w:val="28"/>
        </w:rPr>
        <w:t>:</w:t>
      </w:r>
    </w:p>
    <w:p w14:paraId="392C085F" w14:textId="77777777" w:rsidR="00892B5F" w:rsidRDefault="00892B5F" w:rsidP="00892B5F">
      <w:pPr>
        <w:pStyle w:val="af"/>
        <w:numPr>
          <w:ilvl w:val="0"/>
          <w:numId w:val="22"/>
        </w:numPr>
        <w:spacing w:before="240" w:beforeAutospacing="0" w:after="240" w:afterAutospacing="0"/>
        <w:textAlignment w:val="baseline"/>
        <w:rPr>
          <w:color w:val="000000"/>
          <w:sz w:val="28"/>
          <w:szCs w:val="28"/>
        </w:rPr>
      </w:pPr>
      <w:r>
        <w:rPr>
          <w:color w:val="000000"/>
          <w:sz w:val="28"/>
          <w:szCs w:val="28"/>
        </w:rPr>
        <w:t>CRUD-</w:t>
      </w:r>
      <w:proofErr w:type="spellStart"/>
      <w:r>
        <w:rPr>
          <w:color w:val="000000"/>
          <w:sz w:val="28"/>
          <w:szCs w:val="28"/>
        </w:rPr>
        <w:t>функціональність</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6949FEB9" w14:textId="77777777" w:rsidR="00892B5F" w:rsidRDefault="00892B5F" w:rsidP="00892B5F">
      <w:pPr>
        <w:pStyle w:val="af"/>
        <w:spacing w:before="240" w:beforeAutospacing="0" w:after="240" w:afterAutospacing="0"/>
      </w:pPr>
      <w:r>
        <w:rPr>
          <w:color w:val="000000"/>
          <w:sz w:val="28"/>
          <w:szCs w:val="28"/>
        </w:rPr>
        <w:lastRenderedPageBreak/>
        <w:t xml:space="preserve">3.1.4 </w:t>
      </w:r>
      <w:proofErr w:type="spellStart"/>
      <w:r>
        <w:rPr>
          <w:color w:val="000000"/>
          <w:sz w:val="28"/>
          <w:szCs w:val="28"/>
        </w:rPr>
        <w:t>Комунікаційні</w:t>
      </w:r>
      <w:proofErr w:type="spellEnd"/>
      <w:r>
        <w:rPr>
          <w:color w:val="000000"/>
          <w:sz w:val="28"/>
          <w:szCs w:val="28"/>
        </w:rPr>
        <w:t xml:space="preserve"> </w:t>
      </w:r>
      <w:proofErr w:type="spellStart"/>
      <w:r>
        <w:rPr>
          <w:color w:val="000000"/>
          <w:sz w:val="28"/>
          <w:szCs w:val="28"/>
        </w:rPr>
        <w:t>інтерфейси</w:t>
      </w:r>
      <w:proofErr w:type="spellEnd"/>
      <w:r>
        <w:rPr>
          <w:color w:val="000000"/>
          <w:sz w:val="28"/>
          <w:szCs w:val="28"/>
        </w:rPr>
        <w:t>:</w:t>
      </w:r>
    </w:p>
    <w:p w14:paraId="56BDF3B8" w14:textId="77777777" w:rsidR="00892B5F" w:rsidRDefault="00892B5F" w:rsidP="00892B5F">
      <w:pPr>
        <w:pStyle w:val="af"/>
        <w:numPr>
          <w:ilvl w:val="0"/>
          <w:numId w:val="23"/>
        </w:numPr>
        <w:spacing w:before="240" w:beforeAutospacing="0" w:after="240" w:afterAutospacing="0"/>
        <w:textAlignment w:val="baseline"/>
        <w:rPr>
          <w:color w:val="000000"/>
          <w:sz w:val="28"/>
          <w:szCs w:val="28"/>
        </w:rPr>
      </w:pPr>
      <w:r>
        <w:rPr>
          <w:color w:val="000000"/>
          <w:sz w:val="28"/>
          <w:szCs w:val="28"/>
        </w:rPr>
        <w:t>HTTP(S), RESTful API.</w:t>
      </w:r>
    </w:p>
    <w:p w14:paraId="503BC4FE" w14:textId="77777777" w:rsidR="00892B5F" w:rsidRDefault="00892B5F" w:rsidP="00892B5F">
      <w:pPr>
        <w:rPr>
          <w:sz w:val="24"/>
          <w:szCs w:val="24"/>
        </w:rPr>
      </w:pPr>
    </w:p>
    <w:p w14:paraId="20011460" w14:textId="77777777" w:rsidR="00892B5F" w:rsidRDefault="00892B5F" w:rsidP="00892B5F">
      <w:pPr>
        <w:pStyle w:val="af"/>
        <w:spacing w:before="240" w:beforeAutospacing="0" w:after="40" w:afterAutospacing="0"/>
      </w:pPr>
      <w:r>
        <w:rPr>
          <w:color w:val="000000"/>
          <w:sz w:val="28"/>
          <w:szCs w:val="28"/>
        </w:rPr>
        <w:t xml:space="preserve">3.2 </w:t>
      </w:r>
      <w:proofErr w:type="spellStart"/>
      <w:r>
        <w:rPr>
          <w:color w:val="000000"/>
          <w:sz w:val="28"/>
          <w:szCs w:val="28"/>
        </w:rPr>
        <w:t>Функціональні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(Functions)</w:t>
      </w:r>
    </w:p>
    <w:p w14:paraId="64776104" w14:textId="77777777" w:rsidR="00892B5F" w:rsidRDefault="00892B5F" w:rsidP="00892B5F">
      <w:pPr>
        <w:pStyle w:val="af"/>
        <w:spacing w:before="240" w:beforeAutospacing="0" w:after="240" w:afterAutospacing="0"/>
      </w:pPr>
      <w:r>
        <w:rPr>
          <w:color w:val="000000"/>
          <w:sz w:val="28"/>
          <w:szCs w:val="28"/>
        </w:rPr>
        <w:t xml:space="preserve">3.2.1 </w:t>
      </w:r>
      <w:proofErr w:type="spellStart"/>
      <w:r>
        <w:rPr>
          <w:color w:val="000000"/>
          <w:sz w:val="28"/>
          <w:szCs w:val="28"/>
        </w:rPr>
        <w:t>Реєстрація</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автентифікація</w:t>
      </w:r>
      <w:proofErr w:type="spellEnd"/>
      <w:r>
        <w:rPr>
          <w:color w:val="000000"/>
          <w:sz w:val="28"/>
          <w:szCs w:val="28"/>
        </w:rPr>
        <w:t>:</w:t>
      </w:r>
    </w:p>
    <w:p w14:paraId="52D1D4DB" w14:textId="77777777" w:rsidR="00892B5F" w:rsidRDefault="00892B5F" w:rsidP="00892B5F">
      <w:pPr>
        <w:pStyle w:val="af"/>
        <w:numPr>
          <w:ilvl w:val="0"/>
          <w:numId w:val="24"/>
        </w:numPr>
        <w:spacing w:before="240" w:beforeAutospacing="0" w:after="0" w:afterAutospacing="0"/>
        <w:textAlignment w:val="baseline"/>
        <w:rPr>
          <w:color w:val="000000"/>
          <w:sz w:val="28"/>
          <w:szCs w:val="28"/>
        </w:rPr>
      </w:pP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повинна</w:t>
      </w:r>
      <w:proofErr w:type="spellEnd"/>
      <w:r>
        <w:rPr>
          <w:color w:val="000000"/>
          <w:sz w:val="28"/>
          <w:szCs w:val="28"/>
        </w:rPr>
        <w:t xml:space="preserve"> </w:t>
      </w:r>
      <w:proofErr w:type="spellStart"/>
      <w:r>
        <w:rPr>
          <w:color w:val="000000"/>
          <w:sz w:val="28"/>
          <w:szCs w:val="28"/>
        </w:rPr>
        <w:t>забезпечувати</w:t>
      </w:r>
      <w:proofErr w:type="spellEnd"/>
      <w:r>
        <w:rPr>
          <w:color w:val="000000"/>
          <w:sz w:val="28"/>
          <w:szCs w:val="28"/>
        </w:rPr>
        <w:t xml:space="preserve"> </w:t>
      </w:r>
      <w:proofErr w:type="spellStart"/>
      <w:r>
        <w:rPr>
          <w:color w:val="000000"/>
          <w:sz w:val="28"/>
          <w:szCs w:val="28"/>
        </w:rPr>
        <w:t>реєстрацію</w:t>
      </w:r>
      <w:proofErr w:type="spellEnd"/>
      <w:r>
        <w:rPr>
          <w:color w:val="000000"/>
          <w:sz w:val="28"/>
          <w:szCs w:val="28"/>
        </w:rPr>
        <w:t xml:space="preserve"> з </w:t>
      </w:r>
      <w:proofErr w:type="spellStart"/>
      <w:r>
        <w:rPr>
          <w:color w:val="000000"/>
          <w:sz w:val="28"/>
          <w:szCs w:val="28"/>
        </w:rPr>
        <w:t>валідацією</w:t>
      </w:r>
      <w:proofErr w:type="spellEnd"/>
      <w:r>
        <w:rPr>
          <w:color w:val="000000"/>
          <w:sz w:val="28"/>
          <w:szCs w:val="28"/>
        </w:rPr>
        <w:t xml:space="preserve"> email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паролю</w:t>
      </w:r>
      <w:proofErr w:type="spellEnd"/>
      <w:r>
        <w:rPr>
          <w:color w:val="000000"/>
          <w:sz w:val="28"/>
          <w:szCs w:val="28"/>
        </w:rPr>
        <w:t>.</w:t>
      </w:r>
    </w:p>
    <w:p w14:paraId="56DFBFCE" w14:textId="77777777" w:rsidR="00892B5F" w:rsidRDefault="00892B5F" w:rsidP="00892B5F">
      <w:pPr>
        <w:pStyle w:val="af"/>
        <w:numPr>
          <w:ilvl w:val="0"/>
          <w:numId w:val="24"/>
        </w:numPr>
        <w:spacing w:before="0" w:beforeAutospacing="0" w:after="240" w:afterAutospacing="0"/>
        <w:textAlignment w:val="baseline"/>
        <w:rPr>
          <w:color w:val="000000"/>
          <w:sz w:val="28"/>
          <w:szCs w:val="28"/>
        </w:rPr>
      </w:pP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увійти</w:t>
      </w:r>
      <w:proofErr w:type="spellEnd"/>
      <w:r>
        <w:rPr>
          <w:color w:val="000000"/>
          <w:sz w:val="28"/>
          <w:szCs w:val="28"/>
        </w:rPr>
        <w:t xml:space="preserve">, </w:t>
      </w:r>
      <w:proofErr w:type="spellStart"/>
      <w:r>
        <w:rPr>
          <w:color w:val="000000"/>
          <w:sz w:val="28"/>
          <w:szCs w:val="28"/>
        </w:rPr>
        <w:t>вийти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змінити</w:t>
      </w:r>
      <w:proofErr w:type="spellEnd"/>
      <w:r>
        <w:rPr>
          <w:color w:val="000000"/>
          <w:sz w:val="28"/>
          <w:szCs w:val="28"/>
        </w:rPr>
        <w:t xml:space="preserve"> </w:t>
      </w:r>
      <w:proofErr w:type="spellStart"/>
      <w:r>
        <w:rPr>
          <w:color w:val="000000"/>
          <w:sz w:val="28"/>
          <w:szCs w:val="28"/>
        </w:rPr>
        <w:t>свої</w:t>
      </w:r>
      <w:proofErr w:type="spellEnd"/>
      <w:r>
        <w:rPr>
          <w:color w:val="000000"/>
          <w:sz w:val="28"/>
          <w:szCs w:val="28"/>
        </w:rPr>
        <w:t xml:space="preserve"> </w:t>
      </w:r>
      <w:proofErr w:type="spellStart"/>
      <w:r>
        <w:rPr>
          <w:color w:val="000000"/>
          <w:sz w:val="28"/>
          <w:szCs w:val="28"/>
        </w:rPr>
        <w:t>дані</w:t>
      </w:r>
      <w:proofErr w:type="spellEnd"/>
      <w:r>
        <w:rPr>
          <w:color w:val="000000"/>
          <w:sz w:val="28"/>
          <w:szCs w:val="28"/>
        </w:rPr>
        <w:t xml:space="preserve"> </w:t>
      </w:r>
      <w:proofErr w:type="spellStart"/>
      <w:r>
        <w:rPr>
          <w:color w:val="000000"/>
          <w:sz w:val="28"/>
          <w:szCs w:val="28"/>
        </w:rPr>
        <w:t>профілю</w:t>
      </w:r>
      <w:proofErr w:type="spellEnd"/>
      <w:r>
        <w:rPr>
          <w:color w:val="000000"/>
          <w:sz w:val="28"/>
          <w:szCs w:val="28"/>
        </w:rPr>
        <w:t>.</w:t>
      </w:r>
    </w:p>
    <w:p w14:paraId="60CE3167" w14:textId="77777777" w:rsidR="00892B5F" w:rsidRDefault="00892B5F" w:rsidP="00892B5F">
      <w:pPr>
        <w:pStyle w:val="af"/>
        <w:spacing w:before="240" w:beforeAutospacing="0" w:after="240" w:afterAutospacing="0"/>
      </w:pPr>
      <w:r>
        <w:rPr>
          <w:color w:val="000000"/>
          <w:sz w:val="28"/>
          <w:szCs w:val="28"/>
        </w:rPr>
        <w:t xml:space="preserve">3.2.2 </w:t>
      </w:r>
      <w:proofErr w:type="spellStart"/>
      <w:r>
        <w:rPr>
          <w:color w:val="000000"/>
          <w:sz w:val="28"/>
          <w:szCs w:val="28"/>
        </w:rPr>
        <w:t>Перегляд</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створення</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614A2803" w14:textId="77777777" w:rsidR="00892B5F" w:rsidRDefault="00892B5F" w:rsidP="00892B5F">
      <w:pPr>
        <w:pStyle w:val="af"/>
        <w:numPr>
          <w:ilvl w:val="0"/>
          <w:numId w:val="25"/>
        </w:numPr>
        <w:spacing w:before="240" w:beforeAutospacing="0" w:after="0" w:afterAutospacing="0"/>
        <w:textAlignment w:val="baseline"/>
        <w:rPr>
          <w:color w:val="000000"/>
          <w:sz w:val="28"/>
          <w:szCs w:val="28"/>
        </w:rPr>
      </w:pP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створити</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один</w:t>
      </w:r>
      <w:proofErr w:type="spellEnd"/>
      <w:r>
        <w:rPr>
          <w:color w:val="000000"/>
          <w:sz w:val="28"/>
          <w:szCs w:val="28"/>
        </w:rPr>
        <w:t xml:space="preserve"> </w:t>
      </w:r>
      <w:proofErr w:type="spellStart"/>
      <w:r>
        <w:rPr>
          <w:color w:val="000000"/>
          <w:sz w:val="28"/>
          <w:szCs w:val="28"/>
        </w:rPr>
        <w:t>відгук</w:t>
      </w:r>
      <w:proofErr w:type="spellEnd"/>
      <w:r>
        <w:rPr>
          <w:color w:val="000000"/>
          <w:sz w:val="28"/>
          <w:szCs w:val="28"/>
        </w:rPr>
        <w:t xml:space="preserve">, </w:t>
      </w:r>
      <w:proofErr w:type="spellStart"/>
      <w:r>
        <w:rPr>
          <w:color w:val="000000"/>
          <w:sz w:val="28"/>
          <w:szCs w:val="28"/>
        </w:rPr>
        <w:t>редагувати</w:t>
      </w:r>
      <w:proofErr w:type="spellEnd"/>
      <w:r>
        <w:rPr>
          <w:color w:val="000000"/>
          <w:sz w:val="28"/>
          <w:szCs w:val="28"/>
        </w:rPr>
        <w:t xml:space="preserve"> </w:t>
      </w:r>
      <w:proofErr w:type="spellStart"/>
      <w:r>
        <w:rPr>
          <w:color w:val="000000"/>
          <w:sz w:val="28"/>
          <w:szCs w:val="28"/>
        </w:rPr>
        <w:t>чи</w:t>
      </w:r>
      <w:proofErr w:type="spellEnd"/>
      <w:r>
        <w:rPr>
          <w:color w:val="000000"/>
          <w:sz w:val="28"/>
          <w:szCs w:val="28"/>
        </w:rPr>
        <w:t xml:space="preserve"> </w:t>
      </w:r>
      <w:proofErr w:type="spellStart"/>
      <w:r>
        <w:rPr>
          <w:color w:val="000000"/>
          <w:sz w:val="28"/>
          <w:szCs w:val="28"/>
        </w:rPr>
        <w:t>видалити</w:t>
      </w:r>
      <w:proofErr w:type="spellEnd"/>
      <w:r>
        <w:rPr>
          <w:color w:val="000000"/>
          <w:sz w:val="28"/>
          <w:szCs w:val="28"/>
        </w:rPr>
        <w:t xml:space="preserve"> </w:t>
      </w:r>
      <w:proofErr w:type="spellStart"/>
      <w:r>
        <w:rPr>
          <w:color w:val="000000"/>
          <w:sz w:val="28"/>
          <w:szCs w:val="28"/>
        </w:rPr>
        <w:t>його</w:t>
      </w:r>
      <w:proofErr w:type="spellEnd"/>
      <w:r>
        <w:rPr>
          <w:color w:val="000000"/>
          <w:sz w:val="28"/>
          <w:szCs w:val="28"/>
        </w:rPr>
        <w:t>.</w:t>
      </w:r>
    </w:p>
    <w:p w14:paraId="74EDF4FF" w14:textId="77777777" w:rsidR="00892B5F" w:rsidRDefault="00892B5F" w:rsidP="00892B5F">
      <w:pPr>
        <w:pStyle w:val="af"/>
        <w:numPr>
          <w:ilvl w:val="0"/>
          <w:numId w:val="25"/>
        </w:numPr>
        <w:spacing w:before="0" w:beforeAutospacing="0" w:after="240" w:afterAutospacing="0"/>
        <w:textAlignment w:val="baseline"/>
        <w:rPr>
          <w:color w:val="000000"/>
          <w:sz w:val="28"/>
          <w:szCs w:val="28"/>
        </w:rPr>
      </w:pP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відображаються</w:t>
      </w:r>
      <w:proofErr w:type="spellEnd"/>
      <w:r>
        <w:rPr>
          <w:color w:val="000000"/>
          <w:sz w:val="28"/>
          <w:szCs w:val="28"/>
        </w:rPr>
        <w:t xml:space="preserve"> з </w:t>
      </w:r>
      <w:proofErr w:type="spellStart"/>
      <w:r>
        <w:rPr>
          <w:color w:val="000000"/>
          <w:sz w:val="28"/>
          <w:szCs w:val="28"/>
        </w:rPr>
        <w:t>датою</w:t>
      </w:r>
      <w:proofErr w:type="spellEnd"/>
      <w:r>
        <w:rPr>
          <w:color w:val="000000"/>
          <w:sz w:val="28"/>
          <w:szCs w:val="28"/>
        </w:rPr>
        <w:t xml:space="preserve">, </w:t>
      </w:r>
      <w:proofErr w:type="spellStart"/>
      <w:r>
        <w:rPr>
          <w:color w:val="000000"/>
          <w:sz w:val="28"/>
          <w:szCs w:val="28"/>
        </w:rPr>
        <w:t>рейтингом</w:t>
      </w:r>
      <w:proofErr w:type="spellEnd"/>
      <w:r>
        <w:rPr>
          <w:color w:val="000000"/>
          <w:sz w:val="28"/>
          <w:szCs w:val="28"/>
        </w:rPr>
        <w:t xml:space="preserve">, </w:t>
      </w:r>
      <w:proofErr w:type="spellStart"/>
      <w:r>
        <w:rPr>
          <w:color w:val="000000"/>
          <w:sz w:val="28"/>
          <w:szCs w:val="28"/>
        </w:rPr>
        <w:t>текстом</w:t>
      </w:r>
      <w:proofErr w:type="spellEnd"/>
      <w:r>
        <w:rPr>
          <w:color w:val="000000"/>
          <w:sz w:val="28"/>
          <w:szCs w:val="28"/>
        </w:rPr>
        <w:t xml:space="preserve">, </w:t>
      </w:r>
      <w:proofErr w:type="spellStart"/>
      <w:r>
        <w:rPr>
          <w:color w:val="000000"/>
          <w:sz w:val="28"/>
          <w:szCs w:val="28"/>
        </w:rPr>
        <w:t>кількістю</w:t>
      </w:r>
      <w:proofErr w:type="spellEnd"/>
      <w:r>
        <w:rPr>
          <w:color w:val="000000"/>
          <w:sz w:val="28"/>
          <w:szCs w:val="28"/>
        </w:rPr>
        <w:t xml:space="preserve"> </w:t>
      </w:r>
      <w:proofErr w:type="spellStart"/>
      <w:r>
        <w:rPr>
          <w:color w:val="000000"/>
          <w:sz w:val="28"/>
          <w:szCs w:val="28"/>
        </w:rPr>
        <w:t>лайків</w:t>
      </w:r>
      <w:proofErr w:type="spellEnd"/>
      <w:r>
        <w:rPr>
          <w:color w:val="000000"/>
          <w:sz w:val="28"/>
          <w:szCs w:val="28"/>
        </w:rPr>
        <w:t>/</w:t>
      </w:r>
      <w:proofErr w:type="spellStart"/>
      <w:r>
        <w:rPr>
          <w:color w:val="000000"/>
          <w:sz w:val="28"/>
          <w:szCs w:val="28"/>
        </w:rPr>
        <w:t>дизлайків</w:t>
      </w:r>
      <w:proofErr w:type="spellEnd"/>
      <w:r>
        <w:rPr>
          <w:color w:val="000000"/>
          <w:sz w:val="28"/>
          <w:szCs w:val="28"/>
        </w:rPr>
        <w:t>.</w:t>
      </w:r>
    </w:p>
    <w:p w14:paraId="67DCC8C7" w14:textId="77777777" w:rsidR="00892B5F" w:rsidRDefault="00892B5F" w:rsidP="00892B5F">
      <w:pPr>
        <w:pStyle w:val="af"/>
        <w:spacing w:before="240" w:beforeAutospacing="0" w:after="240" w:afterAutospacing="0"/>
      </w:pPr>
      <w:r>
        <w:rPr>
          <w:color w:val="000000"/>
          <w:sz w:val="28"/>
          <w:szCs w:val="28"/>
        </w:rPr>
        <w:t xml:space="preserve">3.2.3 </w:t>
      </w:r>
      <w:proofErr w:type="spellStart"/>
      <w:r>
        <w:rPr>
          <w:color w:val="000000"/>
          <w:sz w:val="28"/>
          <w:szCs w:val="28"/>
        </w:rPr>
        <w:t>Реакції</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відгуки</w:t>
      </w:r>
      <w:proofErr w:type="spellEnd"/>
      <w:r>
        <w:rPr>
          <w:color w:val="000000"/>
          <w:sz w:val="28"/>
          <w:szCs w:val="28"/>
        </w:rPr>
        <w:t>:</w:t>
      </w:r>
    </w:p>
    <w:p w14:paraId="1C0F7B19" w14:textId="77777777" w:rsidR="00892B5F" w:rsidRDefault="00892B5F" w:rsidP="00892B5F">
      <w:pPr>
        <w:pStyle w:val="af"/>
        <w:numPr>
          <w:ilvl w:val="0"/>
          <w:numId w:val="26"/>
        </w:numPr>
        <w:spacing w:before="240" w:beforeAutospacing="0" w:after="0" w:afterAutospacing="0"/>
        <w:textAlignment w:val="baseline"/>
        <w:rPr>
          <w:color w:val="000000"/>
          <w:sz w:val="28"/>
          <w:szCs w:val="28"/>
        </w:rPr>
      </w:pP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поставити</w:t>
      </w:r>
      <w:proofErr w:type="spellEnd"/>
      <w:r>
        <w:rPr>
          <w:color w:val="000000"/>
          <w:sz w:val="28"/>
          <w:szCs w:val="28"/>
        </w:rPr>
        <w:t xml:space="preserve"> </w:t>
      </w:r>
      <w:proofErr w:type="spellStart"/>
      <w:r>
        <w:rPr>
          <w:color w:val="000000"/>
          <w:sz w:val="28"/>
          <w:szCs w:val="28"/>
        </w:rPr>
        <w:t>лайк</w:t>
      </w:r>
      <w:proofErr w:type="spellEnd"/>
      <w:r>
        <w:rPr>
          <w:color w:val="000000"/>
          <w:sz w:val="28"/>
          <w:szCs w:val="28"/>
        </w:rPr>
        <w:t xml:space="preserve"> </w:t>
      </w:r>
      <w:proofErr w:type="spellStart"/>
      <w:r>
        <w:rPr>
          <w:color w:val="000000"/>
          <w:sz w:val="28"/>
          <w:szCs w:val="28"/>
        </w:rPr>
        <w:t>або</w:t>
      </w:r>
      <w:proofErr w:type="spellEnd"/>
      <w:r>
        <w:rPr>
          <w:color w:val="000000"/>
          <w:sz w:val="28"/>
          <w:szCs w:val="28"/>
        </w:rPr>
        <w:t xml:space="preserve"> </w:t>
      </w:r>
      <w:proofErr w:type="spellStart"/>
      <w:r>
        <w:rPr>
          <w:color w:val="000000"/>
          <w:sz w:val="28"/>
          <w:szCs w:val="28"/>
        </w:rPr>
        <w:t>дизлайк</w:t>
      </w:r>
      <w:proofErr w:type="spellEnd"/>
      <w:r>
        <w:rPr>
          <w:color w:val="000000"/>
          <w:sz w:val="28"/>
          <w:szCs w:val="28"/>
        </w:rPr>
        <w:t xml:space="preserve">; </w:t>
      </w:r>
      <w:proofErr w:type="spellStart"/>
      <w:r>
        <w:rPr>
          <w:color w:val="000000"/>
          <w:sz w:val="28"/>
          <w:szCs w:val="28"/>
        </w:rPr>
        <w:t>повторне</w:t>
      </w:r>
      <w:proofErr w:type="spellEnd"/>
      <w:r>
        <w:rPr>
          <w:color w:val="000000"/>
          <w:sz w:val="28"/>
          <w:szCs w:val="28"/>
        </w:rPr>
        <w:t xml:space="preserve"> </w:t>
      </w:r>
      <w:proofErr w:type="spellStart"/>
      <w:r>
        <w:rPr>
          <w:color w:val="000000"/>
          <w:sz w:val="28"/>
          <w:szCs w:val="28"/>
        </w:rPr>
        <w:t>натискання</w:t>
      </w:r>
      <w:proofErr w:type="spellEnd"/>
      <w:r>
        <w:rPr>
          <w:color w:val="000000"/>
          <w:sz w:val="28"/>
          <w:szCs w:val="28"/>
        </w:rPr>
        <w:t xml:space="preserve"> </w:t>
      </w:r>
      <w:proofErr w:type="spellStart"/>
      <w:r>
        <w:rPr>
          <w:color w:val="000000"/>
          <w:sz w:val="28"/>
          <w:szCs w:val="28"/>
        </w:rPr>
        <w:t>скасовує</w:t>
      </w:r>
      <w:proofErr w:type="spellEnd"/>
      <w:r>
        <w:rPr>
          <w:color w:val="000000"/>
          <w:sz w:val="28"/>
          <w:szCs w:val="28"/>
        </w:rPr>
        <w:t xml:space="preserve"> </w:t>
      </w:r>
      <w:proofErr w:type="spellStart"/>
      <w:r>
        <w:rPr>
          <w:color w:val="000000"/>
          <w:sz w:val="28"/>
          <w:szCs w:val="28"/>
        </w:rPr>
        <w:t>дію</w:t>
      </w:r>
      <w:proofErr w:type="spellEnd"/>
      <w:r>
        <w:rPr>
          <w:color w:val="000000"/>
          <w:sz w:val="28"/>
          <w:szCs w:val="28"/>
        </w:rPr>
        <w:t>.</w:t>
      </w:r>
    </w:p>
    <w:p w14:paraId="18F22AC7" w14:textId="77777777" w:rsidR="00892B5F" w:rsidRDefault="00892B5F" w:rsidP="00892B5F">
      <w:pPr>
        <w:pStyle w:val="af"/>
        <w:numPr>
          <w:ilvl w:val="0"/>
          <w:numId w:val="26"/>
        </w:numPr>
        <w:spacing w:before="0" w:beforeAutospacing="0" w:after="240" w:afterAutospacing="0"/>
        <w:textAlignment w:val="baseline"/>
        <w:rPr>
          <w:color w:val="000000"/>
          <w:sz w:val="28"/>
          <w:szCs w:val="28"/>
        </w:rPr>
      </w:pPr>
      <w:proofErr w:type="spellStart"/>
      <w:r>
        <w:rPr>
          <w:color w:val="000000"/>
          <w:sz w:val="28"/>
          <w:szCs w:val="28"/>
        </w:rPr>
        <w:t>Можливе</w:t>
      </w:r>
      <w:proofErr w:type="spellEnd"/>
      <w:r>
        <w:rPr>
          <w:color w:val="000000"/>
          <w:sz w:val="28"/>
          <w:szCs w:val="28"/>
        </w:rPr>
        <w:t xml:space="preserve"> </w:t>
      </w:r>
      <w:proofErr w:type="spellStart"/>
      <w:r>
        <w:rPr>
          <w:color w:val="000000"/>
          <w:sz w:val="28"/>
          <w:szCs w:val="28"/>
        </w:rPr>
        <w:t>лише</w:t>
      </w:r>
      <w:proofErr w:type="spellEnd"/>
      <w:r>
        <w:rPr>
          <w:color w:val="000000"/>
          <w:sz w:val="28"/>
          <w:szCs w:val="28"/>
        </w:rPr>
        <w:t xml:space="preserve"> </w:t>
      </w:r>
      <w:proofErr w:type="spellStart"/>
      <w:r>
        <w:rPr>
          <w:color w:val="000000"/>
          <w:sz w:val="28"/>
          <w:szCs w:val="28"/>
        </w:rPr>
        <w:t>одне</w:t>
      </w:r>
      <w:proofErr w:type="spellEnd"/>
      <w:r>
        <w:rPr>
          <w:color w:val="000000"/>
          <w:sz w:val="28"/>
          <w:szCs w:val="28"/>
        </w:rPr>
        <w:t xml:space="preserve"> </w:t>
      </w:r>
      <w:proofErr w:type="spellStart"/>
      <w:r>
        <w:rPr>
          <w:color w:val="000000"/>
          <w:sz w:val="28"/>
          <w:szCs w:val="28"/>
        </w:rPr>
        <w:t>активне</w:t>
      </w:r>
      <w:proofErr w:type="spellEnd"/>
      <w:r>
        <w:rPr>
          <w:color w:val="000000"/>
          <w:sz w:val="28"/>
          <w:szCs w:val="28"/>
        </w:rPr>
        <w:t xml:space="preserve"> </w:t>
      </w:r>
      <w:proofErr w:type="spellStart"/>
      <w:r>
        <w:rPr>
          <w:color w:val="000000"/>
          <w:sz w:val="28"/>
          <w:szCs w:val="28"/>
        </w:rPr>
        <w:t>оцінювання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один</w:t>
      </w:r>
      <w:proofErr w:type="spellEnd"/>
      <w:r>
        <w:rPr>
          <w:color w:val="000000"/>
          <w:sz w:val="28"/>
          <w:szCs w:val="28"/>
        </w:rPr>
        <w:t xml:space="preserve"> </w:t>
      </w:r>
      <w:proofErr w:type="spellStart"/>
      <w:r>
        <w:rPr>
          <w:color w:val="000000"/>
          <w:sz w:val="28"/>
          <w:szCs w:val="28"/>
        </w:rPr>
        <w:t>відгук</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w:t>
      </w:r>
      <w:proofErr w:type="spellStart"/>
      <w:r>
        <w:rPr>
          <w:color w:val="000000"/>
          <w:sz w:val="28"/>
          <w:szCs w:val="28"/>
        </w:rPr>
        <w:t>користувача</w:t>
      </w:r>
      <w:proofErr w:type="spellEnd"/>
      <w:r>
        <w:rPr>
          <w:color w:val="000000"/>
          <w:sz w:val="28"/>
          <w:szCs w:val="28"/>
        </w:rPr>
        <w:t>.</w:t>
      </w:r>
    </w:p>
    <w:p w14:paraId="1D5FCCB7" w14:textId="77777777" w:rsidR="00892B5F" w:rsidRDefault="00892B5F" w:rsidP="00892B5F">
      <w:pPr>
        <w:pStyle w:val="af"/>
        <w:spacing w:before="240" w:beforeAutospacing="0" w:after="240" w:afterAutospacing="0"/>
      </w:pPr>
      <w:r>
        <w:rPr>
          <w:color w:val="000000"/>
          <w:sz w:val="28"/>
          <w:szCs w:val="28"/>
        </w:rPr>
        <w:t xml:space="preserve">3.2.4 </w:t>
      </w:r>
      <w:proofErr w:type="spellStart"/>
      <w:r>
        <w:rPr>
          <w:color w:val="000000"/>
          <w:sz w:val="28"/>
          <w:szCs w:val="28"/>
        </w:rPr>
        <w:t>Адмінпанель</w:t>
      </w:r>
      <w:proofErr w:type="spellEnd"/>
      <w:r>
        <w:rPr>
          <w:color w:val="000000"/>
          <w:sz w:val="28"/>
          <w:szCs w:val="28"/>
        </w:rPr>
        <w:t>:</w:t>
      </w:r>
    </w:p>
    <w:p w14:paraId="7F3D59B3" w14:textId="77777777" w:rsidR="00892B5F" w:rsidRDefault="00892B5F" w:rsidP="00892B5F">
      <w:pPr>
        <w:pStyle w:val="af"/>
        <w:numPr>
          <w:ilvl w:val="0"/>
          <w:numId w:val="27"/>
        </w:numPr>
        <w:spacing w:before="240" w:beforeAutospacing="0" w:after="0" w:afterAutospacing="0"/>
        <w:textAlignment w:val="baseline"/>
        <w:rPr>
          <w:color w:val="000000"/>
          <w:sz w:val="28"/>
          <w:szCs w:val="28"/>
        </w:rPr>
      </w:pP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редагування</w:t>
      </w:r>
      <w:proofErr w:type="spellEnd"/>
      <w:r>
        <w:rPr>
          <w:color w:val="000000"/>
          <w:sz w:val="28"/>
          <w:szCs w:val="28"/>
        </w:rPr>
        <w:t>/</w:t>
      </w:r>
      <w:proofErr w:type="spellStart"/>
      <w:r>
        <w:rPr>
          <w:color w:val="000000"/>
          <w:sz w:val="28"/>
          <w:szCs w:val="28"/>
        </w:rPr>
        <w:t>видалення</w:t>
      </w:r>
      <w:proofErr w:type="spellEnd"/>
      <w:r>
        <w:rPr>
          <w:color w:val="000000"/>
          <w:sz w:val="28"/>
          <w:szCs w:val="28"/>
        </w:rPr>
        <w:t xml:space="preserve"> </w:t>
      </w:r>
      <w:proofErr w:type="spellStart"/>
      <w:r>
        <w:rPr>
          <w:color w:val="000000"/>
          <w:sz w:val="28"/>
          <w:szCs w:val="28"/>
        </w:rPr>
        <w:t>новин</w:t>
      </w:r>
      <w:proofErr w:type="spellEnd"/>
      <w:r>
        <w:rPr>
          <w:color w:val="000000"/>
          <w:sz w:val="28"/>
          <w:szCs w:val="28"/>
        </w:rPr>
        <w:t xml:space="preserve">, </w:t>
      </w:r>
      <w:proofErr w:type="spellStart"/>
      <w:r>
        <w:rPr>
          <w:color w:val="000000"/>
          <w:sz w:val="28"/>
          <w:szCs w:val="28"/>
        </w:rPr>
        <w:t>користувачів</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w:t>
      </w:r>
    </w:p>
    <w:p w14:paraId="6FA72455" w14:textId="77777777" w:rsidR="00892B5F" w:rsidRDefault="00892B5F" w:rsidP="00892B5F">
      <w:pPr>
        <w:pStyle w:val="af"/>
        <w:numPr>
          <w:ilvl w:val="0"/>
          <w:numId w:val="27"/>
        </w:numPr>
        <w:spacing w:before="0" w:beforeAutospacing="0" w:after="240" w:afterAutospacing="0"/>
        <w:textAlignment w:val="baseline"/>
        <w:rPr>
          <w:color w:val="000000"/>
          <w:sz w:val="28"/>
          <w:szCs w:val="28"/>
        </w:rPr>
      </w:pPr>
      <w:proofErr w:type="spellStart"/>
      <w:r>
        <w:rPr>
          <w:color w:val="000000"/>
          <w:sz w:val="28"/>
          <w:szCs w:val="28"/>
        </w:rPr>
        <w:t>Пошук</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email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назвами</w:t>
      </w:r>
      <w:proofErr w:type="spellEnd"/>
      <w:r>
        <w:rPr>
          <w:color w:val="000000"/>
          <w:sz w:val="28"/>
          <w:szCs w:val="28"/>
        </w:rPr>
        <w:t xml:space="preserve">, </w:t>
      </w:r>
      <w:proofErr w:type="spellStart"/>
      <w:r>
        <w:rPr>
          <w:color w:val="000000"/>
          <w:sz w:val="28"/>
          <w:szCs w:val="28"/>
        </w:rPr>
        <w:t>експорт</w:t>
      </w:r>
      <w:proofErr w:type="spellEnd"/>
      <w:r>
        <w:rPr>
          <w:color w:val="000000"/>
          <w:sz w:val="28"/>
          <w:szCs w:val="28"/>
        </w:rPr>
        <w:t>/</w:t>
      </w:r>
      <w:proofErr w:type="spellStart"/>
      <w:r>
        <w:rPr>
          <w:color w:val="000000"/>
          <w:sz w:val="28"/>
          <w:szCs w:val="28"/>
        </w:rPr>
        <w:t>імпорт</w:t>
      </w:r>
      <w:proofErr w:type="spellEnd"/>
      <w:r>
        <w:rPr>
          <w:color w:val="000000"/>
          <w:sz w:val="28"/>
          <w:szCs w:val="28"/>
        </w:rPr>
        <w:t xml:space="preserve"> CSV.</w:t>
      </w:r>
    </w:p>
    <w:p w14:paraId="7A29B7E7" w14:textId="77777777" w:rsidR="00892B5F" w:rsidRDefault="00892B5F" w:rsidP="00892B5F">
      <w:pPr>
        <w:pStyle w:val="af"/>
        <w:spacing w:before="240" w:beforeAutospacing="0" w:after="240" w:afterAutospacing="0"/>
      </w:pPr>
      <w:r>
        <w:rPr>
          <w:color w:val="000000"/>
          <w:sz w:val="28"/>
          <w:szCs w:val="28"/>
        </w:rPr>
        <w:t xml:space="preserve">3.2.5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w:t>
      </w:r>
    </w:p>
    <w:p w14:paraId="2D810FD5" w14:textId="77777777" w:rsidR="00892B5F" w:rsidRDefault="00892B5F" w:rsidP="00892B5F">
      <w:pPr>
        <w:pStyle w:val="af"/>
        <w:numPr>
          <w:ilvl w:val="0"/>
          <w:numId w:val="28"/>
        </w:numPr>
        <w:spacing w:before="240" w:beforeAutospacing="0" w:after="240" w:afterAutospacing="0"/>
        <w:textAlignment w:val="baseline"/>
        <w:rPr>
          <w:color w:val="000000"/>
          <w:sz w:val="28"/>
          <w:szCs w:val="28"/>
        </w:rPr>
      </w:pPr>
      <w:proofErr w:type="spellStart"/>
      <w:r>
        <w:rPr>
          <w:color w:val="000000"/>
          <w:sz w:val="28"/>
          <w:szCs w:val="28"/>
        </w:rPr>
        <w:t>Незареєстрований</w:t>
      </w:r>
      <w:proofErr w:type="spellEnd"/>
      <w:r>
        <w:rPr>
          <w:color w:val="000000"/>
          <w:sz w:val="28"/>
          <w:szCs w:val="28"/>
        </w:rPr>
        <w:t xml:space="preserve"> </w:t>
      </w:r>
      <w:proofErr w:type="spellStart"/>
      <w:r>
        <w:rPr>
          <w:color w:val="000000"/>
          <w:sz w:val="28"/>
          <w:szCs w:val="28"/>
        </w:rPr>
        <w:t>користувач</w:t>
      </w:r>
      <w:proofErr w:type="spellEnd"/>
      <w:r>
        <w:rPr>
          <w:color w:val="000000"/>
          <w:sz w:val="28"/>
          <w:szCs w:val="28"/>
        </w:rPr>
        <w:t xml:space="preserve"> </w:t>
      </w:r>
      <w:proofErr w:type="spellStart"/>
      <w:r>
        <w:rPr>
          <w:color w:val="000000"/>
          <w:sz w:val="28"/>
          <w:szCs w:val="28"/>
        </w:rPr>
        <w:t>може</w:t>
      </w:r>
      <w:proofErr w:type="spellEnd"/>
      <w:r>
        <w:rPr>
          <w:color w:val="000000"/>
          <w:sz w:val="28"/>
          <w:szCs w:val="28"/>
        </w:rPr>
        <w:t xml:space="preserve"> </w:t>
      </w:r>
      <w:proofErr w:type="spellStart"/>
      <w:r>
        <w:rPr>
          <w:color w:val="000000"/>
          <w:sz w:val="28"/>
          <w:szCs w:val="28"/>
        </w:rPr>
        <w:t>ввести</w:t>
      </w:r>
      <w:proofErr w:type="spellEnd"/>
      <w:r>
        <w:rPr>
          <w:color w:val="000000"/>
          <w:sz w:val="28"/>
          <w:szCs w:val="28"/>
        </w:rPr>
        <w:t xml:space="preserve"> email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отримання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w:t>
      </w:r>
    </w:p>
    <w:p w14:paraId="4B491C0B" w14:textId="77777777" w:rsidR="00892B5F" w:rsidRDefault="00892B5F" w:rsidP="00892B5F">
      <w:pPr>
        <w:pStyle w:val="af"/>
        <w:spacing w:before="240" w:beforeAutospacing="0" w:after="40" w:afterAutospacing="0"/>
      </w:pPr>
      <w:r>
        <w:rPr>
          <w:color w:val="000000"/>
          <w:sz w:val="28"/>
          <w:szCs w:val="28"/>
        </w:rPr>
        <w:t xml:space="preserve">3.3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продуктивності</w:t>
      </w:r>
      <w:proofErr w:type="spellEnd"/>
      <w:r>
        <w:rPr>
          <w:color w:val="000000"/>
          <w:sz w:val="28"/>
          <w:szCs w:val="28"/>
        </w:rPr>
        <w:t xml:space="preserve"> (Performance Requirements)</w:t>
      </w:r>
    </w:p>
    <w:p w14:paraId="4EC5BEA4" w14:textId="77777777" w:rsidR="00892B5F" w:rsidRDefault="00892B5F" w:rsidP="00892B5F">
      <w:pPr>
        <w:pStyle w:val="af"/>
        <w:numPr>
          <w:ilvl w:val="0"/>
          <w:numId w:val="29"/>
        </w:numPr>
        <w:spacing w:before="240" w:beforeAutospacing="0" w:after="0" w:afterAutospacing="0"/>
        <w:textAlignment w:val="baseline"/>
        <w:rPr>
          <w:color w:val="000000"/>
          <w:sz w:val="28"/>
          <w:szCs w:val="28"/>
        </w:rPr>
      </w:pPr>
      <w:r>
        <w:rPr>
          <w:color w:val="000000"/>
          <w:sz w:val="28"/>
          <w:szCs w:val="28"/>
        </w:rPr>
        <w:t xml:space="preserve">90% </w:t>
      </w:r>
      <w:proofErr w:type="spellStart"/>
      <w:r>
        <w:rPr>
          <w:color w:val="000000"/>
          <w:sz w:val="28"/>
          <w:szCs w:val="28"/>
        </w:rPr>
        <w:t>запитів</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API </w:t>
      </w:r>
      <w:proofErr w:type="spellStart"/>
      <w:r>
        <w:rPr>
          <w:color w:val="000000"/>
          <w:sz w:val="28"/>
          <w:szCs w:val="28"/>
        </w:rPr>
        <w:t>повинні</w:t>
      </w:r>
      <w:proofErr w:type="spellEnd"/>
      <w:r>
        <w:rPr>
          <w:color w:val="000000"/>
          <w:sz w:val="28"/>
          <w:szCs w:val="28"/>
        </w:rPr>
        <w:t xml:space="preserve"> </w:t>
      </w:r>
      <w:proofErr w:type="spellStart"/>
      <w:r>
        <w:rPr>
          <w:color w:val="000000"/>
          <w:sz w:val="28"/>
          <w:szCs w:val="28"/>
        </w:rPr>
        <w:t>оброблятись</w:t>
      </w:r>
      <w:proofErr w:type="spellEnd"/>
      <w:r>
        <w:rPr>
          <w:color w:val="000000"/>
          <w:sz w:val="28"/>
          <w:szCs w:val="28"/>
        </w:rPr>
        <w:t xml:space="preserve"> </w:t>
      </w:r>
      <w:proofErr w:type="spellStart"/>
      <w:r>
        <w:rPr>
          <w:color w:val="000000"/>
          <w:sz w:val="28"/>
          <w:szCs w:val="28"/>
        </w:rPr>
        <w:t>менше</w:t>
      </w:r>
      <w:proofErr w:type="spellEnd"/>
      <w:r>
        <w:rPr>
          <w:color w:val="000000"/>
          <w:sz w:val="28"/>
          <w:szCs w:val="28"/>
        </w:rPr>
        <w:t xml:space="preserve"> </w:t>
      </w:r>
      <w:proofErr w:type="spellStart"/>
      <w:r>
        <w:rPr>
          <w:color w:val="000000"/>
          <w:sz w:val="28"/>
          <w:szCs w:val="28"/>
        </w:rPr>
        <w:t>ніж</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500 </w:t>
      </w:r>
      <w:proofErr w:type="spellStart"/>
      <w:r>
        <w:rPr>
          <w:color w:val="000000"/>
          <w:sz w:val="28"/>
          <w:szCs w:val="28"/>
        </w:rPr>
        <w:t>мс</w:t>
      </w:r>
      <w:proofErr w:type="spellEnd"/>
      <w:r>
        <w:rPr>
          <w:color w:val="000000"/>
          <w:sz w:val="28"/>
          <w:szCs w:val="28"/>
        </w:rPr>
        <w:t>.</w:t>
      </w:r>
    </w:p>
    <w:p w14:paraId="132F81F5" w14:textId="77777777" w:rsidR="00892B5F" w:rsidRDefault="00892B5F" w:rsidP="00892B5F">
      <w:pPr>
        <w:pStyle w:val="af"/>
        <w:numPr>
          <w:ilvl w:val="0"/>
          <w:numId w:val="29"/>
        </w:numPr>
        <w:spacing w:before="0" w:beforeAutospacing="0" w:after="240" w:afterAutospacing="0"/>
        <w:textAlignment w:val="baseline"/>
        <w:rPr>
          <w:color w:val="000000"/>
          <w:sz w:val="28"/>
          <w:szCs w:val="28"/>
        </w:rPr>
      </w:pP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підтримувати</w:t>
      </w:r>
      <w:proofErr w:type="spellEnd"/>
      <w:r>
        <w:rPr>
          <w:color w:val="000000"/>
          <w:sz w:val="28"/>
          <w:szCs w:val="28"/>
        </w:rPr>
        <w:t xml:space="preserve"> </w:t>
      </w:r>
      <w:proofErr w:type="spellStart"/>
      <w:r>
        <w:rPr>
          <w:color w:val="000000"/>
          <w:sz w:val="28"/>
          <w:szCs w:val="28"/>
        </w:rPr>
        <w:t>одночасну</w:t>
      </w:r>
      <w:proofErr w:type="spellEnd"/>
      <w:r>
        <w:rPr>
          <w:color w:val="000000"/>
          <w:sz w:val="28"/>
          <w:szCs w:val="28"/>
        </w:rPr>
        <w:t xml:space="preserve"> </w:t>
      </w:r>
      <w:proofErr w:type="spellStart"/>
      <w:r>
        <w:rPr>
          <w:color w:val="000000"/>
          <w:sz w:val="28"/>
          <w:szCs w:val="28"/>
        </w:rPr>
        <w:t>роботу</w:t>
      </w:r>
      <w:proofErr w:type="spellEnd"/>
      <w:r>
        <w:rPr>
          <w:color w:val="000000"/>
          <w:sz w:val="28"/>
          <w:szCs w:val="28"/>
        </w:rPr>
        <w:t xml:space="preserve"> </w:t>
      </w:r>
      <w:proofErr w:type="spellStart"/>
      <w:r>
        <w:rPr>
          <w:color w:val="000000"/>
          <w:sz w:val="28"/>
          <w:szCs w:val="28"/>
        </w:rPr>
        <w:t>щонайменше</w:t>
      </w:r>
      <w:proofErr w:type="spellEnd"/>
      <w:r>
        <w:rPr>
          <w:color w:val="000000"/>
          <w:sz w:val="28"/>
          <w:szCs w:val="28"/>
        </w:rPr>
        <w:t xml:space="preserve"> 50 </w:t>
      </w:r>
      <w:proofErr w:type="spellStart"/>
      <w:r>
        <w:rPr>
          <w:color w:val="000000"/>
          <w:sz w:val="28"/>
          <w:szCs w:val="28"/>
        </w:rPr>
        <w:t>користувачів</w:t>
      </w:r>
      <w:proofErr w:type="spellEnd"/>
      <w:r>
        <w:rPr>
          <w:color w:val="000000"/>
          <w:sz w:val="28"/>
          <w:szCs w:val="28"/>
        </w:rPr>
        <w:t>.</w:t>
      </w:r>
    </w:p>
    <w:p w14:paraId="20994875" w14:textId="77777777" w:rsidR="00892B5F" w:rsidRDefault="00892B5F" w:rsidP="00892B5F">
      <w:pPr>
        <w:pStyle w:val="af"/>
        <w:spacing w:before="240" w:beforeAutospacing="0" w:after="40" w:afterAutospacing="0"/>
      </w:pPr>
      <w:r>
        <w:rPr>
          <w:color w:val="000000"/>
          <w:sz w:val="28"/>
          <w:szCs w:val="28"/>
        </w:rPr>
        <w:t xml:space="preserve">3.4 </w:t>
      </w:r>
      <w:proofErr w:type="spellStart"/>
      <w:r>
        <w:rPr>
          <w:color w:val="000000"/>
          <w:sz w:val="28"/>
          <w:szCs w:val="28"/>
        </w:rPr>
        <w:t>Логічні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(Logical Database Requirements)</w:t>
      </w:r>
    </w:p>
    <w:p w14:paraId="337D69AD" w14:textId="77777777" w:rsidR="00892B5F" w:rsidRDefault="00892B5F" w:rsidP="00892B5F">
      <w:pPr>
        <w:pStyle w:val="af"/>
        <w:numPr>
          <w:ilvl w:val="0"/>
          <w:numId w:val="30"/>
        </w:numPr>
        <w:spacing w:before="240" w:beforeAutospacing="0" w:after="0" w:afterAutospacing="0"/>
        <w:textAlignment w:val="baseline"/>
        <w:rPr>
          <w:color w:val="000000"/>
          <w:sz w:val="28"/>
          <w:szCs w:val="28"/>
        </w:rPr>
      </w:pPr>
      <w:proofErr w:type="spellStart"/>
      <w:r>
        <w:rPr>
          <w:color w:val="000000"/>
          <w:sz w:val="28"/>
          <w:szCs w:val="28"/>
        </w:rPr>
        <w:t>Таблиці</w:t>
      </w:r>
      <w:proofErr w:type="spellEnd"/>
      <w:r>
        <w:rPr>
          <w:color w:val="000000"/>
          <w:sz w:val="28"/>
          <w:szCs w:val="28"/>
        </w:rPr>
        <w:t>: users, feedback, news, likes, reviews, settings.</w:t>
      </w:r>
    </w:p>
    <w:p w14:paraId="6D4BDC06" w14:textId="77777777" w:rsidR="00892B5F" w:rsidRDefault="00892B5F" w:rsidP="00892B5F">
      <w:pPr>
        <w:pStyle w:val="af"/>
        <w:numPr>
          <w:ilvl w:val="0"/>
          <w:numId w:val="30"/>
        </w:numPr>
        <w:spacing w:before="0" w:beforeAutospacing="0" w:after="0" w:afterAutospacing="0"/>
        <w:textAlignment w:val="baseline"/>
        <w:rPr>
          <w:color w:val="000000"/>
          <w:sz w:val="28"/>
          <w:szCs w:val="28"/>
        </w:rPr>
      </w:pPr>
      <w:proofErr w:type="spellStart"/>
      <w:r>
        <w:rPr>
          <w:color w:val="000000"/>
          <w:sz w:val="28"/>
          <w:szCs w:val="28"/>
        </w:rPr>
        <w:t>Всі</w:t>
      </w:r>
      <w:proofErr w:type="spellEnd"/>
      <w:r>
        <w:rPr>
          <w:color w:val="000000"/>
          <w:sz w:val="28"/>
          <w:szCs w:val="28"/>
        </w:rPr>
        <w:t xml:space="preserve"> </w:t>
      </w:r>
      <w:proofErr w:type="spellStart"/>
      <w:r>
        <w:rPr>
          <w:color w:val="000000"/>
          <w:sz w:val="28"/>
          <w:szCs w:val="28"/>
        </w:rPr>
        <w:t>зовнішні</w:t>
      </w:r>
      <w:proofErr w:type="spellEnd"/>
      <w:r>
        <w:rPr>
          <w:color w:val="000000"/>
          <w:sz w:val="28"/>
          <w:szCs w:val="28"/>
        </w:rPr>
        <w:t xml:space="preserve"> </w:t>
      </w:r>
      <w:proofErr w:type="spellStart"/>
      <w:r>
        <w:rPr>
          <w:color w:val="000000"/>
          <w:sz w:val="28"/>
          <w:szCs w:val="28"/>
        </w:rPr>
        <w:t>ключі</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збережені</w:t>
      </w:r>
      <w:proofErr w:type="spellEnd"/>
      <w:r>
        <w:rPr>
          <w:color w:val="000000"/>
          <w:sz w:val="28"/>
          <w:szCs w:val="28"/>
        </w:rPr>
        <w:t xml:space="preserve">, </w:t>
      </w:r>
      <w:proofErr w:type="spellStart"/>
      <w:r>
        <w:rPr>
          <w:color w:val="000000"/>
          <w:sz w:val="28"/>
          <w:szCs w:val="28"/>
        </w:rPr>
        <w:t>забезпечено</w:t>
      </w:r>
      <w:proofErr w:type="spellEnd"/>
      <w:r>
        <w:rPr>
          <w:color w:val="000000"/>
          <w:sz w:val="28"/>
          <w:szCs w:val="28"/>
        </w:rPr>
        <w:t xml:space="preserve"> </w:t>
      </w:r>
      <w:proofErr w:type="spellStart"/>
      <w:r>
        <w:rPr>
          <w:color w:val="000000"/>
          <w:sz w:val="28"/>
          <w:szCs w:val="28"/>
        </w:rPr>
        <w:t>цілісність</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w:t>
      </w:r>
    </w:p>
    <w:p w14:paraId="1244CBA4" w14:textId="77777777" w:rsidR="00892B5F" w:rsidRDefault="00892B5F" w:rsidP="00892B5F">
      <w:pPr>
        <w:pStyle w:val="af"/>
        <w:numPr>
          <w:ilvl w:val="0"/>
          <w:numId w:val="30"/>
        </w:numPr>
        <w:spacing w:before="0" w:beforeAutospacing="0" w:after="240" w:afterAutospacing="0"/>
        <w:textAlignment w:val="baseline"/>
        <w:rPr>
          <w:color w:val="000000"/>
          <w:sz w:val="28"/>
          <w:szCs w:val="28"/>
        </w:rPr>
      </w:pPr>
      <w:proofErr w:type="spellStart"/>
      <w:r>
        <w:rPr>
          <w:color w:val="000000"/>
          <w:sz w:val="28"/>
          <w:szCs w:val="28"/>
        </w:rPr>
        <w:t>Відгуки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реакції</w:t>
      </w:r>
      <w:proofErr w:type="spellEnd"/>
      <w:r>
        <w:rPr>
          <w:color w:val="000000"/>
          <w:sz w:val="28"/>
          <w:szCs w:val="28"/>
        </w:rPr>
        <w:t xml:space="preserve"> </w:t>
      </w:r>
      <w:proofErr w:type="spellStart"/>
      <w:r>
        <w:rPr>
          <w:color w:val="000000"/>
          <w:sz w:val="28"/>
          <w:szCs w:val="28"/>
        </w:rPr>
        <w:t>мають</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зв'язані</w:t>
      </w:r>
      <w:proofErr w:type="spellEnd"/>
      <w:r>
        <w:rPr>
          <w:color w:val="000000"/>
          <w:sz w:val="28"/>
          <w:szCs w:val="28"/>
        </w:rPr>
        <w:t xml:space="preserve"> з </w:t>
      </w:r>
      <w:proofErr w:type="spellStart"/>
      <w:r>
        <w:rPr>
          <w:color w:val="000000"/>
          <w:sz w:val="28"/>
          <w:szCs w:val="28"/>
        </w:rPr>
        <w:t>користувачем</w:t>
      </w:r>
      <w:proofErr w:type="spellEnd"/>
      <w:r>
        <w:rPr>
          <w:color w:val="000000"/>
          <w:sz w:val="28"/>
          <w:szCs w:val="28"/>
        </w:rPr>
        <w:t>.</w:t>
      </w:r>
    </w:p>
    <w:p w14:paraId="744516FC" w14:textId="77777777" w:rsidR="00892B5F" w:rsidRDefault="00892B5F" w:rsidP="00892B5F">
      <w:pPr>
        <w:rPr>
          <w:sz w:val="24"/>
          <w:szCs w:val="24"/>
        </w:rPr>
      </w:pPr>
    </w:p>
    <w:p w14:paraId="198FBB88" w14:textId="77777777" w:rsidR="00892B5F" w:rsidRDefault="00892B5F" w:rsidP="00892B5F">
      <w:pPr>
        <w:pStyle w:val="af"/>
        <w:spacing w:before="240" w:beforeAutospacing="0" w:after="40" w:afterAutospacing="0"/>
      </w:pPr>
      <w:r>
        <w:rPr>
          <w:color w:val="000000"/>
          <w:sz w:val="28"/>
          <w:szCs w:val="28"/>
        </w:rPr>
        <w:t xml:space="preserve">3.5 </w:t>
      </w:r>
      <w:proofErr w:type="spellStart"/>
      <w:r>
        <w:rPr>
          <w:color w:val="000000"/>
          <w:sz w:val="28"/>
          <w:szCs w:val="28"/>
        </w:rPr>
        <w:t>Обмеження</w:t>
      </w:r>
      <w:proofErr w:type="spellEnd"/>
      <w:r>
        <w:rPr>
          <w:color w:val="000000"/>
          <w:sz w:val="28"/>
          <w:szCs w:val="28"/>
        </w:rPr>
        <w:t xml:space="preserve"> </w:t>
      </w:r>
      <w:proofErr w:type="spellStart"/>
      <w:r>
        <w:rPr>
          <w:color w:val="000000"/>
          <w:sz w:val="28"/>
          <w:szCs w:val="28"/>
        </w:rPr>
        <w:t>дизайну</w:t>
      </w:r>
      <w:proofErr w:type="spellEnd"/>
      <w:r>
        <w:rPr>
          <w:color w:val="000000"/>
          <w:sz w:val="28"/>
          <w:szCs w:val="28"/>
        </w:rPr>
        <w:t xml:space="preserve"> (Design Constraints)</w:t>
      </w:r>
    </w:p>
    <w:p w14:paraId="3A1A1F28" w14:textId="77777777" w:rsidR="00892B5F" w:rsidRDefault="00892B5F" w:rsidP="00892B5F">
      <w:pPr>
        <w:pStyle w:val="af"/>
        <w:numPr>
          <w:ilvl w:val="0"/>
          <w:numId w:val="31"/>
        </w:numPr>
        <w:spacing w:before="240" w:beforeAutospacing="0" w:after="0" w:afterAutospacing="0"/>
        <w:textAlignment w:val="baseline"/>
        <w:rPr>
          <w:color w:val="000000"/>
          <w:sz w:val="28"/>
          <w:szCs w:val="28"/>
        </w:rPr>
      </w:pPr>
      <w:proofErr w:type="spellStart"/>
      <w:r>
        <w:rPr>
          <w:color w:val="000000"/>
          <w:sz w:val="28"/>
          <w:szCs w:val="28"/>
        </w:rPr>
        <w:t>Використання</w:t>
      </w:r>
      <w:proofErr w:type="spellEnd"/>
      <w:r>
        <w:rPr>
          <w:color w:val="000000"/>
          <w:sz w:val="28"/>
          <w:szCs w:val="28"/>
        </w:rPr>
        <w:t xml:space="preserve"> SQLite </w:t>
      </w:r>
      <w:proofErr w:type="spellStart"/>
      <w:r>
        <w:rPr>
          <w:color w:val="000000"/>
          <w:sz w:val="28"/>
          <w:szCs w:val="28"/>
        </w:rPr>
        <w:t>як</w:t>
      </w:r>
      <w:proofErr w:type="spellEnd"/>
      <w:r>
        <w:rPr>
          <w:color w:val="000000"/>
          <w:sz w:val="28"/>
          <w:szCs w:val="28"/>
        </w:rPr>
        <w:t xml:space="preserve"> БД.</w:t>
      </w:r>
    </w:p>
    <w:p w14:paraId="172A17B4" w14:textId="77777777" w:rsidR="00892B5F" w:rsidRDefault="00892B5F" w:rsidP="00892B5F">
      <w:pPr>
        <w:pStyle w:val="af"/>
        <w:numPr>
          <w:ilvl w:val="0"/>
          <w:numId w:val="31"/>
        </w:numPr>
        <w:spacing w:before="0" w:beforeAutospacing="0" w:after="240" w:afterAutospacing="0"/>
        <w:textAlignment w:val="baseline"/>
        <w:rPr>
          <w:color w:val="000000"/>
          <w:sz w:val="28"/>
          <w:szCs w:val="28"/>
        </w:rPr>
      </w:pPr>
      <w:proofErr w:type="spellStart"/>
      <w:r>
        <w:rPr>
          <w:color w:val="000000"/>
          <w:sz w:val="28"/>
          <w:szCs w:val="28"/>
        </w:rPr>
        <w:lastRenderedPageBreak/>
        <w:t>Реалізація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Python (</w:t>
      </w:r>
      <w:proofErr w:type="spellStart"/>
      <w:r>
        <w:rPr>
          <w:color w:val="000000"/>
          <w:sz w:val="28"/>
          <w:szCs w:val="28"/>
        </w:rPr>
        <w:t>FastAPI</w:t>
      </w:r>
      <w:proofErr w:type="spellEnd"/>
      <w:r>
        <w:rPr>
          <w:color w:val="000000"/>
          <w:sz w:val="28"/>
          <w:szCs w:val="28"/>
        </w:rPr>
        <w:t xml:space="preserve">)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бекенду</w:t>
      </w:r>
      <w:proofErr w:type="spellEnd"/>
      <w:r>
        <w:rPr>
          <w:color w:val="000000"/>
          <w:sz w:val="28"/>
          <w:szCs w:val="28"/>
        </w:rPr>
        <w:t xml:space="preserve">, HTML/CSS/JS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фронтенду</w:t>
      </w:r>
      <w:proofErr w:type="spellEnd"/>
      <w:r>
        <w:rPr>
          <w:color w:val="000000"/>
          <w:sz w:val="28"/>
          <w:szCs w:val="28"/>
        </w:rPr>
        <w:t>.</w:t>
      </w:r>
    </w:p>
    <w:p w14:paraId="44DC0385" w14:textId="77777777" w:rsidR="00892B5F" w:rsidRDefault="00892B5F" w:rsidP="00892B5F">
      <w:pPr>
        <w:pStyle w:val="af"/>
        <w:spacing w:before="240" w:beforeAutospacing="0" w:after="240" w:afterAutospacing="0"/>
      </w:pPr>
      <w:r>
        <w:rPr>
          <w:color w:val="000000"/>
          <w:sz w:val="28"/>
          <w:szCs w:val="28"/>
        </w:rPr>
        <w:t xml:space="preserve">3.5.1 </w:t>
      </w:r>
      <w:proofErr w:type="spellStart"/>
      <w:r>
        <w:rPr>
          <w:color w:val="000000"/>
          <w:sz w:val="28"/>
          <w:szCs w:val="28"/>
        </w:rPr>
        <w:t>Дотримання</w:t>
      </w:r>
      <w:proofErr w:type="spellEnd"/>
      <w:r>
        <w:rPr>
          <w:color w:val="000000"/>
          <w:sz w:val="28"/>
          <w:szCs w:val="28"/>
        </w:rPr>
        <w:t xml:space="preserve"> </w:t>
      </w:r>
      <w:proofErr w:type="spellStart"/>
      <w:r>
        <w:rPr>
          <w:color w:val="000000"/>
          <w:sz w:val="28"/>
          <w:szCs w:val="28"/>
        </w:rPr>
        <w:t>стандартів</w:t>
      </w:r>
      <w:proofErr w:type="spellEnd"/>
      <w:r>
        <w:rPr>
          <w:color w:val="000000"/>
          <w:sz w:val="28"/>
          <w:szCs w:val="28"/>
        </w:rPr>
        <w:t>:</w:t>
      </w:r>
    </w:p>
    <w:p w14:paraId="477FE8D2" w14:textId="77777777" w:rsidR="00892B5F" w:rsidRDefault="00892B5F" w:rsidP="00892B5F">
      <w:pPr>
        <w:pStyle w:val="af"/>
        <w:numPr>
          <w:ilvl w:val="0"/>
          <w:numId w:val="32"/>
        </w:numPr>
        <w:spacing w:before="240" w:beforeAutospacing="0" w:after="0" w:afterAutospacing="0"/>
        <w:textAlignment w:val="baseline"/>
        <w:rPr>
          <w:color w:val="000000"/>
          <w:sz w:val="28"/>
          <w:szCs w:val="28"/>
        </w:rPr>
      </w:pPr>
      <w:proofErr w:type="spellStart"/>
      <w:r>
        <w:rPr>
          <w:color w:val="000000"/>
          <w:sz w:val="28"/>
          <w:szCs w:val="28"/>
        </w:rPr>
        <w:t>Формати</w:t>
      </w:r>
      <w:proofErr w:type="spellEnd"/>
      <w:r>
        <w:rPr>
          <w:color w:val="000000"/>
          <w:sz w:val="28"/>
          <w:szCs w:val="28"/>
        </w:rPr>
        <w:t xml:space="preserve"> CSV </w:t>
      </w:r>
      <w:proofErr w:type="spellStart"/>
      <w:r>
        <w:rPr>
          <w:color w:val="000000"/>
          <w:sz w:val="28"/>
          <w:szCs w:val="28"/>
        </w:rPr>
        <w:t>для</w:t>
      </w:r>
      <w:proofErr w:type="spellEnd"/>
      <w:r>
        <w:rPr>
          <w:color w:val="000000"/>
          <w:sz w:val="28"/>
          <w:szCs w:val="28"/>
        </w:rPr>
        <w:t xml:space="preserve"> </w:t>
      </w:r>
      <w:proofErr w:type="spellStart"/>
      <w:r>
        <w:rPr>
          <w:color w:val="000000"/>
          <w:sz w:val="28"/>
          <w:szCs w:val="28"/>
        </w:rPr>
        <w:t>експорту</w:t>
      </w:r>
      <w:proofErr w:type="spellEnd"/>
      <w:r>
        <w:rPr>
          <w:color w:val="000000"/>
          <w:sz w:val="28"/>
          <w:szCs w:val="28"/>
        </w:rPr>
        <w:t>/</w:t>
      </w:r>
      <w:proofErr w:type="spellStart"/>
      <w:r>
        <w:rPr>
          <w:color w:val="000000"/>
          <w:sz w:val="28"/>
          <w:szCs w:val="28"/>
        </w:rPr>
        <w:t>імпорту</w:t>
      </w:r>
      <w:proofErr w:type="spellEnd"/>
      <w:r>
        <w:rPr>
          <w:color w:val="000000"/>
          <w:sz w:val="28"/>
          <w:szCs w:val="28"/>
        </w:rPr>
        <w:t>.</w:t>
      </w:r>
    </w:p>
    <w:p w14:paraId="1113A286" w14:textId="77777777" w:rsidR="00892B5F" w:rsidRDefault="00892B5F" w:rsidP="00892B5F">
      <w:pPr>
        <w:pStyle w:val="af"/>
        <w:numPr>
          <w:ilvl w:val="0"/>
          <w:numId w:val="32"/>
        </w:numPr>
        <w:spacing w:before="0" w:beforeAutospacing="0" w:after="240" w:afterAutospacing="0"/>
        <w:textAlignment w:val="baseline"/>
        <w:rPr>
          <w:color w:val="000000"/>
          <w:sz w:val="28"/>
          <w:szCs w:val="28"/>
        </w:rPr>
      </w:pPr>
      <w:r>
        <w:rPr>
          <w:color w:val="000000"/>
          <w:sz w:val="28"/>
          <w:szCs w:val="28"/>
        </w:rPr>
        <w:t xml:space="preserve">RESTful </w:t>
      </w:r>
      <w:proofErr w:type="spellStart"/>
      <w:r>
        <w:rPr>
          <w:color w:val="000000"/>
          <w:sz w:val="28"/>
          <w:szCs w:val="28"/>
        </w:rPr>
        <w:t>структурування</w:t>
      </w:r>
      <w:proofErr w:type="spellEnd"/>
      <w:r>
        <w:rPr>
          <w:color w:val="000000"/>
          <w:sz w:val="28"/>
          <w:szCs w:val="28"/>
        </w:rPr>
        <w:t xml:space="preserve"> API.</w:t>
      </w:r>
    </w:p>
    <w:p w14:paraId="394EA72D" w14:textId="77777777" w:rsidR="00892B5F" w:rsidRDefault="00892B5F" w:rsidP="00892B5F">
      <w:pPr>
        <w:rPr>
          <w:sz w:val="24"/>
          <w:szCs w:val="24"/>
        </w:rPr>
      </w:pPr>
    </w:p>
    <w:p w14:paraId="1970418A" w14:textId="77777777" w:rsidR="00892B5F" w:rsidRDefault="00892B5F" w:rsidP="00892B5F">
      <w:pPr>
        <w:pStyle w:val="af"/>
        <w:spacing w:before="240" w:beforeAutospacing="0" w:after="40" w:afterAutospacing="0"/>
      </w:pPr>
      <w:r>
        <w:rPr>
          <w:color w:val="000000"/>
          <w:sz w:val="28"/>
          <w:szCs w:val="28"/>
        </w:rPr>
        <w:t xml:space="preserve">3.6 </w:t>
      </w:r>
      <w:proofErr w:type="spellStart"/>
      <w:r>
        <w:rPr>
          <w:color w:val="000000"/>
          <w:sz w:val="28"/>
          <w:szCs w:val="28"/>
        </w:rPr>
        <w:t>Атрибути</w:t>
      </w:r>
      <w:proofErr w:type="spellEnd"/>
      <w:r>
        <w:rPr>
          <w:color w:val="000000"/>
          <w:sz w:val="28"/>
          <w:szCs w:val="28"/>
        </w:rPr>
        <w:t xml:space="preserve"> </w:t>
      </w:r>
      <w:proofErr w:type="spellStart"/>
      <w:r>
        <w:rPr>
          <w:color w:val="000000"/>
          <w:sz w:val="28"/>
          <w:szCs w:val="28"/>
        </w:rPr>
        <w:t>програмної</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(Software System Attributes)</w:t>
      </w:r>
    </w:p>
    <w:p w14:paraId="028F1CF5" w14:textId="77777777" w:rsidR="00892B5F" w:rsidRDefault="00892B5F" w:rsidP="00892B5F">
      <w:pPr>
        <w:pStyle w:val="af"/>
        <w:spacing w:before="240" w:beforeAutospacing="0" w:after="240" w:afterAutospacing="0"/>
      </w:pPr>
      <w:r>
        <w:rPr>
          <w:color w:val="000000"/>
          <w:sz w:val="28"/>
          <w:szCs w:val="28"/>
        </w:rPr>
        <w:t xml:space="preserve">3.6.1 </w:t>
      </w:r>
      <w:proofErr w:type="spellStart"/>
      <w:r>
        <w:rPr>
          <w:color w:val="000000"/>
          <w:sz w:val="28"/>
          <w:szCs w:val="28"/>
        </w:rPr>
        <w:t>Надійність</w:t>
      </w:r>
      <w:proofErr w:type="spellEnd"/>
      <w:r>
        <w:rPr>
          <w:color w:val="000000"/>
          <w:sz w:val="28"/>
          <w:szCs w:val="28"/>
        </w:rPr>
        <w:t>:</w:t>
      </w:r>
    </w:p>
    <w:p w14:paraId="4756A3F7" w14:textId="77777777" w:rsidR="00892B5F" w:rsidRDefault="00892B5F" w:rsidP="00892B5F">
      <w:pPr>
        <w:pStyle w:val="af"/>
        <w:numPr>
          <w:ilvl w:val="0"/>
          <w:numId w:val="33"/>
        </w:numPr>
        <w:spacing w:before="240" w:beforeAutospacing="0" w:after="0" w:afterAutospacing="0"/>
        <w:textAlignment w:val="baseline"/>
        <w:rPr>
          <w:color w:val="000000"/>
          <w:sz w:val="28"/>
          <w:szCs w:val="28"/>
        </w:rPr>
      </w:pP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повинна</w:t>
      </w:r>
      <w:proofErr w:type="spellEnd"/>
      <w:r>
        <w:rPr>
          <w:color w:val="000000"/>
          <w:sz w:val="28"/>
          <w:szCs w:val="28"/>
        </w:rPr>
        <w:t xml:space="preserve"> </w:t>
      </w:r>
      <w:proofErr w:type="spellStart"/>
      <w:r>
        <w:rPr>
          <w:color w:val="000000"/>
          <w:sz w:val="28"/>
          <w:szCs w:val="28"/>
        </w:rPr>
        <w:t>функціонувати</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збоїв</w:t>
      </w:r>
      <w:proofErr w:type="spellEnd"/>
      <w:r>
        <w:rPr>
          <w:color w:val="000000"/>
          <w:sz w:val="28"/>
          <w:szCs w:val="28"/>
        </w:rPr>
        <w:t xml:space="preserve"> </w:t>
      </w:r>
      <w:proofErr w:type="spellStart"/>
      <w:r>
        <w:rPr>
          <w:color w:val="000000"/>
          <w:sz w:val="28"/>
          <w:szCs w:val="28"/>
        </w:rPr>
        <w:t>при</w:t>
      </w:r>
      <w:proofErr w:type="spellEnd"/>
      <w:r>
        <w:rPr>
          <w:color w:val="000000"/>
          <w:sz w:val="28"/>
          <w:szCs w:val="28"/>
        </w:rPr>
        <w:t xml:space="preserve"> </w:t>
      </w:r>
      <w:proofErr w:type="spellStart"/>
      <w:r>
        <w:rPr>
          <w:color w:val="000000"/>
          <w:sz w:val="28"/>
          <w:szCs w:val="28"/>
        </w:rPr>
        <w:t>стандартному</w:t>
      </w:r>
      <w:proofErr w:type="spellEnd"/>
      <w:r>
        <w:rPr>
          <w:color w:val="000000"/>
          <w:sz w:val="28"/>
          <w:szCs w:val="28"/>
        </w:rPr>
        <w:t xml:space="preserve"> </w:t>
      </w:r>
      <w:proofErr w:type="spellStart"/>
      <w:r>
        <w:rPr>
          <w:color w:val="000000"/>
          <w:sz w:val="28"/>
          <w:szCs w:val="28"/>
        </w:rPr>
        <w:t>використанні</w:t>
      </w:r>
      <w:proofErr w:type="spellEnd"/>
      <w:r>
        <w:rPr>
          <w:color w:val="000000"/>
          <w:sz w:val="28"/>
          <w:szCs w:val="28"/>
        </w:rPr>
        <w:t>.</w:t>
      </w:r>
    </w:p>
    <w:p w14:paraId="61DD2714" w14:textId="77777777" w:rsidR="00892B5F" w:rsidRDefault="00892B5F" w:rsidP="00892B5F">
      <w:pPr>
        <w:pStyle w:val="af"/>
        <w:numPr>
          <w:ilvl w:val="0"/>
          <w:numId w:val="33"/>
        </w:numPr>
        <w:spacing w:before="0" w:beforeAutospacing="0" w:after="240" w:afterAutospacing="0"/>
        <w:textAlignment w:val="baseline"/>
        <w:rPr>
          <w:color w:val="000000"/>
          <w:sz w:val="28"/>
          <w:szCs w:val="28"/>
        </w:rPr>
      </w:pPr>
      <w:proofErr w:type="spellStart"/>
      <w:r>
        <w:rPr>
          <w:color w:val="000000"/>
          <w:sz w:val="28"/>
          <w:szCs w:val="28"/>
        </w:rPr>
        <w:t>При</w:t>
      </w:r>
      <w:proofErr w:type="spellEnd"/>
      <w:r>
        <w:rPr>
          <w:color w:val="000000"/>
          <w:sz w:val="28"/>
          <w:szCs w:val="28"/>
        </w:rPr>
        <w:t xml:space="preserve"> </w:t>
      </w:r>
      <w:proofErr w:type="spellStart"/>
      <w:r>
        <w:rPr>
          <w:color w:val="000000"/>
          <w:sz w:val="28"/>
          <w:szCs w:val="28"/>
        </w:rPr>
        <w:t>втраті</w:t>
      </w:r>
      <w:proofErr w:type="spellEnd"/>
      <w:r>
        <w:rPr>
          <w:color w:val="000000"/>
          <w:sz w:val="28"/>
          <w:szCs w:val="28"/>
        </w:rPr>
        <w:t xml:space="preserve"> </w:t>
      </w:r>
      <w:proofErr w:type="spellStart"/>
      <w:r>
        <w:rPr>
          <w:color w:val="000000"/>
          <w:sz w:val="28"/>
          <w:szCs w:val="28"/>
        </w:rPr>
        <w:t>зв'язку</w:t>
      </w:r>
      <w:proofErr w:type="spellEnd"/>
      <w:r>
        <w:rPr>
          <w:color w:val="000000"/>
          <w:sz w:val="28"/>
          <w:szCs w:val="28"/>
        </w:rPr>
        <w:t xml:space="preserve"> </w:t>
      </w:r>
      <w:proofErr w:type="spellStart"/>
      <w:r>
        <w:rPr>
          <w:color w:val="000000"/>
          <w:sz w:val="28"/>
          <w:szCs w:val="28"/>
        </w:rPr>
        <w:t>відображається</w:t>
      </w:r>
      <w:proofErr w:type="spellEnd"/>
      <w:r>
        <w:rPr>
          <w:color w:val="000000"/>
          <w:sz w:val="28"/>
          <w:szCs w:val="28"/>
        </w:rPr>
        <w:t xml:space="preserve"> </w:t>
      </w:r>
      <w:proofErr w:type="spellStart"/>
      <w:r>
        <w:rPr>
          <w:color w:val="000000"/>
          <w:sz w:val="28"/>
          <w:szCs w:val="28"/>
        </w:rPr>
        <w:t>повідомлення</w:t>
      </w:r>
      <w:proofErr w:type="spellEnd"/>
      <w:r>
        <w:rPr>
          <w:color w:val="000000"/>
          <w:sz w:val="28"/>
          <w:szCs w:val="28"/>
        </w:rPr>
        <w:t xml:space="preserve">, </w:t>
      </w:r>
      <w:proofErr w:type="spellStart"/>
      <w:r>
        <w:rPr>
          <w:color w:val="000000"/>
          <w:sz w:val="28"/>
          <w:szCs w:val="28"/>
        </w:rPr>
        <w:t>без</w:t>
      </w:r>
      <w:proofErr w:type="spellEnd"/>
      <w:r>
        <w:rPr>
          <w:color w:val="000000"/>
          <w:sz w:val="28"/>
          <w:szCs w:val="28"/>
        </w:rPr>
        <w:t xml:space="preserve"> </w:t>
      </w:r>
      <w:proofErr w:type="spellStart"/>
      <w:r>
        <w:rPr>
          <w:color w:val="000000"/>
          <w:sz w:val="28"/>
          <w:szCs w:val="28"/>
        </w:rPr>
        <w:t>втрати</w:t>
      </w:r>
      <w:proofErr w:type="spellEnd"/>
      <w:r>
        <w:rPr>
          <w:color w:val="000000"/>
          <w:sz w:val="28"/>
          <w:szCs w:val="28"/>
        </w:rPr>
        <w:t xml:space="preserve"> </w:t>
      </w:r>
      <w:proofErr w:type="spellStart"/>
      <w:r>
        <w:rPr>
          <w:color w:val="000000"/>
          <w:sz w:val="28"/>
          <w:szCs w:val="28"/>
        </w:rPr>
        <w:t>введених</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w:t>
      </w:r>
    </w:p>
    <w:p w14:paraId="7C310DC4" w14:textId="77777777" w:rsidR="00892B5F" w:rsidRDefault="00892B5F" w:rsidP="00892B5F">
      <w:pPr>
        <w:pStyle w:val="af"/>
        <w:spacing w:before="240" w:beforeAutospacing="0" w:after="240" w:afterAutospacing="0"/>
      </w:pPr>
      <w:r>
        <w:rPr>
          <w:color w:val="000000"/>
          <w:sz w:val="28"/>
          <w:szCs w:val="28"/>
        </w:rPr>
        <w:t xml:space="preserve">3.6.2 </w:t>
      </w:r>
      <w:proofErr w:type="spellStart"/>
      <w:r>
        <w:rPr>
          <w:color w:val="000000"/>
          <w:sz w:val="28"/>
          <w:szCs w:val="28"/>
        </w:rPr>
        <w:t>Доступність</w:t>
      </w:r>
      <w:proofErr w:type="spellEnd"/>
      <w:r>
        <w:rPr>
          <w:color w:val="000000"/>
          <w:sz w:val="28"/>
          <w:szCs w:val="28"/>
        </w:rPr>
        <w:t>:</w:t>
      </w:r>
    </w:p>
    <w:p w14:paraId="00EA20CD" w14:textId="77777777" w:rsidR="00892B5F" w:rsidRDefault="00892B5F" w:rsidP="00892B5F">
      <w:pPr>
        <w:pStyle w:val="af"/>
        <w:numPr>
          <w:ilvl w:val="0"/>
          <w:numId w:val="34"/>
        </w:numPr>
        <w:spacing w:before="240" w:beforeAutospacing="0" w:after="240" w:afterAutospacing="0"/>
        <w:textAlignment w:val="baseline"/>
        <w:rPr>
          <w:color w:val="000000"/>
          <w:sz w:val="28"/>
          <w:szCs w:val="28"/>
        </w:rPr>
      </w:pPr>
      <w:proofErr w:type="spellStart"/>
      <w:r>
        <w:rPr>
          <w:color w:val="000000"/>
          <w:sz w:val="28"/>
          <w:szCs w:val="28"/>
        </w:rPr>
        <w:t>Доступ</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клієнтської</w:t>
      </w:r>
      <w:proofErr w:type="spellEnd"/>
      <w:r>
        <w:rPr>
          <w:color w:val="000000"/>
          <w:sz w:val="28"/>
          <w:szCs w:val="28"/>
        </w:rPr>
        <w:t xml:space="preserve"> </w:t>
      </w:r>
      <w:proofErr w:type="spellStart"/>
      <w:r>
        <w:rPr>
          <w:color w:val="000000"/>
          <w:sz w:val="28"/>
          <w:szCs w:val="28"/>
        </w:rPr>
        <w:t>частини</w:t>
      </w:r>
      <w:proofErr w:type="spellEnd"/>
      <w:r>
        <w:rPr>
          <w:color w:val="000000"/>
          <w:sz w:val="28"/>
          <w:szCs w:val="28"/>
        </w:rPr>
        <w:t xml:space="preserve"> 24/7,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винятком</w:t>
      </w:r>
      <w:proofErr w:type="spellEnd"/>
      <w:r>
        <w:rPr>
          <w:color w:val="000000"/>
          <w:sz w:val="28"/>
          <w:szCs w:val="28"/>
        </w:rPr>
        <w:t xml:space="preserve"> </w:t>
      </w:r>
      <w:proofErr w:type="spellStart"/>
      <w:r>
        <w:rPr>
          <w:color w:val="000000"/>
          <w:sz w:val="28"/>
          <w:szCs w:val="28"/>
        </w:rPr>
        <w:t>технічного</w:t>
      </w:r>
      <w:proofErr w:type="spellEnd"/>
      <w:r>
        <w:rPr>
          <w:color w:val="000000"/>
          <w:sz w:val="28"/>
          <w:szCs w:val="28"/>
        </w:rPr>
        <w:t xml:space="preserve"> </w:t>
      </w:r>
      <w:proofErr w:type="spellStart"/>
      <w:r>
        <w:rPr>
          <w:color w:val="000000"/>
          <w:sz w:val="28"/>
          <w:szCs w:val="28"/>
        </w:rPr>
        <w:t>обслуговування</w:t>
      </w:r>
      <w:proofErr w:type="spellEnd"/>
      <w:r>
        <w:rPr>
          <w:color w:val="000000"/>
          <w:sz w:val="28"/>
          <w:szCs w:val="28"/>
        </w:rPr>
        <w:t>.</w:t>
      </w:r>
    </w:p>
    <w:p w14:paraId="30F9110B" w14:textId="77777777" w:rsidR="00892B5F" w:rsidRDefault="00892B5F" w:rsidP="00892B5F">
      <w:pPr>
        <w:pStyle w:val="af"/>
        <w:spacing w:before="240" w:beforeAutospacing="0" w:after="240" w:afterAutospacing="0"/>
      </w:pPr>
      <w:r>
        <w:rPr>
          <w:color w:val="000000"/>
          <w:sz w:val="28"/>
          <w:szCs w:val="28"/>
        </w:rPr>
        <w:t xml:space="preserve">3.6.3 </w:t>
      </w:r>
      <w:proofErr w:type="spellStart"/>
      <w:r>
        <w:rPr>
          <w:color w:val="000000"/>
          <w:sz w:val="28"/>
          <w:szCs w:val="28"/>
        </w:rPr>
        <w:t>Безпека</w:t>
      </w:r>
      <w:proofErr w:type="spellEnd"/>
      <w:r>
        <w:rPr>
          <w:color w:val="000000"/>
          <w:sz w:val="28"/>
          <w:szCs w:val="28"/>
        </w:rPr>
        <w:t>:</w:t>
      </w:r>
    </w:p>
    <w:p w14:paraId="5E0FB228" w14:textId="77777777" w:rsidR="00892B5F" w:rsidRDefault="00892B5F" w:rsidP="00892B5F">
      <w:pPr>
        <w:pStyle w:val="af"/>
        <w:numPr>
          <w:ilvl w:val="0"/>
          <w:numId w:val="35"/>
        </w:numPr>
        <w:spacing w:before="240" w:beforeAutospacing="0" w:after="0" w:afterAutospacing="0"/>
        <w:textAlignment w:val="baseline"/>
        <w:rPr>
          <w:color w:val="000000"/>
          <w:sz w:val="28"/>
          <w:szCs w:val="28"/>
        </w:rPr>
      </w:pPr>
      <w:proofErr w:type="spellStart"/>
      <w:r>
        <w:rPr>
          <w:color w:val="000000"/>
          <w:sz w:val="28"/>
          <w:szCs w:val="28"/>
        </w:rPr>
        <w:t>Захист</w:t>
      </w:r>
      <w:proofErr w:type="spellEnd"/>
      <w:r>
        <w:rPr>
          <w:color w:val="000000"/>
          <w:sz w:val="28"/>
          <w:szCs w:val="28"/>
        </w:rPr>
        <w:t xml:space="preserve"> </w:t>
      </w:r>
      <w:proofErr w:type="spellStart"/>
      <w:r>
        <w:rPr>
          <w:color w:val="000000"/>
          <w:sz w:val="28"/>
          <w:szCs w:val="28"/>
        </w:rPr>
        <w:t>від</w:t>
      </w:r>
      <w:proofErr w:type="spellEnd"/>
      <w:r>
        <w:rPr>
          <w:color w:val="000000"/>
          <w:sz w:val="28"/>
          <w:szCs w:val="28"/>
        </w:rPr>
        <w:t xml:space="preserve"> SQL-</w:t>
      </w:r>
      <w:proofErr w:type="spellStart"/>
      <w:r>
        <w:rPr>
          <w:color w:val="000000"/>
          <w:sz w:val="28"/>
          <w:szCs w:val="28"/>
        </w:rPr>
        <w:t>ін’єкцій</w:t>
      </w:r>
      <w:proofErr w:type="spellEnd"/>
      <w:r>
        <w:rPr>
          <w:color w:val="000000"/>
          <w:sz w:val="28"/>
          <w:szCs w:val="28"/>
        </w:rPr>
        <w:t>, XSS, CSRF.</w:t>
      </w:r>
    </w:p>
    <w:p w14:paraId="1B3281BC" w14:textId="77777777" w:rsidR="00892B5F" w:rsidRDefault="00892B5F" w:rsidP="00892B5F">
      <w:pPr>
        <w:pStyle w:val="af"/>
        <w:numPr>
          <w:ilvl w:val="0"/>
          <w:numId w:val="35"/>
        </w:numPr>
        <w:spacing w:before="0" w:beforeAutospacing="0" w:after="240" w:afterAutospacing="0"/>
        <w:textAlignment w:val="baseline"/>
        <w:rPr>
          <w:color w:val="000000"/>
          <w:sz w:val="28"/>
          <w:szCs w:val="28"/>
        </w:rPr>
      </w:pPr>
      <w:proofErr w:type="spellStart"/>
      <w:r>
        <w:rPr>
          <w:color w:val="000000"/>
          <w:sz w:val="28"/>
          <w:szCs w:val="28"/>
        </w:rPr>
        <w:t>Паролі</w:t>
      </w:r>
      <w:proofErr w:type="spellEnd"/>
      <w:r>
        <w:rPr>
          <w:color w:val="000000"/>
          <w:sz w:val="28"/>
          <w:szCs w:val="28"/>
        </w:rPr>
        <w:t xml:space="preserve"> </w:t>
      </w:r>
      <w:proofErr w:type="spellStart"/>
      <w:r>
        <w:rPr>
          <w:color w:val="000000"/>
          <w:sz w:val="28"/>
          <w:szCs w:val="28"/>
        </w:rPr>
        <w:t>зберігаються</w:t>
      </w:r>
      <w:proofErr w:type="spellEnd"/>
      <w:r>
        <w:rPr>
          <w:color w:val="000000"/>
          <w:sz w:val="28"/>
          <w:szCs w:val="28"/>
        </w:rPr>
        <w:t xml:space="preserve"> в </w:t>
      </w:r>
      <w:proofErr w:type="spellStart"/>
      <w:r>
        <w:rPr>
          <w:color w:val="000000"/>
          <w:sz w:val="28"/>
          <w:szCs w:val="28"/>
        </w:rPr>
        <w:t>хешованому</w:t>
      </w:r>
      <w:proofErr w:type="spellEnd"/>
      <w:r>
        <w:rPr>
          <w:color w:val="000000"/>
          <w:sz w:val="28"/>
          <w:szCs w:val="28"/>
        </w:rPr>
        <w:t xml:space="preserve"> </w:t>
      </w:r>
      <w:proofErr w:type="spellStart"/>
      <w:r>
        <w:rPr>
          <w:color w:val="000000"/>
          <w:sz w:val="28"/>
          <w:szCs w:val="28"/>
        </w:rPr>
        <w:t>вигляді</w:t>
      </w:r>
      <w:proofErr w:type="spellEnd"/>
      <w:r>
        <w:rPr>
          <w:color w:val="000000"/>
          <w:sz w:val="28"/>
          <w:szCs w:val="28"/>
        </w:rPr>
        <w:t>.</w:t>
      </w:r>
    </w:p>
    <w:p w14:paraId="7BA7D951" w14:textId="77777777" w:rsidR="00892B5F" w:rsidRDefault="00892B5F" w:rsidP="00892B5F">
      <w:pPr>
        <w:pStyle w:val="af"/>
        <w:spacing w:before="240" w:beforeAutospacing="0" w:after="240" w:afterAutospacing="0"/>
      </w:pPr>
      <w:r>
        <w:rPr>
          <w:color w:val="000000"/>
          <w:sz w:val="28"/>
          <w:szCs w:val="28"/>
        </w:rPr>
        <w:t xml:space="preserve">3.6.4 </w:t>
      </w:r>
      <w:proofErr w:type="spellStart"/>
      <w:r>
        <w:rPr>
          <w:color w:val="000000"/>
          <w:sz w:val="28"/>
          <w:szCs w:val="28"/>
        </w:rPr>
        <w:t>Підтримуваність</w:t>
      </w:r>
      <w:proofErr w:type="spellEnd"/>
      <w:r>
        <w:rPr>
          <w:color w:val="000000"/>
          <w:sz w:val="28"/>
          <w:szCs w:val="28"/>
        </w:rPr>
        <w:t>:</w:t>
      </w:r>
    </w:p>
    <w:p w14:paraId="7148F853" w14:textId="77777777" w:rsidR="00892B5F" w:rsidRDefault="00892B5F" w:rsidP="00892B5F">
      <w:pPr>
        <w:pStyle w:val="af"/>
        <w:numPr>
          <w:ilvl w:val="0"/>
          <w:numId w:val="36"/>
        </w:numPr>
        <w:spacing w:before="240" w:beforeAutospacing="0" w:after="240" w:afterAutospacing="0"/>
        <w:textAlignment w:val="baseline"/>
        <w:rPr>
          <w:color w:val="000000"/>
          <w:sz w:val="28"/>
          <w:szCs w:val="28"/>
        </w:rPr>
      </w:pPr>
      <w:proofErr w:type="spellStart"/>
      <w:r>
        <w:rPr>
          <w:color w:val="000000"/>
          <w:sz w:val="28"/>
          <w:szCs w:val="28"/>
        </w:rPr>
        <w:t>Структура</w:t>
      </w:r>
      <w:proofErr w:type="spellEnd"/>
      <w:r>
        <w:rPr>
          <w:color w:val="000000"/>
          <w:sz w:val="28"/>
          <w:szCs w:val="28"/>
        </w:rPr>
        <w:t xml:space="preserve"> </w:t>
      </w:r>
      <w:proofErr w:type="spellStart"/>
      <w:r>
        <w:rPr>
          <w:color w:val="000000"/>
          <w:sz w:val="28"/>
          <w:szCs w:val="28"/>
        </w:rPr>
        <w:t>проєкту</w:t>
      </w:r>
      <w:proofErr w:type="spellEnd"/>
      <w:r>
        <w:rPr>
          <w:color w:val="000000"/>
          <w:sz w:val="28"/>
          <w:szCs w:val="28"/>
        </w:rPr>
        <w:t xml:space="preserve"> </w:t>
      </w:r>
      <w:proofErr w:type="spellStart"/>
      <w:r>
        <w:rPr>
          <w:color w:val="000000"/>
          <w:sz w:val="28"/>
          <w:szCs w:val="28"/>
        </w:rPr>
        <w:t>повинна</w:t>
      </w:r>
      <w:proofErr w:type="spellEnd"/>
      <w:r>
        <w:rPr>
          <w:color w:val="000000"/>
          <w:sz w:val="28"/>
          <w:szCs w:val="28"/>
        </w:rPr>
        <w:t xml:space="preserve"> </w:t>
      </w:r>
      <w:proofErr w:type="spellStart"/>
      <w:r>
        <w:rPr>
          <w:color w:val="000000"/>
          <w:sz w:val="28"/>
          <w:szCs w:val="28"/>
        </w:rPr>
        <w:t>дозволяти</w:t>
      </w:r>
      <w:proofErr w:type="spellEnd"/>
      <w:r>
        <w:rPr>
          <w:color w:val="000000"/>
          <w:sz w:val="28"/>
          <w:szCs w:val="28"/>
        </w:rPr>
        <w:t xml:space="preserve"> </w:t>
      </w:r>
      <w:proofErr w:type="spellStart"/>
      <w:r>
        <w:rPr>
          <w:color w:val="000000"/>
          <w:sz w:val="28"/>
          <w:szCs w:val="28"/>
        </w:rPr>
        <w:t>легке</w:t>
      </w:r>
      <w:proofErr w:type="spellEnd"/>
      <w:r>
        <w:rPr>
          <w:color w:val="000000"/>
          <w:sz w:val="28"/>
          <w:szCs w:val="28"/>
        </w:rPr>
        <w:t xml:space="preserve"> </w:t>
      </w:r>
      <w:proofErr w:type="spellStart"/>
      <w:r>
        <w:rPr>
          <w:color w:val="000000"/>
          <w:sz w:val="28"/>
          <w:szCs w:val="28"/>
        </w:rPr>
        <w:t>доповнення</w:t>
      </w:r>
      <w:proofErr w:type="spellEnd"/>
      <w:r>
        <w:rPr>
          <w:color w:val="000000"/>
          <w:sz w:val="28"/>
          <w:szCs w:val="28"/>
        </w:rPr>
        <w:t xml:space="preserve"> </w:t>
      </w:r>
      <w:proofErr w:type="spellStart"/>
      <w:r>
        <w:rPr>
          <w:color w:val="000000"/>
          <w:sz w:val="28"/>
          <w:szCs w:val="28"/>
        </w:rPr>
        <w:t>нових</w:t>
      </w:r>
      <w:proofErr w:type="spellEnd"/>
      <w:r>
        <w:rPr>
          <w:color w:val="000000"/>
          <w:sz w:val="28"/>
          <w:szCs w:val="28"/>
        </w:rPr>
        <w:t xml:space="preserve"> </w:t>
      </w:r>
      <w:proofErr w:type="spellStart"/>
      <w:r>
        <w:rPr>
          <w:color w:val="000000"/>
          <w:sz w:val="28"/>
          <w:szCs w:val="28"/>
        </w:rPr>
        <w:t>модулів</w:t>
      </w:r>
      <w:proofErr w:type="spellEnd"/>
      <w:r>
        <w:rPr>
          <w:color w:val="000000"/>
          <w:sz w:val="28"/>
          <w:szCs w:val="28"/>
        </w:rPr>
        <w:t>.</w:t>
      </w:r>
    </w:p>
    <w:p w14:paraId="176B8AC1" w14:textId="77777777" w:rsidR="00892B5F" w:rsidRDefault="00892B5F" w:rsidP="00892B5F">
      <w:pPr>
        <w:pStyle w:val="af"/>
        <w:spacing w:before="240" w:beforeAutospacing="0" w:after="240" w:afterAutospacing="0"/>
      </w:pPr>
      <w:r>
        <w:rPr>
          <w:color w:val="000000"/>
          <w:sz w:val="28"/>
          <w:szCs w:val="28"/>
        </w:rPr>
        <w:t xml:space="preserve">3.6.5 </w:t>
      </w:r>
      <w:proofErr w:type="spellStart"/>
      <w:r>
        <w:rPr>
          <w:color w:val="000000"/>
          <w:sz w:val="28"/>
          <w:szCs w:val="28"/>
        </w:rPr>
        <w:t>Портативність</w:t>
      </w:r>
      <w:proofErr w:type="spellEnd"/>
      <w:r>
        <w:rPr>
          <w:color w:val="000000"/>
          <w:sz w:val="28"/>
          <w:szCs w:val="28"/>
        </w:rPr>
        <w:t>:</w:t>
      </w:r>
    </w:p>
    <w:p w14:paraId="13B6D8AC" w14:textId="77777777" w:rsidR="00892B5F" w:rsidRDefault="00892B5F" w:rsidP="00892B5F">
      <w:pPr>
        <w:pStyle w:val="af"/>
        <w:numPr>
          <w:ilvl w:val="0"/>
          <w:numId w:val="37"/>
        </w:numPr>
        <w:spacing w:before="240" w:beforeAutospacing="0" w:after="0" w:afterAutospacing="0"/>
        <w:textAlignment w:val="baseline"/>
        <w:rPr>
          <w:color w:val="000000"/>
          <w:sz w:val="28"/>
          <w:szCs w:val="28"/>
        </w:rPr>
      </w:pP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бути</w:t>
      </w:r>
      <w:proofErr w:type="spellEnd"/>
      <w:r>
        <w:rPr>
          <w:color w:val="000000"/>
          <w:sz w:val="28"/>
          <w:szCs w:val="28"/>
        </w:rPr>
        <w:t xml:space="preserve"> </w:t>
      </w:r>
      <w:proofErr w:type="spellStart"/>
      <w:r>
        <w:rPr>
          <w:color w:val="000000"/>
          <w:sz w:val="28"/>
          <w:szCs w:val="28"/>
        </w:rPr>
        <w:t>сумісною</w:t>
      </w:r>
      <w:proofErr w:type="spellEnd"/>
      <w:r>
        <w:rPr>
          <w:color w:val="000000"/>
          <w:sz w:val="28"/>
          <w:szCs w:val="28"/>
        </w:rPr>
        <w:t xml:space="preserve"> з </w:t>
      </w:r>
      <w:proofErr w:type="spellStart"/>
      <w:r>
        <w:rPr>
          <w:color w:val="000000"/>
          <w:sz w:val="28"/>
          <w:szCs w:val="28"/>
        </w:rPr>
        <w:t>основними</w:t>
      </w:r>
      <w:proofErr w:type="spellEnd"/>
      <w:r>
        <w:rPr>
          <w:color w:val="000000"/>
          <w:sz w:val="28"/>
          <w:szCs w:val="28"/>
        </w:rPr>
        <w:t xml:space="preserve"> </w:t>
      </w:r>
      <w:proofErr w:type="spellStart"/>
      <w:r>
        <w:rPr>
          <w:color w:val="000000"/>
          <w:sz w:val="28"/>
          <w:szCs w:val="28"/>
        </w:rPr>
        <w:t>браузерами</w:t>
      </w:r>
      <w:proofErr w:type="spellEnd"/>
      <w:r>
        <w:rPr>
          <w:color w:val="000000"/>
          <w:sz w:val="28"/>
          <w:szCs w:val="28"/>
        </w:rPr>
        <w:t xml:space="preserve"> (Chrome, Firefox, Edge).</w:t>
      </w:r>
    </w:p>
    <w:p w14:paraId="68A2E7B1" w14:textId="77777777" w:rsidR="00892B5F" w:rsidRDefault="00892B5F" w:rsidP="00892B5F">
      <w:pPr>
        <w:pStyle w:val="af"/>
        <w:numPr>
          <w:ilvl w:val="0"/>
          <w:numId w:val="37"/>
        </w:numPr>
        <w:spacing w:before="0" w:beforeAutospacing="0" w:after="240" w:afterAutospacing="0"/>
        <w:textAlignment w:val="baseline"/>
        <w:rPr>
          <w:color w:val="000000"/>
          <w:sz w:val="28"/>
          <w:szCs w:val="28"/>
        </w:rPr>
      </w:pPr>
      <w:proofErr w:type="spellStart"/>
      <w:r>
        <w:rPr>
          <w:color w:val="000000"/>
          <w:sz w:val="28"/>
          <w:szCs w:val="28"/>
        </w:rPr>
        <w:t>Можливість</w:t>
      </w:r>
      <w:proofErr w:type="spellEnd"/>
      <w:r>
        <w:rPr>
          <w:color w:val="000000"/>
          <w:sz w:val="28"/>
          <w:szCs w:val="28"/>
        </w:rPr>
        <w:t xml:space="preserve"> </w:t>
      </w:r>
      <w:proofErr w:type="spellStart"/>
      <w:r>
        <w:rPr>
          <w:color w:val="000000"/>
          <w:sz w:val="28"/>
          <w:szCs w:val="28"/>
        </w:rPr>
        <w:t>розгортання</w:t>
      </w:r>
      <w:proofErr w:type="spellEnd"/>
      <w:r>
        <w:rPr>
          <w:color w:val="000000"/>
          <w:sz w:val="28"/>
          <w:szCs w:val="28"/>
        </w:rPr>
        <w:t xml:space="preserve"> </w:t>
      </w:r>
      <w:proofErr w:type="spellStart"/>
      <w:r>
        <w:rPr>
          <w:color w:val="000000"/>
          <w:sz w:val="28"/>
          <w:szCs w:val="28"/>
        </w:rPr>
        <w:t>на</w:t>
      </w:r>
      <w:proofErr w:type="spellEnd"/>
      <w:r>
        <w:rPr>
          <w:color w:val="000000"/>
          <w:sz w:val="28"/>
          <w:szCs w:val="28"/>
        </w:rPr>
        <w:t xml:space="preserve"> </w:t>
      </w:r>
      <w:proofErr w:type="spellStart"/>
      <w:r>
        <w:rPr>
          <w:color w:val="000000"/>
          <w:sz w:val="28"/>
          <w:szCs w:val="28"/>
        </w:rPr>
        <w:t>будь-якому</w:t>
      </w:r>
      <w:proofErr w:type="spellEnd"/>
      <w:r>
        <w:rPr>
          <w:color w:val="000000"/>
          <w:sz w:val="28"/>
          <w:szCs w:val="28"/>
        </w:rPr>
        <w:t xml:space="preserve"> </w:t>
      </w:r>
      <w:proofErr w:type="spellStart"/>
      <w:r>
        <w:rPr>
          <w:color w:val="000000"/>
          <w:sz w:val="28"/>
          <w:szCs w:val="28"/>
        </w:rPr>
        <w:t>сервері</w:t>
      </w:r>
      <w:proofErr w:type="spellEnd"/>
      <w:r>
        <w:rPr>
          <w:color w:val="000000"/>
          <w:sz w:val="28"/>
          <w:szCs w:val="28"/>
        </w:rPr>
        <w:t xml:space="preserve"> з </w:t>
      </w:r>
      <w:proofErr w:type="spellStart"/>
      <w:r>
        <w:rPr>
          <w:color w:val="000000"/>
          <w:sz w:val="28"/>
          <w:szCs w:val="28"/>
        </w:rPr>
        <w:t>підтримкою</w:t>
      </w:r>
      <w:proofErr w:type="spellEnd"/>
      <w:r>
        <w:rPr>
          <w:color w:val="000000"/>
          <w:sz w:val="28"/>
          <w:szCs w:val="28"/>
        </w:rPr>
        <w:t xml:space="preserve"> Python 3.10+.</w:t>
      </w:r>
    </w:p>
    <w:p w14:paraId="4C9F6DC2" w14:textId="77777777" w:rsidR="00892B5F" w:rsidRDefault="00892B5F" w:rsidP="00892B5F">
      <w:pPr>
        <w:pStyle w:val="af"/>
        <w:spacing w:before="240" w:beforeAutospacing="0" w:after="40" w:afterAutospacing="0"/>
      </w:pPr>
      <w:r>
        <w:rPr>
          <w:color w:val="000000"/>
          <w:sz w:val="28"/>
          <w:szCs w:val="28"/>
        </w:rPr>
        <w:t xml:space="preserve">3.7 </w:t>
      </w:r>
      <w:proofErr w:type="spellStart"/>
      <w:r>
        <w:rPr>
          <w:color w:val="000000"/>
          <w:sz w:val="28"/>
          <w:szCs w:val="28"/>
        </w:rPr>
        <w:t>Організація</w:t>
      </w:r>
      <w:proofErr w:type="spellEnd"/>
      <w:r>
        <w:rPr>
          <w:color w:val="000000"/>
          <w:sz w:val="28"/>
          <w:szCs w:val="28"/>
        </w:rPr>
        <w:t xml:space="preserve"> </w:t>
      </w:r>
      <w:proofErr w:type="spellStart"/>
      <w:r>
        <w:rPr>
          <w:color w:val="000000"/>
          <w:sz w:val="28"/>
          <w:szCs w:val="28"/>
        </w:rPr>
        <w:t>специфікації</w:t>
      </w:r>
      <w:proofErr w:type="spellEnd"/>
      <w:r>
        <w:rPr>
          <w:color w:val="000000"/>
          <w:sz w:val="28"/>
          <w:szCs w:val="28"/>
        </w:rPr>
        <w:t xml:space="preserve"> </w:t>
      </w:r>
      <w:proofErr w:type="spellStart"/>
      <w:r>
        <w:rPr>
          <w:color w:val="000000"/>
          <w:sz w:val="28"/>
          <w:szCs w:val="28"/>
        </w:rPr>
        <w:t>вимог</w:t>
      </w:r>
      <w:proofErr w:type="spellEnd"/>
    </w:p>
    <w:p w14:paraId="1B427A01" w14:textId="77777777" w:rsidR="00892B5F" w:rsidRDefault="00892B5F" w:rsidP="00892B5F">
      <w:pPr>
        <w:pStyle w:val="af"/>
        <w:spacing w:before="240" w:beforeAutospacing="0" w:after="240" w:afterAutospacing="0"/>
      </w:pPr>
      <w:proofErr w:type="spellStart"/>
      <w:r>
        <w:rPr>
          <w:color w:val="000000"/>
          <w:sz w:val="28"/>
          <w:szCs w:val="28"/>
        </w:rPr>
        <w:t>Вимоги</w:t>
      </w:r>
      <w:proofErr w:type="spellEnd"/>
      <w:r>
        <w:rPr>
          <w:color w:val="000000"/>
          <w:sz w:val="28"/>
          <w:szCs w:val="28"/>
        </w:rPr>
        <w:t xml:space="preserve"> </w:t>
      </w:r>
      <w:proofErr w:type="spellStart"/>
      <w:r>
        <w:rPr>
          <w:color w:val="000000"/>
          <w:sz w:val="28"/>
          <w:szCs w:val="28"/>
        </w:rPr>
        <w:t>системи</w:t>
      </w:r>
      <w:proofErr w:type="spellEnd"/>
      <w:r>
        <w:rPr>
          <w:color w:val="000000"/>
          <w:sz w:val="28"/>
          <w:szCs w:val="28"/>
        </w:rPr>
        <w:t xml:space="preserve"> </w:t>
      </w:r>
      <w:proofErr w:type="spellStart"/>
      <w:r>
        <w:rPr>
          <w:color w:val="000000"/>
          <w:sz w:val="28"/>
          <w:szCs w:val="28"/>
        </w:rPr>
        <w:t>організовано</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функціональною</w:t>
      </w:r>
      <w:proofErr w:type="spellEnd"/>
      <w:r>
        <w:rPr>
          <w:color w:val="000000"/>
          <w:sz w:val="28"/>
          <w:szCs w:val="28"/>
        </w:rPr>
        <w:t xml:space="preserve"> </w:t>
      </w:r>
      <w:proofErr w:type="spellStart"/>
      <w:r>
        <w:rPr>
          <w:color w:val="000000"/>
          <w:sz w:val="28"/>
          <w:szCs w:val="28"/>
        </w:rPr>
        <w:t>ієрархією</w:t>
      </w:r>
      <w:proofErr w:type="spellEnd"/>
      <w:r>
        <w:rPr>
          <w:color w:val="000000"/>
          <w:sz w:val="28"/>
          <w:szCs w:val="28"/>
        </w:rPr>
        <w:t xml:space="preserve">, </w:t>
      </w:r>
      <w:proofErr w:type="spellStart"/>
      <w:r>
        <w:rPr>
          <w:color w:val="000000"/>
          <w:sz w:val="28"/>
          <w:szCs w:val="28"/>
        </w:rPr>
        <w:t>згруповано</w:t>
      </w:r>
      <w:proofErr w:type="spellEnd"/>
      <w:r>
        <w:rPr>
          <w:color w:val="000000"/>
          <w:sz w:val="28"/>
          <w:szCs w:val="28"/>
        </w:rPr>
        <w:t xml:space="preserve"> </w:t>
      </w:r>
      <w:proofErr w:type="spellStart"/>
      <w:r>
        <w:rPr>
          <w:color w:val="000000"/>
          <w:sz w:val="28"/>
          <w:szCs w:val="28"/>
        </w:rPr>
        <w:t>за</w:t>
      </w:r>
      <w:proofErr w:type="spellEnd"/>
      <w:r>
        <w:rPr>
          <w:color w:val="000000"/>
          <w:sz w:val="28"/>
          <w:szCs w:val="28"/>
        </w:rPr>
        <w:t xml:space="preserve"> </w:t>
      </w:r>
      <w:proofErr w:type="spellStart"/>
      <w:r>
        <w:rPr>
          <w:color w:val="000000"/>
          <w:sz w:val="28"/>
          <w:szCs w:val="28"/>
        </w:rPr>
        <w:t>основними</w:t>
      </w:r>
      <w:proofErr w:type="spellEnd"/>
      <w:r>
        <w:rPr>
          <w:color w:val="000000"/>
          <w:sz w:val="28"/>
          <w:szCs w:val="28"/>
        </w:rPr>
        <w:t xml:space="preserve"> </w:t>
      </w:r>
      <w:proofErr w:type="spellStart"/>
      <w:r>
        <w:rPr>
          <w:color w:val="000000"/>
          <w:sz w:val="28"/>
          <w:szCs w:val="28"/>
        </w:rPr>
        <w:t>підсистемами</w:t>
      </w:r>
      <w:proofErr w:type="spellEnd"/>
      <w:r>
        <w:rPr>
          <w:color w:val="000000"/>
          <w:sz w:val="28"/>
          <w:szCs w:val="28"/>
        </w:rPr>
        <w:t xml:space="preserve">: </w:t>
      </w:r>
      <w:proofErr w:type="spellStart"/>
      <w:r>
        <w:rPr>
          <w:color w:val="000000"/>
          <w:sz w:val="28"/>
          <w:szCs w:val="28"/>
        </w:rPr>
        <w:t>користувацька</w:t>
      </w:r>
      <w:proofErr w:type="spellEnd"/>
      <w:r>
        <w:rPr>
          <w:color w:val="000000"/>
          <w:sz w:val="28"/>
          <w:szCs w:val="28"/>
        </w:rPr>
        <w:t xml:space="preserve"> </w:t>
      </w:r>
      <w:proofErr w:type="spellStart"/>
      <w:r>
        <w:rPr>
          <w:color w:val="000000"/>
          <w:sz w:val="28"/>
          <w:szCs w:val="28"/>
        </w:rPr>
        <w:t>частина</w:t>
      </w:r>
      <w:proofErr w:type="spellEnd"/>
      <w:r>
        <w:rPr>
          <w:color w:val="000000"/>
          <w:sz w:val="28"/>
          <w:szCs w:val="28"/>
        </w:rPr>
        <w:t xml:space="preserve">, </w:t>
      </w:r>
      <w:proofErr w:type="spellStart"/>
      <w:r>
        <w:rPr>
          <w:color w:val="000000"/>
          <w:sz w:val="28"/>
          <w:szCs w:val="28"/>
        </w:rPr>
        <w:t>система</w:t>
      </w:r>
      <w:proofErr w:type="spellEnd"/>
      <w:r>
        <w:rPr>
          <w:color w:val="000000"/>
          <w:sz w:val="28"/>
          <w:szCs w:val="28"/>
        </w:rPr>
        <w:t xml:space="preserve"> </w:t>
      </w:r>
      <w:proofErr w:type="spellStart"/>
      <w:r>
        <w:rPr>
          <w:color w:val="000000"/>
          <w:sz w:val="28"/>
          <w:szCs w:val="28"/>
        </w:rPr>
        <w:t>відгуків</w:t>
      </w:r>
      <w:proofErr w:type="spellEnd"/>
      <w:r>
        <w:rPr>
          <w:color w:val="000000"/>
          <w:sz w:val="28"/>
          <w:szCs w:val="28"/>
        </w:rPr>
        <w:t xml:space="preserve">, </w:t>
      </w:r>
      <w:proofErr w:type="spellStart"/>
      <w:r>
        <w:rPr>
          <w:color w:val="000000"/>
          <w:sz w:val="28"/>
          <w:szCs w:val="28"/>
        </w:rPr>
        <w:t>адмінпанель</w:t>
      </w:r>
      <w:proofErr w:type="spellEnd"/>
      <w:r>
        <w:rPr>
          <w:color w:val="000000"/>
          <w:sz w:val="28"/>
          <w:szCs w:val="28"/>
        </w:rPr>
        <w:t xml:space="preserve">, </w:t>
      </w:r>
      <w:proofErr w:type="spellStart"/>
      <w:r>
        <w:rPr>
          <w:color w:val="000000"/>
          <w:sz w:val="28"/>
          <w:szCs w:val="28"/>
        </w:rPr>
        <w:t>механізм</w:t>
      </w:r>
      <w:proofErr w:type="spellEnd"/>
      <w:r>
        <w:rPr>
          <w:color w:val="000000"/>
          <w:sz w:val="28"/>
          <w:szCs w:val="28"/>
        </w:rPr>
        <w:t xml:space="preserve"> </w:t>
      </w:r>
      <w:proofErr w:type="spellStart"/>
      <w:r>
        <w:rPr>
          <w:color w:val="000000"/>
          <w:sz w:val="28"/>
          <w:szCs w:val="28"/>
        </w:rPr>
        <w:t>надсилання</w:t>
      </w:r>
      <w:proofErr w:type="spellEnd"/>
      <w:r>
        <w:rPr>
          <w:color w:val="000000"/>
          <w:sz w:val="28"/>
          <w:szCs w:val="28"/>
        </w:rPr>
        <w:t xml:space="preserve"> </w:t>
      </w:r>
      <w:proofErr w:type="spellStart"/>
      <w:r>
        <w:rPr>
          <w:color w:val="000000"/>
          <w:sz w:val="28"/>
          <w:szCs w:val="28"/>
        </w:rPr>
        <w:t>гри</w:t>
      </w:r>
      <w:proofErr w:type="spellEnd"/>
      <w:r>
        <w:rPr>
          <w:color w:val="000000"/>
          <w:sz w:val="28"/>
          <w:szCs w:val="28"/>
        </w:rPr>
        <w:t xml:space="preserve">. </w:t>
      </w:r>
      <w:proofErr w:type="spellStart"/>
      <w:r>
        <w:rPr>
          <w:color w:val="000000"/>
          <w:sz w:val="28"/>
          <w:szCs w:val="28"/>
        </w:rPr>
        <w:t>Кожна</w:t>
      </w:r>
      <w:proofErr w:type="spellEnd"/>
      <w:r>
        <w:rPr>
          <w:color w:val="000000"/>
          <w:sz w:val="28"/>
          <w:szCs w:val="28"/>
        </w:rPr>
        <w:t xml:space="preserve"> </w:t>
      </w:r>
      <w:proofErr w:type="spellStart"/>
      <w:r>
        <w:rPr>
          <w:color w:val="000000"/>
          <w:sz w:val="28"/>
          <w:szCs w:val="28"/>
        </w:rPr>
        <w:t>група</w:t>
      </w:r>
      <w:proofErr w:type="spellEnd"/>
      <w:r>
        <w:rPr>
          <w:color w:val="000000"/>
          <w:sz w:val="28"/>
          <w:szCs w:val="28"/>
        </w:rPr>
        <w:t xml:space="preserve"> </w:t>
      </w:r>
      <w:proofErr w:type="spellStart"/>
      <w:r>
        <w:rPr>
          <w:color w:val="000000"/>
          <w:sz w:val="28"/>
          <w:szCs w:val="28"/>
        </w:rPr>
        <w:t>має</w:t>
      </w:r>
      <w:proofErr w:type="spellEnd"/>
      <w:r>
        <w:rPr>
          <w:color w:val="000000"/>
          <w:sz w:val="28"/>
          <w:szCs w:val="28"/>
        </w:rPr>
        <w:t xml:space="preserve"> </w:t>
      </w:r>
      <w:proofErr w:type="spellStart"/>
      <w:r>
        <w:rPr>
          <w:color w:val="000000"/>
          <w:sz w:val="28"/>
          <w:szCs w:val="28"/>
        </w:rPr>
        <w:t>чіткі</w:t>
      </w:r>
      <w:proofErr w:type="spellEnd"/>
      <w:r>
        <w:rPr>
          <w:color w:val="000000"/>
          <w:sz w:val="28"/>
          <w:szCs w:val="28"/>
        </w:rPr>
        <w:t xml:space="preserve">, </w:t>
      </w:r>
      <w:proofErr w:type="spellStart"/>
      <w:r>
        <w:rPr>
          <w:color w:val="000000"/>
          <w:sz w:val="28"/>
          <w:szCs w:val="28"/>
        </w:rPr>
        <w:t>уніфіковані</w:t>
      </w:r>
      <w:proofErr w:type="spellEnd"/>
      <w:r>
        <w:rPr>
          <w:color w:val="000000"/>
          <w:sz w:val="28"/>
          <w:szCs w:val="28"/>
        </w:rPr>
        <w:t xml:space="preserve"> </w:t>
      </w:r>
      <w:proofErr w:type="spellStart"/>
      <w:r>
        <w:rPr>
          <w:color w:val="000000"/>
          <w:sz w:val="28"/>
          <w:szCs w:val="28"/>
        </w:rPr>
        <w:t>вимоги</w:t>
      </w:r>
      <w:proofErr w:type="spellEnd"/>
      <w:r>
        <w:rPr>
          <w:color w:val="000000"/>
          <w:sz w:val="28"/>
          <w:szCs w:val="28"/>
        </w:rPr>
        <w:t xml:space="preserve"> у </w:t>
      </w:r>
      <w:proofErr w:type="spellStart"/>
      <w:r>
        <w:rPr>
          <w:color w:val="000000"/>
          <w:sz w:val="28"/>
          <w:szCs w:val="28"/>
        </w:rPr>
        <w:t>вигляді</w:t>
      </w:r>
      <w:proofErr w:type="spellEnd"/>
      <w:r>
        <w:rPr>
          <w:color w:val="000000"/>
          <w:sz w:val="28"/>
          <w:szCs w:val="28"/>
        </w:rPr>
        <w:t xml:space="preserve"> </w:t>
      </w:r>
      <w:proofErr w:type="spellStart"/>
      <w:r>
        <w:rPr>
          <w:color w:val="000000"/>
          <w:sz w:val="28"/>
          <w:szCs w:val="28"/>
        </w:rPr>
        <w:t>специфікацій</w:t>
      </w:r>
      <w:proofErr w:type="spellEnd"/>
      <w:r>
        <w:rPr>
          <w:color w:val="000000"/>
          <w:sz w:val="28"/>
          <w:szCs w:val="28"/>
        </w:rPr>
        <w:t xml:space="preserve"> </w:t>
      </w:r>
      <w:proofErr w:type="spellStart"/>
      <w:r>
        <w:rPr>
          <w:color w:val="000000"/>
          <w:sz w:val="28"/>
          <w:szCs w:val="28"/>
        </w:rPr>
        <w:t>до</w:t>
      </w:r>
      <w:proofErr w:type="spellEnd"/>
      <w:r>
        <w:rPr>
          <w:color w:val="000000"/>
          <w:sz w:val="28"/>
          <w:szCs w:val="28"/>
        </w:rPr>
        <w:t xml:space="preserve"> </w:t>
      </w:r>
      <w:proofErr w:type="spellStart"/>
      <w:r>
        <w:rPr>
          <w:color w:val="000000"/>
          <w:sz w:val="28"/>
          <w:szCs w:val="28"/>
        </w:rPr>
        <w:t>вводу</w:t>
      </w:r>
      <w:proofErr w:type="spellEnd"/>
      <w:r>
        <w:rPr>
          <w:color w:val="000000"/>
          <w:sz w:val="28"/>
          <w:szCs w:val="28"/>
        </w:rPr>
        <w:t xml:space="preserve">, </w:t>
      </w:r>
      <w:proofErr w:type="spellStart"/>
      <w:r>
        <w:rPr>
          <w:color w:val="000000"/>
          <w:sz w:val="28"/>
          <w:szCs w:val="28"/>
        </w:rPr>
        <w:t>обробки</w:t>
      </w:r>
      <w:proofErr w:type="spellEnd"/>
      <w:r>
        <w:rPr>
          <w:color w:val="000000"/>
          <w:sz w:val="28"/>
          <w:szCs w:val="28"/>
        </w:rPr>
        <w:t xml:space="preserve"> </w:t>
      </w:r>
      <w:proofErr w:type="spellStart"/>
      <w:r>
        <w:rPr>
          <w:color w:val="000000"/>
          <w:sz w:val="28"/>
          <w:szCs w:val="28"/>
        </w:rPr>
        <w:t>та</w:t>
      </w:r>
      <w:proofErr w:type="spellEnd"/>
      <w:r>
        <w:rPr>
          <w:color w:val="000000"/>
          <w:sz w:val="28"/>
          <w:szCs w:val="28"/>
        </w:rPr>
        <w:t xml:space="preserve"> </w:t>
      </w:r>
      <w:proofErr w:type="spellStart"/>
      <w:r>
        <w:rPr>
          <w:color w:val="000000"/>
          <w:sz w:val="28"/>
          <w:szCs w:val="28"/>
        </w:rPr>
        <w:t>виводу</w:t>
      </w:r>
      <w:proofErr w:type="spellEnd"/>
      <w:r>
        <w:rPr>
          <w:color w:val="000000"/>
          <w:sz w:val="28"/>
          <w:szCs w:val="28"/>
        </w:rPr>
        <w:t>.</w:t>
      </w:r>
    </w:p>
    <w:p w14:paraId="1F6061F4" w14:textId="77777777" w:rsidR="00892B5F" w:rsidRPr="00892B5F" w:rsidRDefault="00892B5F" w:rsidP="00892B5F">
      <w:pPr>
        <w:spacing w:line="240" w:lineRule="auto"/>
        <w:rPr>
          <w:rFonts w:ascii="Times New Roman" w:eastAsia="Times New Roman" w:hAnsi="Times New Roman" w:cs="Times New Roman"/>
          <w:sz w:val="28"/>
          <w:szCs w:val="28"/>
          <w:lang w:val="uk-UA"/>
        </w:rPr>
      </w:pPr>
    </w:p>
    <w:sectPr w:rsidR="00892B5F" w:rsidRPr="00892B5F" w:rsidSect="001955AD">
      <w:type w:val="continuous"/>
      <w:pgSz w:w="11909" w:h="16834"/>
      <w:pgMar w:top="1134" w:right="567" w:bottom="1134"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D986" w14:textId="77777777" w:rsidR="00BA4510" w:rsidRDefault="00BA4510" w:rsidP="00645C82">
      <w:pPr>
        <w:spacing w:line="240" w:lineRule="auto"/>
      </w:pPr>
      <w:r>
        <w:separator/>
      </w:r>
    </w:p>
  </w:endnote>
  <w:endnote w:type="continuationSeparator" w:id="0">
    <w:p w14:paraId="3C15A894" w14:textId="77777777" w:rsidR="00BA4510" w:rsidRDefault="00BA4510" w:rsidP="00645C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rdo">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726A8" w14:textId="77777777" w:rsidR="00BA4510" w:rsidRDefault="00BA4510" w:rsidP="00645C82">
      <w:pPr>
        <w:spacing w:line="240" w:lineRule="auto"/>
      </w:pPr>
      <w:r>
        <w:separator/>
      </w:r>
    </w:p>
  </w:footnote>
  <w:footnote w:type="continuationSeparator" w:id="0">
    <w:p w14:paraId="058AC23D" w14:textId="77777777" w:rsidR="00BA4510" w:rsidRDefault="00BA4510" w:rsidP="00645C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670021"/>
      <w:docPartObj>
        <w:docPartGallery w:val="Page Numbers (Top of Page)"/>
        <w:docPartUnique/>
      </w:docPartObj>
    </w:sdtPr>
    <w:sdtEndPr/>
    <w:sdtContent>
      <w:p w14:paraId="076A82B0" w14:textId="374D7218" w:rsidR="00645C82" w:rsidRDefault="00645C82">
        <w:pPr>
          <w:pStyle w:val="ab"/>
          <w:jc w:val="right"/>
        </w:pPr>
        <w:r>
          <w:fldChar w:fldCharType="begin"/>
        </w:r>
        <w:r>
          <w:instrText>PAGE   \* MERGEFORMAT</w:instrText>
        </w:r>
        <w:r>
          <w:fldChar w:fldCharType="separate"/>
        </w:r>
        <w:r>
          <w:rPr>
            <w:lang w:val="ru-RU"/>
          </w:rPr>
          <w:t>2</w:t>
        </w:r>
        <w:r>
          <w:fldChar w:fldCharType="end"/>
        </w:r>
      </w:p>
    </w:sdtContent>
  </w:sdt>
  <w:p w14:paraId="45C2CB19" w14:textId="77777777" w:rsidR="00645C82" w:rsidRDefault="00645C8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2A7"/>
    <w:multiLevelType w:val="multilevel"/>
    <w:tmpl w:val="34D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F22B9"/>
    <w:multiLevelType w:val="multilevel"/>
    <w:tmpl w:val="838C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C07FD"/>
    <w:multiLevelType w:val="hybridMultilevel"/>
    <w:tmpl w:val="3D380E46"/>
    <w:lvl w:ilvl="0" w:tplc="A43AB0F6">
      <w:start w:val="3"/>
      <w:numFmt w:val="bullet"/>
      <w:lvlText w:val="–"/>
      <w:lvlJc w:val="left"/>
      <w:pPr>
        <w:ind w:left="1429" w:hanging="360"/>
      </w:pPr>
      <w:rPr>
        <w:rFonts w:ascii="Times New Roman" w:eastAsia="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 w15:restartNumberingAfterBreak="0">
    <w:nsid w:val="0B1F5FCB"/>
    <w:multiLevelType w:val="multilevel"/>
    <w:tmpl w:val="91EC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C26B5"/>
    <w:multiLevelType w:val="multilevel"/>
    <w:tmpl w:val="4F6A2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9762B4"/>
    <w:multiLevelType w:val="multilevel"/>
    <w:tmpl w:val="9C9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B6575"/>
    <w:multiLevelType w:val="multilevel"/>
    <w:tmpl w:val="1048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632A4"/>
    <w:multiLevelType w:val="multilevel"/>
    <w:tmpl w:val="E4AE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73C01"/>
    <w:multiLevelType w:val="multilevel"/>
    <w:tmpl w:val="43BC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A0119"/>
    <w:multiLevelType w:val="multilevel"/>
    <w:tmpl w:val="9F9CB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C7D0C"/>
    <w:multiLevelType w:val="multilevel"/>
    <w:tmpl w:val="A8FAF456"/>
    <w:lvl w:ilvl="0">
      <w:start w:val="3"/>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290685"/>
    <w:multiLevelType w:val="multilevel"/>
    <w:tmpl w:val="8998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B6EA3"/>
    <w:multiLevelType w:val="multilevel"/>
    <w:tmpl w:val="614E4E96"/>
    <w:lvl w:ilvl="0">
      <w:start w:val="1"/>
      <w:numFmt w:val="lowerLetter"/>
      <w:lvlText w:val="%1)"/>
      <w:lvlJc w:val="left"/>
      <w:pPr>
        <w:ind w:left="11" w:hanging="360"/>
      </w:pPr>
      <w:rPr>
        <w:u w:val="none"/>
      </w:rPr>
    </w:lvl>
    <w:lvl w:ilvl="1">
      <w:start w:val="1"/>
      <w:numFmt w:val="decimal"/>
      <w:lvlText w:val="%2)"/>
      <w:lvlJc w:val="left"/>
      <w:pPr>
        <w:ind w:left="731" w:hanging="360"/>
      </w:pPr>
      <w:rPr>
        <w:u w:val="none"/>
      </w:rPr>
    </w:lvl>
    <w:lvl w:ilvl="2">
      <w:start w:val="3"/>
      <w:numFmt w:val="bullet"/>
      <w:lvlText w:val="–"/>
      <w:lvlJc w:val="left"/>
      <w:pPr>
        <w:ind w:left="1451" w:hanging="180"/>
      </w:pPr>
      <w:rPr>
        <w:u w:val="none"/>
      </w:rPr>
    </w:lvl>
    <w:lvl w:ilvl="3">
      <w:start w:val="1"/>
      <w:numFmt w:val="decimal"/>
      <w:lvlText w:val="%4."/>
      <w:lvlJc w:val="left"/>
      <w:pPr>
        <w:ind w:left="2171" w:hanging="360"/>
      </w:pPr>
      <w:rPr>
        <w:u w:val="none"/>
      </w:rPr>
    </w:lvl>
    <w:lvl w:ilvl="4">
      <w:start w:val="1"/>
      <w:numFmt w:val="lowerLetter"/>
      <w:lvlText w:val="%5."/>
      <w:lvlJc w:val="left"/>
      <w:pPr>
        <w:ind w:left="2891" w:hanging="360"/>
      </w:pPr>
      <w:rPr>
        <w:u w:val="none"/>
      </w:rPr>
    </w:lvl>
    <w:lvl w:ilvl="5">
      <w:start w:val="1"/>
      <w:numFmt w:val="lowerRoman"/>
      <w:lvlText w:val="%6."/>
      <w:lvlJc w:val="right"/>
      <w:pPr>
        <w:ind w:left="3611" w:hanging="180"/>
      </w:pPr>
      <w:rPr>
        <w:u w:val="none"/>
      </w:rPr>
    </w:lvl>
    <w:lvl w:ilvl="6">
      <w:start w:val="1"/>
      <w:numFmt w:val="decimal"/>
      <w:lvlText w:val="%7."/>
      <w:lvlJc w:val="left"/>
      <w:pPr>
        <w:ind w:left="4331" w:hanging="360"/>
      </w:pPr>
      <w:rPr>
        <w:u w:val="none"/>
      </w:rPr>
    </w:lvl>
    <w:lvl w:ilvl="7">
      <w:start w:val="1"/>
      <w:numFmt w:val="lowerLetter"/>
      <w:lvlText w:val="%8."/>
      <w:lvlJc w:val="left"/>
      <w:pPr>
        <w:ind w:left="5051" w:hanging="360"/>
      </w:pPr>
      <w:rPr>
        <w:u w:val="none"/>
      </w:rPr>
    </w:lvl>
    <w:lvl w:ilvl="8">
      <w:start w:val="1"/>
      <w:numFmt w:val="lowerRoman"/>
      <w:lvlText w:val="%9."/>
      <w:lvlJc w:val="right"/>
      <w:pPr>
        <w:ind w:left="5771" w:hanging="180"/>
      </w:pPr>
      <w:rPr>
        <w:u w:val="none"/>
      </w:rPr>
    </w:lvl>
  </w:abstractNum>
  <w:abstractNum w:abstractNumId="13" w15:restartNumberingAfterBreak="0">
    <w:nsid w:val="2DCD50E8"/>
    <w:multiLevelType w:val="multilevel"/>
    <w:tmpl w:val="388E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F3049"/>
    <w:multiLevelType w:val="multilevel"/>
    <w:tmpl w:val="B56EE00E"/>
    <w:lvl w:ilvl="0">
      <w:start w:val="1"/>
      <w:numFmt w:val="decimal"/>
      <w:lvlText w:val="%1"/>
      <w:lvlJc w:val="left"/>
      <w:pPr>
        <w:ind w:left="473" w:hanging="212"/>
      </w:pPr>
      <w:rPr>
        <w:rFonts w:ascii="Times New Roman" w:eastAsia="Times New Roman" w:hAnsi="Times New Roman" w:cs="Times New Roman" w:hint="default"/>
        <w:b w:val="0"/>
        <w:i w:val="0"/>
        <w:sz w:val="28"/>
        <w:szCs w:val="28"/>
      </w:rPr>
    </w:lvl>
    <w:lvl w:ilvl="1">
      <w:start w:val="1"/>
      <w:numFmt w:val="decimal"/>
      <w:lvlText w:val="%1.%2"/>
      <w:lvlJc w:val="left"/>
      <w:pPr>
        <w:ind w:left="3115" w:hanging="421"/>
      </w:pPr>
      <w:rPr>
        <w:rFonts w:ascii="Times New Roman" w:eastAsia="Times New Roman" w:hAnsi="Times New Roman" w:cs="Times New Roman" w:hint="default"/>
        <w:b w:val="0"/>
        <w:i w:val="0"/>
        <w:sz w:val="28"/>
        <w:szCs w:val="28"/>
      </w:rPr>
    </w:lvl>
    <w:lvl w:ilvl="2">
      <w:numFmt w:val="bullet"/>
      <w:lvlText w:val="•"/>
      <w:lvlJc w:val="left"/>
      <w:pPr>
        <w:ind w:left="1973" w:hanging="420"/>
      </w:pPr>
      <w:rPr>
        <w:rFonts w:hint="default"/>
      </w:rPr>
    </w:lvl>
    <w:lvl w:ilvl="3">
      <w:numFmt w:val="bullet"/>
      <w:lvlText w:val="•"/>
      <w:lvlJc w:val="left"/>
      <w:pPr>
        <w:ind w:left="2986" w:hanging="421"/>
      </w:pPr>
      <w:rPr>
        <w:rFonts w:hint="default"/>
      </w:rPr>
    </w:lvl>
    <w:lvl w:ilvl="4">
      <w:numFmt w:val="bullet"/>
      <w:lvlText w:val="•"/>
      <w:lvlJc w:val="left"/>
      <w:pPr>
        <w:ind w:left="4000" w:hanging="421"/>
      </w:pPr>
      <w:rPr>
        <w:rFonts w:hint="default"/>
      </w:rPr>
    </w:lvl>
    <w:lvl w:ilvl="5">
      <w:numFmt w:val="bullet"/>
      <w:lvlText w:val="•"/>
      <w:lvlJc w:val="left"/>
      <w:pPr>
        <w:ind w:left="5013" w:hanging="421"/>
      </w:pPr>
      <w:rPr>
        <w:rFonts w:hint="default"/>
      </w:rPr>
    </w:lvl>
    <w:lvl w:ilvl="6">
      <w:numFmt w:val="bullet"/>
      <w:lvlText w:val="•"/>
      <w:lvlJc w:val="left"/>
      <w:pPr>
        <w:ind w:left="6026" w:hanging="421"/>
      </w:pPr>
      <w:rPr>
        <w:rFonts w:hint="default"/>
      </w:rPr>
    </w:lvl>
    <w:lvl w:ilvl="7">
      <w:numFmt w:val="bullet"/>
      <w:lvlText w:val="•"/>
      <w:lvlJc w:val="left"/>
      <w:pPr>
        <w:ind w:left="7040" w:hanging="421"/>
      </w:pPr>
      <w:rPr>
        <w:rFonts w:hint="default"/>
      </w:rPr>
    </w:lvl>
    <w:lvl w:ilvl="8">
      <w:numFmt w:val="bullet"/>
      <w:lvlText w:val="•"/>
      <w:lvlJc w:val="left"/>
      <w:pPr>
        <w:ind w:left="8053" w:hanging="421"/>
      </w:pPr>
      <w:rPr>
        <w:rFonts w:hint="default"/>
      </w:rPr>
    </w:lvl>
  </w:abstractNum>
  <w:abstractNum w:abstractNumId="15" w15:restartNumberingAfterBreak="0">
    <w:nsid w:val="2F742E6A"/>
    <w:multiLevelType w:val="multilevel"/>
    <w:tmpl w:val="B3CC07C2"/>
    <w:lvl w:ilvl="0">
      <w:start w:val="3"/>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42436A"/>
    <w:multiLevelType w:val="multilevel"/>
    <w:tmpl w:val="1D6656B0"/>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3"/>
      <w:numFmt w:val="bullet"/>
      <w:lvlText w:val="–"/>
      <w:lvlJc w:val="lef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15:restartNumberingAfterBreak="0">
    <w:nsid w:val="339634AD"/>
    <w:multiLevelType w:val="multilevel"/>
    <w:tmpl w:val="062E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74919"/>
    <w:multiLevelType w:val="multilevel"/>
    <w:tmpl w:val="FEE8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71774C"/>
    <w:multiLevelType w:val="multilevel"/>
    <w:tmpl w:val="D40C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51087C"/>
    <w:multiLevelType w:val="hybridMultilevel"/>
    <w:tmpl w:val="5B043C72"/>
    <w:lvl w:ilvl="0" w:tplc="A43AB0F6">
      <w:start w:val="3"/>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8BE6466"/>
    <w:multiLevelType w:val="multilevel"/>
    <w:tmpl w:val="B1E4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D04E5"/>
    <w:multiLevelType w:val="multilevel"/>
    <w:tmpl w:val="DDBC1E54"/>
    <w:lvl w:ilvl="0">
      <w:start w:val="1"/>
      <w:numFmt w:val="bullet"/>
      <w:lvlText w:val="●"/>
      <w:lvlJc w:val="left"/>
      <w:pPr>
        <w:ind w:left="720" w:hanging="360"/>
      </w:pPr>
      <w:rPr>
        <w:u w:val="none"/>
      </w:rPr>
    </w:lvl>
    <w:lvl w:ilvl="1">
      <w:start w:val="3"/>
      <w:numFmt w:val="bullet"/>
      <w:lvlText w:val="–"/>
      <w:lvlJc w:val="left"/>
      <w:pPr>
        <w:ind w:left="1440" w:hanging="360"/>
      </w:pPr>
      <w:rPr>
        <w:rFonts w:ascii="Times New Roman" w:eastAsia="Times New Roman" w:hAnsi="Times New Roman" w:cs="Times New Roman"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2555C7"/>
    <w:multiLevelType w:val="multilevel"/>
    <w:tmpl w:val="D9701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3A74D3"/>
    <w:multiLevelType w:val="multilevel"/>
    <w:tmpl w:val="25B6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D04C78"/>
    <w:multiLevelType w:val="multilevel"/>
    <w:tmpl w:val="9970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595C0E"/>
    <w:multiLevelType w:val="multilevel"/>
    <w:tmpl w:val="907C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BC1BEF"/>
    <w:multiLevelType w:val="hybridMultilevel"/>
    <w:tmpl w:val="5EB24C2C"/>
    <w:lvl w:ilvl="0" w:tplc="A43AB0F6">
      <w:start w:val="3"/>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B5C1B76"/>
    <w:multiLevelType w:val="multilevel"/>
    <w:tmpl w:val="57EA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9F73FB"/>
    <w:multiLevelType w:val="multilevel"/>
    <w:tmpl w:val="4F6E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6A3779"/>
    <w:multiLevelType w:val="multilevel"/>
    <w:tmpl w:val="D80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A93F5A"/>
    <w:multiLevelType w:val="multilevel"/>
    <w:tmpl w:val="59C67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D4280"/>
    <w:multiLevelType w:val="multilevel"/>
    <w:tmpl w:val="D884B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CE0558"/>
    <w:multiLevelType w:val="multilevel"/>
    <w:tmpl w:val="54EA1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831AD9"/>
    <w:multiLevelType w:val="multilevel"/>
    <w:tmpl w:val="6D2A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B86754"/>
    <w:multiLevelType w:val="multilevel"/>
    <w:tmpl w:val="C300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B7E47"/>
    <w:multiLevelType w:val="multilevel"/>
    <w:tmpl w:val="650E3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6"/>
  </w:num>
  <w:num w:numId="2">
    <w:abstractNumId w:val="36"/>
  </w:num>
  <w:num w:numId="3">
    <w:abstractNumId w:val="32"/>
  </w:num>
  <w:num w:numId="4">
    <w:abstractNumId w:val="4"/>
  </w:num>
  <w:num w:numId="5">
    <w:abstractNumId w:val="10"/>
  </w:num>
  <w:num w:numId="6">
    <w:abstractNumId w:val="12"/>
  </w:num>
  <w:num w:numId="7">
    <w:abstractNumId w:val="2"/>
  </w:num>
  <w:num w:numId="8">
    <w:abstractNumId w:val="20"/>
  </w:num>
  <w:num w:numId="9">
    <w:abstractNumId w:val="27"/>
  </w:num>
  <w:num w:numId="10">
    <w:abstractNumId w:val="15"/>
  </w:num>
  <w:num w:numId="11">
    <w:abstractNumId w:val="22"/>
  </w:num>
  <w:num w:numId="12">
    <w:abstractNumId w:val="14"/>
  </w:num>
  <w:num w:numId="13">
    <w:abstractNumId w:val="35"/>
  </w:num>
  <w:num w:numId="14">
    <w:abstractNumId w:val="7"/>
  </w:num>
  <w:num w:numId="15">
    <w:abstractNumId w:val="8"/>
  </w:num>
  <w:num w:numId="16">
    <w:abstractNumId w:val="9"/>
  </w:num>
  <w:num w:numId="17">
    <w:abstractNumId w:val="30"/>
  </w:num>
  <w:num w:numId="18">
    <w:abstractNumId w:val="1"/>
  </w:num>
  <w:num w:numId="19">
    <w:abstractNumId w:val="23"/>
  </w:num>
  <w:num w:numId="20">
    <w:abstractNumId w:val="26"/>
  </w:num>
  <w:num w:numId="21">
    <w:abstractNumId w:val="28"/>
  </w:num>
  <w:num w:numId="22">
    <w:abstractNumId w:val="31"/>
  </w:num>
  <w:num w:numId="23">
    <w:abstractNumId w:val="3"/>
  </w:num>
  <w:num w:numId="24">
    <w:abstractNumId w:val="24"/>
  </w:num>
  <w:num w:numId="25">
    <w:abstractNumId w:val="5"/>
  </w:num>
  <w:num w:numId="26">
    <w:abstractNumId w:val="11"/>
  </w:num>
  <w:num w:numId="27">
    <w:abstractNumId w:val="25"/>
  </w:num>
  <w:num w:numId="28">
    <w:abstractNumId w:val="17"/>
  </w:num>
  <w:num w:numId="29">
    <w:abstractNumId w:val="6"/>
  </w:num>
  <w:num w:numId="30">
    <w:abstractNumId w:val="21"/>
  </w:num>
  <w:num w:numId="31">
    <w:abstractNumId w:val="33"/>
  </w:num>
  <w:num w:numId="32">
    <w:abstractNumId w:val="0"/>
  </w:num>
  <w:num w:numId="33">
    <w:abstractNumId w:val="19"/>
  </w:num>
  <w:num w:numId="34">
    <w:abstractNumId w:val="18"/>
  </w:num>
  <w:num w:numId="35">
    <w:abstractNumId w:val="29"/>
  </w:num>
  <w:num w:numId="36">
    <w:abstractNumId w:val="13"/>
  </w:num>
  <w:num w:numId="3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gor Balitskyi">
    <w15:presenceInfo w15:providerId="Windows Live" w15:userId="5849e1e371df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D20"/>
    <w:rsid w:val="00037421"/>
    <w:rsid w:val="000E49AD"/>
    <w:rsid w:val="000F39A8"/>
    <w:rsid w:val="00141AF3"/>
    <w:rsid w:val="001955AD"/>
    <w:rsid w:val="001B010D"/>
    <w:rsid w:val="001B4EB8"/>
    <w:rsid w:val="001B5661"/>
    <w:rsid w:val="001D3E70"/>
    <w:rsid w:val="0026056E"/>
    <w:rsid w:val="0027761A"/>
    <w:rsid w:val="003039FB"/>
    <w:rsid w:val="003054B9"/>
    <w:rsid w:val="003C4DB0"/>
    <w:rsid w:val="00401C5F"/>
    <w:rsid w:val="00420A8E"/>
    <w:rsid w:val="0042702D"/>
    <w:rsid w:val="00440D1D"/>
    <w:rsid w:val="00456133"/>
    <w:rsid w:val="00476383"/>
    <w:rsid w:val="00490916"/>
    <w:rsid w:val="004B4993"/>
    <w:rsid w:val="004D7578"/>
    <w:rsid w:val="005047B7"/>
    <w:rsid w:val="00531BAB"/>
    <w:rsid w:val="00570908"/>
    <w:rsid w:val="005C396B"/>
    <w:rsid w:val="005D5F6E"/>
    <w:rsid w:val="005F2897"/>
    <w:rsid w:val="00645C82"/>
    <w:rsid w:val="007278DA"/>
    <w:rsid w:val="00743517"/>
    <w:rsid w:val="0081068E"/>
    <w:rsid w:val="00892B5F"/>
    <w:rsid w:val="008971F6"/>
    <w:rsid w:val="008A0DEA"/>
    <w:rsid w:val="008E1E27"/>
    <w:rsid w:val="0090609A"/>
    <w:rsid w:val="00910D20"/>
    <w:rsid w:val="0094764D"/>
    <w:rsid w:val="00966AA4"/>
    <w:rsid w:val="00A26871"/>
    <w:rsid w:val="00A46160"/>
    <w:rsid w:val="00A65FB5"/>
    <w:rsid w:val="00A937F5"/>
    <w:rsid w:val="00AC0196"/>
    <w:rsid w:val="00AD3C5F"/>
    <w:rsid w:val="00AE2B7B"/>
    <w:rsid w:val="00AF4821"/>
    <w:rsid w:val="00AF6DCC"/>
    <w:rsid w:val="00B15BE0"/>
    <w:rsid w:val="00B95A10"/>
    <w:rsid w:val="00BA4510"/>
    <w:rsid w:val="00C40414"/>
    <w:rsid w:val="00C41E04"/>
    <w:rsid w:val="00C8575D"/>
    <w:rsid w:val="00CA6A8C"/>
    <w:rsid w:val="00CD694D"/>
    <w:rsid w:val="00D460A0"/>
    <w:rsid w:val="00D74DBA"/>
    <w:rsid w:val="00DA5EC6"/>
    <w:rsid w:val="00DE6327"/>
    <w:rsid w:val="00E31B7A"/>
    <w:rsid w:val="00E62DBF"/>
    <w:rsid w:val="00E74A70"/>
    <w:rsid w:val="00EB1E92"/>
    <w:rsid w:val="00EB71BB"/>
    <w:rsid w:val="00EC5572"/>
    <w:rsid w:val="00F030B6"/>
    <w:rsid w:val="00F144D5"/>
    <w:rsid w:val="00F6708A"/>
    <w:rsid w:val="00F73156"/>
    <w:rsid w:val="00F9690B"/>
    <w:rsid w:val="00FA27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1F04"/>
  <w15:docId w15:val="{EF05F9B1-CE8F-4CC4-951D-A35D03C9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pPr>
      <w:spacing w:line="240" w:lineRule="auto"/>
    </w:p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a8">
    <w:name w:val="List Paragraph"/>
    <w:basedOn w:val="a"/>
    <w:uiPriority w:val="34"/>
    <w:qFormat/>
    <w:rsid w:val="00A46160"/>
    <w:pPr>
      <w:ind w:left="720"/>
      <w:contextualSpacing/>
    </w:pPr>
  </w:style>
  <w:style w:type="character" w:styleId="a9">
    <w:name w:val="Hyperlink"/>
    <w:basedOn w:val="a0"/>
    <w:uiPriority w:val="99"/>
    <w:unhideWhenUsed/>
    <w:rsid w:val="00E31B7A"/>
    <w:rPr>
      <w:color w:val="0000FF" w:themeColor="hyperlink"/>
      <w:u w:val="single"/>
    </w:rPr>
  </w:style>
  <w:style w:type="character" w:styleId="aa">
    <w:name w:val="Unresolved Mention"/>
    <w:basedOn w:val="a0"/>
    <w:uiPriority w:val="99"/>
    <w:semiHidden/>
    <w:unhideWhenUsed/>
    <w:rsid w:val="00E31B7A"/>
    <w:rPr>
      <w:color w:val="605E5C"/>
      <w:shd w:val="clear" w:color="auto" w:fill="E1DFDD"/>
    </w:rPr>
  </w:style>
  <w:style w:type="paragraph" w:styleId="ab">
    <w:name w:val="header"/>
    <w:basedOn w:val="a"/>
    <w:link w:val="ac"/>
    <w:uiPriority w:val="99"/>
    <w:unhideWhenUsed/>
    <w:rsid w:val="00645C82"/>
    <w:pPr>
      <w:tabs>
        <w:tab w:val="center" w:pos="4819"/>
        <w:tab w:val="right" w:pos="9639"/>
      </w:tabs>
      <w:spacing w:line="240" w:lineRule="auto"/>
    </w:pPr>
  </w:style>
  <w:style w:type="character" w:customStyle="1" w:styleId="ac">
    <w:name w:val="Верхний колонтитул Знак"/>
    <w:basedOn w:val="a0"/>
    <w:link w:val="ab"/>
    <w:uiPriority w:val="99"/>
    <w:rsid w:val="00645C82"/>
  </w:style>
  <w:style w:type="paragraph" w:styleId="ad">
    <w:name w:val="footer"/>
    <w:basedOn w:val="a"/>
    <w:link w:val="ae"/>
    <w:uiPriority w:val="99"/>
    <w:unhideWhenUsed/>
    <w:rsid w:val="00645C82"/>
    <w:pPr>
      <w:tabs>
        <w:tab w:val="center" w:pos="4819"/>
        <w:tab w:val="right" w:pos="9639"/>
      </w:tabs>
      <w:spacing w:line="240" w:lineRule="auto"/>
    </w:pPr>
  </w:style>
  <w:style w:type="character" w:customStyle="1" w:styleId="ae">
    <w:name w:val="Нижний колонтитул Знак"/>
    <w:basedOn w:val="a0"/>
    <w:link w:val="ad"/>
    <w:uiPriority w:val="99"/>
    <w:rsid w:val="00645C82"/>
  </w:style>
  <w:style w:type="paragraph" w:styleId="af">
    <w:name w:val="Normal (Web)"/>
    <w:basedOn w:val="a"/>
    <w:uiPriority w:val="99"/>
    <w:semiHidden/>
    <w:unhideWhenUsed/>
    <w:rsid w:val="00892B5F"/>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a0"/>
    <w:rsid w:val="00892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59407">
      <w:bodyDiv w:val="1"/>
      <w:marLeft w:val="0"/>
      <w:marRight w:val="0"/>
      <w:marTop w:val="0"/>
      <w:marBottom w:val="0"/>
      <w:divBdr>
        <w:top w:val="none" w:sz="0" w:space="0" w:color="auto"/>
        <w:left w:val="none" w:sz="0" w:space="0" w:color="auto"/>
        <w:bottom w:val="none" w:sz="0" w:space="0" w:color="auto"/>
        <w:right w:val="none" w:sz="0" w:space="0" w:color="auto"/>
      </w:divBdr>
    </w:div>
    <w:div w:id="838236633">
      <w:bodyDiv w:val="1"/>
      <w:marLeft w:val="0"/>
      <w:marRight w:val="0"/>
      <w:marTop w:val="0"/>
      <w:marBottom w:val="0"/>
      <w:divBdr>
        <w:top w:val="none" w:sz="0" w:space="0" w:color="auto"/>
        <w:left w:val="none" w:sz="0" w:space="0" w:color="auto"/>
        <w:bottom w:val="none" w:sz="0" w:space="0" w:color="auto"/>
        <w:right w:val="none" w:sz="0" w:space="0" w:color="auto"/>
      </w:divBdr>
      <w:divsChild>
        <w:div w:id="1460343757">
          <w:marLeft w:val="4928"/>
          <w:marRight w:val="0"/>
          <w:marTop w:val="0"/>
          <w:marBottom w:val="0"/>
          <w:divBdr>
            <w:top w:val="none" w:sz="0" w:space="0" w:color="auto"/>
            <w:left w:val="none" w:sz="0" w:space="0" w:color="auto"/>
            <w:bottom w:val="none" w:sz="0" w:space="0" w:color="auto"/>
            <w:right w:val="none" w:sz="0" w:space="0" w:color="auto"/>
          </w:divBdr>
        </w:div>
      </w:divsChild>
    </w:div>
    <w:div w:id="840196416">
      <w:bodyDiv w:val="1"/>
      <w:marLeft w:val="0"/>
      <w:marRight w:val="0"/>
      <w:marTop w:val="0"/>
      <w:marBottom w:val="0"/>
      <w:divBdr>
        <w:top w:val="none" w:sz="0" w:space="0" w:color="auto"/>
        <w:left w:val="none" w:sz="0" w:space="0" w:color="auto"/>
        <w:bottom w:val="none" w:sz="0" w:space="0" w:color="auto"/>
        <w:right w:val="none" w:sz="0" w:space="0" w:color="auto"/>
      </w:divBdr>
    </w:div>
    <w:div w:id="942690223">
      <w:bodyDiv w:val="1"/>
      <w:marLeft w:val="0"/>
      <w:marRight w:val="0"/>
      <w:marTop w:val="0"/>
      <w:marBottom w:val="0"/>
      <w:divBdr>
        <w:top w:val="none" w:sz="0" w:space="0" w:color="auto"/>
        <w:left w:val="none" w:sz="0" w:space="0" w:color="auto"/>
        <w:bottom w:val="none" w:sz="0" w:space="0" w:color="auto"/>
        <w:right w:val="none" w:sz="0" w:space="0" w:color="auto"/>
      </w:divBdr>
    </w:div>
    <w:div w:id="1305819574">
      <w:bodyDiv w:val="1"/>
      <w:marLeft w:val="0"/>
      <w:marRight w:val="0"/>
      <w:marTop w:val="0"/>
      <w:marBottom w:val="0"/>
      <w:divBdr>
        <w:top w:val="none" w:sz="0" w:space="0" w:color="auto"/>
        <w:left w:val="none" w:sz="0" w:space="0" w:color="auto"/>
        <w:bottom w:val="none" w:sz="0" w:space="0" w:color="auto"/>
        <w:right w:val="none" w:sz="0" w:space="0" w:color="auto"/>
      </w:divBdr>
      <w:divsChild>
        <w:div w:id="156458516">
          <w:marLeft w:val="4928"/>
          <w:marRight w:val="0"/>
          <w:marTop w:val="0"/>
          <w:marBottom w:val="0"/>
          <w:divBdr>
            <w:top w:val="none" w:sz="0" w:space="0" w:color="auto"/>
            <w:left w:val="none" w:sz="0" w:space="0" w:color="auto"/>
            <w:bottom w:val="none" w:sz="0" w:space="0" w:color="auto"/>
            <w:right w:val="none" w:sz="0" w:space="0" w:color="auto"/>
          </w:divBdr>
        </w:div>
      </w:divsChild>
    </w:div>
    <w:div w:id="1307397879">
      <w:bodyDiv w:val="1"/>
      <w:marLeft w:val="0"/>
      <w:marRight w:val="0"/>
      <w:marTop w:val="0"/>
      <w:marBottom w:val="0"/>
      <w:divBdr>
        <w:top w:val="none" w:sz="0" w:space="0" w:color="auto"/>
        <w:left w:val="none" w:sz="0" w:space="0" w:color="auto"/>
        <w:bottom w:val="none" w:sz="0" w:space="0" w:color="auto"/>
        <w:right w:val="none" w:sz="0" w:space="0" w:color="auto"/>
      </w:divBdr>
    </w:div>
    <w:div w:id="1554536745">
      <w:bodyDiv w:val="1"/>
      <w:marLeft w:val="0"/>
      <w:marRight w:val="0"/>
      <w:marTop w:val="0"/>
      <w:marBottom w:val="0"/>
      <w:divBdr>
        <w:top w:val="none" w:sz="0" w:space="0" w:color="auto"/>
        <w:left w:val="none" w:sz="0" w:space="0" w:color="auto"/>
        <w:bottom w:val="none" w:sz="0" w:space="0" w:color="auto"/>
        <w:right w:val="none" w:sz="0" w:space="0" w:color="auto"/>
      </w:divBdr>
    </w:div>
    <w:div w:id="1764456152">
      <w:bodyDiv w:val="1"/>
      <w:marLeft w:val="0"/>
      <w:marRight w:val="0"/>
      <w:marTop w:val="0"/>
      <w:marBottom w:val="0"/>
      <w:divBdr>
        <w:top w:val="none" w:sz="0" w:space="0" w:color="auto"/>
        <w:left w:val="none" w:sz="0" w:space="0" w:color="auto"/>
        <w:bottom w:val="none" w:sz="0" w:space="0" w:color="auto"/>
        <w:right w:val="none" w:sz="0" w:space="0" w:color="auto"/>
      </w:divBdr>
    </w:div>
    <w:div w:id="2043627471">
      <w:bodyDiv w:val="1"/>
      <w:marLeft w:val="0"/>
      <w:marRight w:val="0"/>
      <w:marTop w:val="0"/>
      <w:marBottom w:val="0"/>
      <w:divBdr>
        <w:top w:val="none" w:sz="0" w:space="0" w:color="auto"/>
        <w:left w:val="none" w:sz="0" w:space="0" w:color="auto"/>
        <w:bottom w:val="none" w:sz="0" w:space="0" w:color="auto"/>
        <w:right w:val="none" w:sz="0" w:space="0" w:color="auto"/>
      </w:divBdr>
    </w:div>
    <w:div w:id="2095006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NureBalytskyiIhor/CPP/tree/main/2025_%D0%91_%D0%9A%D0%9A%D0%9F_%D0%9F%D0%97%D0%9F%D0%86-22-4_%D0%91%D0%B0%D0%BB%D0%B8%D1%86%D1%8C%D0%BA%D0%B8%D0%B9_%D0%86_%D0%9E" TargetMode="External"/><Relationship Id="rId47" Type="http://schemas.openxmlformats.org/officeDocument/2006/relationships/hyperlink" Target="https://www.nngroup.com/articles/ten-usability-heuristics%20" TargetMode="External"/><Relationship Id="rId50" Type="http://schemas.openxmlformats.org/officeDocument/2006/relationships/hyperlink" Target="https://docs.python.org/3/library/sqlite3.html" TargetMode="External"/><Relationship Id="rId55" Type="http://schemas.openxmlformats.org/officeDocument/2006/relationships/hyperlink" Target="%20https://git-scm.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epicweb.dev/articles/why-you-should-probably-be-using-sqlite" TargetMode="External"/><Relationship Id="rId53" Type="http://schemas.openxmlformats.org/officeDocument/2006/relationships/hyperlink" Target="%20https://docs.python.or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YourUsername/brick-prince" TargetMode="External"/><Relationship Id="rId48" Type="http://schemas.openxmlformats.org/officeDocument/2006/relationships/hyperlink" Target="https://www.interaction-design.org/literature/topics/color-theory%20"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20https://sqlit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researchgate.net/publication/369889938%2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20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code.visualstudio.com/docs%20%20" TargetMode="External"/><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sendgrid.com/docs/for-developers/sending-email%20" TargetMode="External"/><Relationship Id="rId52" Type="http://schemas.openxmlformats.org/officeDocument/2006/relationships/hyperlink" Target="%20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186B4-0381-43F1-842B-AA433FC4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76</Pages>
  <Words>15637</Words>
  <Characters>89131</Characters>
  <Application>Microsoft Office Word</Application>
  <DocSecurity>0</DocSecurity>
  <Lines>742</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 Balitskyi</dc:creator>
  <cp:lastModifiedBy>Igor Balitskyi</cp:lastModifiedBy>
  <cp:revision>9</cp:revision>
  <dcterms:created xsi:type="dcterms:W3CDTF">2025-06-23T00:21:00Z</dcterms:created>
  <dcterms:modified xsi:type="dcterms:W3CDTF">2025-06-23T00:23:00Z</dcterms:modified>
</cp:coreProperties>
</file>